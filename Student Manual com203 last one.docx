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4B21" w:rsidRPr="009A3944" w:rsidRDefault="00E77D8B">
      <w:pPr>
        <w:pStyle w:val="Title"/>
        <w:rPr>
          <w:rFonts w:ascii="Arial" w:hAnsi="Arial"/>
        </w:rPr>
      </w:pPr>
      <w:bookmarkStart w:id="0" w:name="_GoBack"/>
      <w:bookmarkEnd w:id="0"/>
      <w:r w:rsidRPr="009A3944">
        <w:rPr>
          <w:rFonts w:ascii="Arial" w:hAnsi="Arial"/>
        </w:rPr>
        <w:t>Student</w:t>
      </w:r>
      <w:r w:rsidR="00924B21" w:rsidRPr="009A3944">
        <w:rPr>
          <w:rFonts w:ascii="Arial" w:hAnsi="Arial"/>
        </w:rPr>
        <w:t xml:space="preserve"> </w:t>
      </w:r>
      <w:r w:rsidRPr="009A3944">
        <w:rPr>
          <w:rFonts w:ascii="Arial" w:hAnsi="Arial"/>
        </w:rPr>
        <w:t>MANUAL</w:t>
      </w:r>
    </w:p>
    <w:p w:rsidR="00924B21" w:rsidRPr="009A3944" w:rsidRDefault="00924B21">
      <w:pPr>
        <w:jc w:val="center"/>
        <w:rPr>
          <w:b/>
          <w:bCs w:val="0"/>
          <w:sz w:val="32"/>
        </w:rPr>
      </w:pPr>
    </w:p>
    <w:p w:rsidR="00924B21" w:rsidRPr="009A3944" w:rsidRDefault="00924B21">
      <w:pPr>
        <w:pStyle w:val="Heading5"/>
        <w:jc w:val="center"/>
      </w:pPr>
      <w:r w:rsidRPr="009A3944">
        <w:t>COM 2</w:t>
      </w:r>
      <w:r w:rsidR="00CB2588" w:rsidRPr="009A3944">
        <w:t>03</w:t>
      </w:r>
    </w:p>
    <w:p w:rsidR="00924B21" w:rsidRPr="009A3944" w:rsidRDefault="00B73FA3">
      <w:pPr>
        <w:jc w:val="center"/>
        <w:rPr>
          <w:b/>
          <w:bCs w:val="0"/>
          <w:sz w:val="32"/>
        </w:rPr>
      </w:pPr>
      <w:r w:rsidRPr="009A3944">
        <w:rPr>
          <w:sz w:val="32"/>
        </w:rPr>
        <w:t xml:space="preserve">Intermediate Game Programming C++ </w:t>
      </w:r>
      <w:r w:rsidR="00495CB3">
        <w:rPr>
          <w:b/>
          <w:bCs w:val="0"/>
          <w:sz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align="center" o:hr="t">
            <v:imagedata r:id="rId8" o:title="BD10290_"/>
          </v:shape>
        </w:pict>
      </w:r>
    </w:p>
    <w:p w:rsidR="00924B21" w:rsidRPr="009A3944" w:rsidRDefault="00924B21">
      <w:pPr>
        <w:jc w:val="center"/>
        <w:rPr>
          <w:b/>
          <w:bCs w:val="0"/>
          <w:sz w:val="32"/>
        </w:rPr>
      </w:pPr>
    </w:p>
    <w:p w:rsidR="00924B21" w:rsidRPr="009A3944" w:rsidRDefault="00D27A5C">
      <w:pPr>
        <w:jc w:val="center"/>
        <w:rPr>
          <w:b/>
          <w:bCs w:val="0"/>
          <w:sz w:val="32"/>
        </w:rPr>
      </w:pPr>
      <w:r w:rsidRPr="009A3944">
        <w:rPr>
          <w:b/>
          <w:bCs w:val="0"/>
          <w:noProof/>
        </w:rPr>
        <w:drawing>
          <wp:anchor distT="0" distB="0" distL="114300" distR="114300" simplePos="0" relativeHeight="251654144" behindDoc="0" locked="0" layoutInCell="1" allowOverlap="1">
            <wp:simplePos x="0" y="0"/>
            <wp:positionH relativeFrom="column">
              <wp:posOffset>237490</wp:posOffset>
            </wp:positionH>
            <wp:positionV relativeFrom="paragraph">
              <wp:posOffset>131445</wp:posOffset>
            </wp:positionV>
            <wp:extent cx="4355465" cy="4355465"/>
            <wp:effectExtent l="19050" t="0" r="6985" b="0"/>
            <wp:wrapTight wrapText="bothSides">
              <wp:wrapPolygon edited="0">
                <wp:start x="-94" y="0"/>
                <wp:lineTo x="-94" y="21540"/>
                <wp:lineTo x="21635" y="21540"/>
                <wp:lineTo x="21635" y="0"/>
                <wp:lineTo x="-94" y="0"/>
              </wp:wrapPolygon>
            </wp:wrapTight>
            <wp:docPr id="10" name="Picture 2" descr="stackof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ckofbooks"/>
                    <pic:cNvPicPr>
                      <a:picLocks noChangeAspect="1" noChangeArrowheads="1"/>
                    </pic:cNvPicPr>
                  </pic:nvPicPr>
                  <pic:blipFill>
                    <a:blip r:embed="rId9" cstate="print"/>
                    <a:srcRect/>
                    <a:stretch>
                      <a:fillRect/>
                    </a:stretch>
                  </pic:blipFill>
                  <pic:spPr bwMode="auto">
                    <a:xfrm>
                      <a:off x="0" y="0"/>
                      <a:ext cx="4355465" cy="4355465"/>
                    </a:xfrm>
                    <a:prstGeom prst="rect">
                      <a:avLst/>
                    </a:prstGeom>
                    <a:noFill/>
                    <a:ln w="9525">
                      <a:noFill/>
                      <a:miter lim="800000"/>
                      <a:headEnd/>
                      <a:tailEnd/>
                    </a:ln>
                  </pic:spPr>
                </pic:pic>
              </a:graphicData>
            </a:graphic>
          </wp:anchor>
        </w:drawing>
      </w:r>
    </w:p>
    <w:p w:rsidR="00924B21" w:rsidRPr="009A3944" w:rsidRDefault="00924B21">
      <w:pPr>
        <w:jc w:val="center"/>
        <w:rPr>
          <w:b/>
          <w:bCs w:val="0"/>
          <w:sz w:val="32"/>
        </w:rPr>
      </w:pPr>
    </w:p>
    <w:p w:rsidR="00924B21" w:rsidRPr="009A3944" w:rsidRDefault="00924B21">
      <w:pPr>
        <w:jc w:val="center"/>
        <w:rPr>
          <w:b/>
          <w:bCs w:val="0"/>
          <w:sz w:val="32"/>
        </w:rPr>
      </w:pPr>
    </w:p>
    <w:p w:rsidR="00924B21" w:rsidRPr="009A3944" w:rsidRDefault="00924B21">
      <w:pPr>
        <w:jc w:val="center"/>
        <w:rPr>
          <w:b/>
          <w:bCs w:val="0"/>
          <w:sz w:val="32"/>
        </w:rPr>
      </w:pPr>
    </w:p>
    <w:p w:rsidR="00924B21" w:rsidRPr="009A3944" w:rsidRDefault="00924B21">
      <w:pPr>
        <w:jc w:val="center"/>
        <w:rPr>
          <w:b/>
          <w:bCs w:val="0"/>
          <w:sz w:val="32"/>
        </w:rPr>
      </w:pPr>
    </w:p>
    <w:p w:rsidR="00924B21" w:rsidRPr="009A3944" w:rsidRDefault="00924B21">
      <w:pPr>
        <w:jc w:val="center"/>
        <w:rPr>
          <w:b/>
          <w:bCs w:val="0"/>
          <w:sz w:val="32"/>
        </w:rPr>
      </w:pPr>
    </w:p>
    <w:p w:rsidR="00924B21" w:rsidRPr="009A3944" w:rsidRDefault="00924B21">
      <w:pPr>
        <w:jc w:val="center"/>
        <w:rPr>
          <w:b/>
          <w:bCs w:val="0"/>
          <w:sz w:val="32"/>
        </w:rPr>
      </w:pPr>
    </w:p>
    <w:p w:rsidR="00924B21" w:rsidRPr="009A3944" w:rsidRDefault="00924B21">
      <w:pPr>
        <w:jc w:val="center"/>
        <w:rPr>
          <w:b/>
          <w:bCs w:val="0"/>
          <w:sz w:val="32"/>
        </w:rPr>
      </w:pPr>
    </w:p>
    <w:p w:rsidR="00924B21" w:rsidRPr="009A3944" w:rsidRDefault="00924B21">
      <w:pPr>
        <w:jc w:val="center"/>
        <w:rPr>
          <w:b/>
          <w:bCs w:val="0"/>
          <w:sz w:val="32"/>
        </w:rPr>
      </w:pPr>
    </w:p>
    <w:p w:rsidR="00924B21" w:rsidRPr="009A3944" w:rsidRDefault="00924B21">
      <w:pPr>
        <w:jc w:val="center"/>
        <w:rPr>
          <w:b/>
          <w:bCs w:val="0"/>
          <w:sz w:val="32"/>
        </w:rPr>
      </w:pPr>
    </w:p>
    <w:p w:rsidR="00924B21" w:rsidRPr="009A3944" w:rsidRDefault="00924B21">
      <w:pPr>
        <w:jc w:val="center"/>
        <w:rPr>
          <w:b/>
          <w:bCs w:val="0"/>
          <w:sz w:val="32"/>
        </w:rPr>
      </w:pPr>
    </w:p>
    <w:p w:rsidR="00924B21" w:rsidRPr="009A3944" w:rsidRDefault="00924B21">
      <w:pPr>
        <w:jc w:val="center"/>
        <w:rPr>
          <w:b/>
          <w:bCs w:val="0"/>
          <w:sz w:val="32"/>
        </w:rPr>
      </w:pPr>
    </w:p>
    <w:p w:rsidR="00924B21" w:rsidRPr="009A3944" w:rsidRDefault="00924B21">
      <w:pPr>
        <w:jc w:val="center"/>
        <w:rPr>
          <w:b/>
          <w:bCs w:val="0"/>
          <w:sz w:val="32"/>
        </w:rPr>
      </w:pPr>
    </w:p>
    <w:p w:rsidR="00924B21" w:rsidRPr="009A3944" w:rsidRDefault="00924B21">
      <w:pPr>
        <w:jc w:val="center"/>
        <w:rPr>
          <w:b/>
          <w:bCs w:val="0"/>
          <w:sz w:val="32"/>
        </w:rPr>
      </w:pPr>
    </w:p>
    <w:p w:rsidR="00924B21" w:rsidRPr="009A3944" w:rsidRDefault="00924B21">
      <w:pPr>
        <w:jc w:val="center"/>
        <w:rPr>
          <w:b/>
          <w:bCs w:val="0"/>
          <w:sz w:val="32"/>
        </w:rPr>
      </w:pPr>
    </w:p>
    <w:p w:rsidR="00924B21" w:rsidRPr="009A3944" w:rsidRDefault="00924B21">
      <w:pPr>
        <w:jc w:val="center"/>
        <w:rPr>
          <w:b/>
          <w:bCs w:val="0"/>
          <w:sz w:val="32"/>
        </w:rPr>
      </w:pPr>
    </w:p>
    <w:p w:rsidR="00924B21" w:rsidRPr="009A3944" w:rsidRDefault="00924B21">
      <w:pPr>
        <w:jc w:val="center"/>
        <w:rPr>
          <w:b/>
          <w:bCs w:val="0"/>
          <w:sz w:val="32"/>
        </w:rPr>
      </w:pPr>
    </w:p>
    <w:p w:rsidR="00924B21" w:rsidRPr="009A3944" w:rsidRDefault="00924B21">
      <w:pPr>
        <w:jc w:val="center"/>
        <w:rPr>
          <w:b/>
          <w:bCs w:val="0"/>
          <w:sz w:val="32"/>
        </w:rPr>
      </w:pPr>
    </w:p>
    <w:p w:rsidR="00924B21" w:rsidRPr="009A3944" w:rsidRDefault="00924B21">
      <w:pPr>
        <w:jc w:val="center"/>
        <w:rPr>
          <w:b/>
          <w:bCs w:val="0"/>
          <w:sz w:val="32"/>
        </w:rPr>
      </w:pPr>
    </w:p>
    <w:p w:rsidR="00924B21" w:rsidRPr="009A3944" w:rsidRDefault="00924B21">
      <w:pPr>
        <w:jc w:val="center"/>
        <w:rPr>
          <w:b/>
          <w:bCs w:val="0"/>
          <w:sz w:val="32"/>
        </w:rPr>
      </w:pPr>
    </w:p>
    <w:p w:rsidR="00924B21" w:rsidRPr="009A3944" w:rsidRDefault="00924B21">
      <w:pPr>
        <w:jc w:val="center"/>
        <w:rPr>
          <w:b/>
          <w:bCs w:val="0"/>
          <w:sz w:val="32"/>
        </w:rPr>
      </w:pPr>
    </w:p>
    <w:p w:rsidR="00924B21" w:rsidRPr="009A3944" w:rsidRDefault="00924B21">
      <w:pPr>
        <w:jc w:val="center"/>
        <w:rPr>
          <w:sz w:val="28"/>
        </w:rPr>
      </w:pPr>
    </w:p>
    <w:p w:rsidR="00924B21" w:rsidRPr="009A3944" w:rsidRDefault="00924B21">
      <w:pPr>
        <w:jc w:val="center"/>
        <w:rPr>
          <w:sz w:val="28"/>
        </w:rPr>
      </w:pPr>
    </w:p>
    <w:p w:rsidR="00924B21" w:rsidRPr="009A3944" w:rsidRDefault="00D27A5C">
      <w:pPr>
        <w:jc w:val="center"/>
        <w:rPr>
          <w:b/>
          <w:bCs w:val="0"/>
          <w:sz w:val="32"/>
        </w:rPr>
      </w:pPr>
      <w:r w:rsidRPr="009A3944">
        <w:rPr>
          <w:rFonts w:ascii="Trebuchet MS" w:hAnsi="Trebuchet MS"/>
          <w:noProof/>
          <w:szCs w:val="20"/>
        </w:rPr>
        <w:drawing>
          <wp:inline distT="0" distB="0" distL="0" distR="0">
            <wp:extent cx="2877185" cy="377190"/>
            <wp:effectExtent l="0" t="0" r="0" b="0"/>
            <wp:docPr id="2" name="Picture 2" descr="CUlong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longBW"/>
                    <pic:cNvPicPr>
                      <a:picLocks noChangeAspect="1" noChangeArrowheads="1"/>
                    </pic:cNvPicPr>
                  </pic:nvPicPr>
                  <pic:blipFill>
                    <a:blip r:embed="rId10" cstate="print"/>
                    <a:srcRect/>
                    <a:stretch>
                      <a:fillRect/>
                    </a:stretch>
                  </pic:blipFill>
                  <pic:spPr bwMode="auto">
                    <a:xfrm>
                      <a:off x="0" y="0"/>
                      <a:ext cx="2877185" cy="377190"/>
                    </a:xfrm>
                    <a:prstGeom prst="rect">
                      <a:avLst/>
                    </a:prstGeom>
                    <a:noFill/>
                    <a:ln w="9525">
                      <a:noFill/>
                      <a:miter lim="800000"/>
                      <a:headEnd/>
                      <a:tailEnd/>
                    </a:ln>
                  </pic:spPr>
                </pic:pic>
              </a:graphicData>
            </a:graphic>
          </wp:inline>
        </w:drawing>
      </w:r>
    </w:p>
    <w:p w:rsidR="00924B21" w:rsidRPr="009A3944" w:rsidRDefault="00924B21">
      <w:pPr>
        <w:jc w:val="center"/>
        <w:rPr>
          <w:b/>
          <w:bCs w:val="0"/>
          <w:sz w:val="32"/>
        </w:rPr>
      </w:pPr>
    </w:p>
    <w:p w:rsidR="00924B21" w:rsidRPr="009A3944" w:rsidRDefault="00924B21">
      <w:pPr>
        <w:pStyle w:val="Heading1"/>
        <w:rPr>
          <w:rFonts w:ascii="Arial" w:hAnsi="Arial"/>
        </w:rPr>
      </w:pPr>
      <w:r w:rsidRPr="009A3944">
        <w:rPr>
          <w:rFonts w:ascii="Arial" w:hAnsi="Arial"/>
        </w:rPr>
        <w:br w:type="page"/>
      </w:r>
      <w:bookmarkStart w:id="1" w:name="_Toc206816218"/>
      <w:r w:rsidRPr="009A3944">
        <w:rPr>
          <w:rFonts w:ascii="Arial" w:hAnsi="Arial"/>
        </w:rPr>
        <w:lastRenderedPageBreak/>
        <w:t>TABLE OF CONTENTS</w:t>
      </w:r>
      <w:bookmarkEnd w:id="1"/>
    </w:p>
    <w:p w:rsidR="00D51D25" w:rsidRPr="009A3944" w:rsidRDefault="00D51D25">
      <w:pPr>
        <w:tabs>
          <w:tab w:val="left" w:pos="360"/>
          <w:tab w:val="left" w:pos="720"/>
          <w:tab w:val="left" w:pos="1080"/>
          <w:tab w:val="left" w:leader="dot" w:pos="8640"/>
        </w:tabs>
      </w:pPr>
    </w:p>
    <w:p w:rsidR="00924B21" w:rsidRPr="009A3944" w:rsidRDefault="00924B21">
      <w:pPr>
        <w:tabs>
          <w:tab w:val="left" w:pos="360"/>
          <w:tab w:val="left" w:pos="720"/>
          <w:tab w:val="left" w:pos="1080"/>
          <w:tab w:val="left" w:leader="dot" w:pos="8640"/>
        </w:tabs>
      </w:pPr>
      <w:r w:rsidRPr="009A3944">
        <w:t>USING THIS INSTRUCTOR GUIDE</w:t>
      </w:r>
    </w:p>
    <w:p w:rsidR="00924B21" w:rsidRPr="009A3944" w:rsidRDefault="00924B21">
      <w:pPr>
        <w:tabs>
          <w:tab w:val="left" w:pos="360"/>
          <w:tab w:val="left" w:pos="720"/>
          <w:tab w:val="left" w:pos="1080"/>
          <w:tab w:val="left" w:leader="dot" w:pos="8640"/>
        </w:tabs>
      </w:pPr>
      <w:r w:rsidRPr="009A3944">
        <w:tab/>
        <w:t xml:space="preserve">Purpose of this Instructor Guide </w:t>
      </w:r>
      <w:r w:rsidRPr="009A3944">
        <w:tab/>
        <w:t>3</w:t>
      </w:r>
    </w:p>
    <w:p w:rsidR="00924B21" w:rsidRPr="009A3944" w:rsidRDefault="00924B21">
      <w:pPr>
        <w:tabs>
          <w:tab w:val="left" w:pos="360"/>
          <w:tab w:val="left" w:pos="720"/>
          <w:tab w:val="left" w:pos="1080"/>
          <w:tab w:val="left" w:leader="dot" w:pos="8640"/>
        </w:tabs>
      </w:pPr>
      <w:r w:rsidRPr="009A3944">
        <w:tab/>
        <w:t xml:space="preserve">Structure of the Guide </w:t>
      </w:r>
      <w:r w:rsidRPr="009A3944">
        <w:tab/>
        <w:t>3</w:t>
      </w:r>
    </w:p>
    <w:p w:rsidR="00D51D25" w:rsidRPr="009A3944" w:rsidRDefault="00D51D25">
      <w:pPr>
        <w:tabs>
          <w:tab w:val="left" w:pos="360"/>
          <w:tab w:val="left" w:pos="720"/>
          <w:tab w:val="left" w:pos="1080"/>
          <w:tab w:val="left" w:leader="dot" w:pos="8640"/>
        </w:tabs>
      </w:pPr>
    </w:p>
    <w:p w:rsidR="00924B21" w:rsidRPr="009A3944" w:rsidRDefault="00924B21">
      <w:pPr>
        <w:tabs>
          <w:tab w:val="left" w:pos="360"/>
          <w:tab w:val="left" w:pos="720"/>
          <w:tab w:val="left" w:pos="1080"/>
          <w:tab w:val="left" w:leader="dot" w:pos="8640"/>
        </w:tabs>
      </w:pPr>
      <w:r w:rsidRPr="009A3944">
        <w:t xml:space="preserve">COURSE OUTLINE </w:t>
      </w:r>
      <w:r w:rsidRPr="009A3944">
        <w:tab/>
        <w:t>4</w:t>
      </w:r>
    </w:p>
    <w:p w:rsidR="00924B21" w:rsidRPr="009A3944" w:rsidRDefault="00924B21">
      <w:pPr>
        <w:tabs>
          <w:tab w:val="left" w:pos="360"/>
          <w:tab w:val="left" w:pos="720"/>
          <w:tab w:val="left" w:pos="1080"/>
          <w:tab w:val="left" w:leader="dot" w:pos="8640"/>
        </w:tabs>
      </w:pPr>
      <w:r w:rsidRPr="009A3944">
        <w:tab/>
        <w:t xml:space="preserve">Description of the Course </w:t>
      </w:r>
      <w:r w:rsidRPr="009A3944">
        <w:tab/>
        <w:t>4</w:t>
      </w:r>
    </w:p>
    <w:p w:rsidR="00924B21" w:rsidRPr="009A3944" w:rsidRDefault="00924B21">
      <w:pPr>
        <w:tabs>
          <w:tab w:val="left" w:pos="360"/>
          <w:tab w:val="left" w:pos="720"/>
          <w:tab w:val="left" w:pos="1080"/>
          <w:tab w:val="left" w:leader="dot" w:pos="8640"/>
        </w:tabs>
      </w:pPr>
      <w:r w:rsidRPr="009A3944">
        <w:tab/>
        <w:t xml:space="preserve">Learning Outcomes </w:t>
      </w:r>
      <w:r w:rsidRPr="009A3944">
        <w:tab/>
        <w:t>4</w:t>
      </w:r>
    </w:p>
    <w:p w:rsidR="00924B21" w:rsidRPr="009A3944" w:rsidRDefault="00924B21">
      <w:pPr>
        <w:tabs>
          <w:tab w:val="left" w:pos="360"/>
          <w:tab w:val="left" w:pos="720"/>
          <w:tab w:val="left" w:pos="1080"/>
          <w:tab w:val="left" w:leader="dot" w:pos="8640"/>
        </w:tabs>
      </w:pPr>
      <w:r w:rsidRPr="009A3944">
        <w:tab/>
        <w:t xml:space="preserve">Learning Objectives </w:t>
      </w:r>
      <w:r w:rsidRPr="009A3944">
        <w:tab/>
        <w:t>4</w:t>
      </w:r>
    </w:p>
    <w:p w:rsidR="00924B21" w:rsidRPr="009A3944" w:rsidRDefault="00924B21">
      <w:pPr>
        <w:tabs>
          <w:tab w:val="left" w:pos="360"/>
          <w:tab w:val="left" w:pos="720"/>
          <w:tab w:val="left" w:pos="1080"/>
          <w:tab w:val="left" w:leader="dot" w:pos="8640"/>
        </w:tabs>
      </w:pPr>
      <w:r w:rsidRPr="009A3944">
        <w:tab/>
        <w:t xml:space="preserve">Information Resources for this Course </w:t>
      </w:r>
      <w:r w:rsidRPr="009A3944">
        <w:tab/>
        <w:t>5</w:t>
      </w:r>
    </w:p>
    <w:p w:rsidR="00924B21" w:rsidRPr="009A3944" w:rsidRDefault="00924B21">
      <w:pPr>
        <w:tabs>
          <w:tab w:val="left" w:pos="360"/>
          <w:tab w:val="left" w:pos="720"/>
          <w:tab w:val="left" w:pos="1080"/>
          <w:tab w:val="left" w:leader="dot" w:pos="8640"/>
        </w:tabs>
      </w:pPr>
      <w:r w:rsidRPr="009A3944">
        <w:tab/>
      </w:r>
      <w:r w:rsidRPr="009A3944">
        <w:tab/>
        <w:t>Textbook:</w:t>
      </w:r>
      <w:r w:rsidRPr="009A3944">
        <w:tab/>
        <w:t>5</w:t>
      </w:r>
    </w:p>
    <w:p w:rsidR="00924B21" w:rsidRPr="009A3944" w:rsidRDefault="00924B21">
      <w:pPr>
        <w:tabs>
          <w:tab w:val="left" w:pos="360"/>
          <w:tab w:val="left" w:pos="720"/>
          <w:tab w:val="left" w:pos="1080"/>
          <w:tab w:val="left" w:leader="dot" w:pos="8640"/>
        </w:tabs>
      </w:pPr>
      <w:r w:rsidRPr="009A3944">
        <w:tab/>
      </w:r>
      <w:r w:rsidRPr="009A3944">
        <w:tab/>
        <w:t>Required Web Site Readings</w:t>
      </w:r>
      <w:r w:rsidRPr="009A3944">
        <w:tab/>
        <w:t>5</w:t>
      </w:r>
    </w:p>
    <w:p w:rsidR="00924B21" w:rsidRPr="009A3944" w:rsidRDefault="00924B21">
      <w:pPr>
        <w:tabs>
          <w:tab w:val="left" w:pos="360"/>
          <w:tab w:val="left" w:pos="720"/>
          <w:tab w:val="left" w:pos="1080"/>
          <w:tab w:val="left" w:leader="dot" w:pos="8640"/>
        </w:tabs>
      </w:pPr>
      <w:r w:rsidRPr="009A3944">
        <w:tab/>
      </w:r>
      <w:r w:rsidRPr="009A3944">
        <w:tab/>
        <w:t>Course Materials</w:t>
      </w:r>
      <w:r w:rsidRPr="009A3944">
        <w:tab/>
        <w:t>7</w:t>
      </w:r>
    </w:p>
    <w:p w:rsidR="00924B21" w:rsidRPr="009A3944" w:rsidRDefault="00924B21">
      <w:pPr>
        <w:tabs>
          <w:tab w:val="left" w:pos="360"/>
          <w:tab w:val="left" w:pos="720"/>
          <w:tab w:val="left" w:pos="1080"/>
          <w:tab w:val="left" w:leader="dot" w:pos="8640"/>
        </w:tabs>
      </w:pPr>
      <w:r w:rsidRPr="009A3944">
        <w:tab/>
        <w:t>Lesson Topics for this Course</w:t>
      </w:r>
      <w:r w:rsidRPr="009A3944">
        <w:tab/>
        <w:t>5</w:t>
      </w:r>
    </w:p>
    <w:p w:rsidR="00924B21" w:rsidRPr="009A3944" w:rsidRDefault="00924B21">
      <w:pPr>
        <w:tabs>
          <w:tab w:val="left" w:pos="360"/>
          <w:tab w:val="left" w:pos="720"/>
          <w:tab w:val="left" w:pos="1080"/>
          <w:tab w:val="left" w:leader="dot" w:pos="8640"/>
        </w:tabs>
      </w:pPr>
      <w:r w:rsidRPr="009A3944">
        <w:tab/>
        <w:t>Grading Policies and Procedures</w:t>
      </w:r>
      <w:r w:rsidRPr="009A3944">
        <w:tab/>
        <w:t>8</w:t>
      </w:r>
    </w:p>
    <w:p w:rsidR="00924B21" w:rsidRPr="009A3944" w:rsidRDefault="00924B21">
      <w:pPr>
        <w:tabs>
          <w:tab w:val="left" w:pos="360"/>
          <w:tab w:val="left" w:pos="720"/>
          <w:tab w:val="left" w:pos="1080"/>
          <w:tab w:val="left" w:leader="dot" w:pos="8640"/>
        </w:tabs>
      </w:pPr>
      <w:r w:rsidRPr="009A3944">
        <w:tab/>
        <w:t>Requirements</w:t>
      </w:r>
      <w:r w:rsidRPr="009A3944">
        <w:tab/>
        <w:t>10</w:t>
      </w:r>
    </w:p>
    <w:p w:rsidR="00924B21" w:rsidRPr="009A3944" w:rsidRDefault="00924B21">
      <w:pPr>
        <w:tabs>
          <w:tab w:val="left" w:pos="360"/>
          <w:tab w:val="left" w:pos="720"/>
          <w:tab w:val="left" w:pos="1080"/>
          <w:tab w:val="left" w:leader="dot" w:pos="8640"/>
        </w:tabs>
      </w:pPr>
      <w:r w:rsidRPr="009A3944">
        <w:tab/>
        <w:t>Coleman College Policy on Academic Honesty</w:t>
      </w:r>
      <w:r w:rsidRPr="009A3944">
        <w:tab/>
        <w:t>11</w:t>
      </w:r>
    </w:p>
    <w:p w:rsidR="00924B21" w:rsidRPr="009A3944" w:rsidRDefault="00924B21">
      <w:pPr>
        <w:tabs>
          <w:tab w:val="left" w:pos="360"/>
          <w:tab w:val="left" w:pos="720"/>
          <w:tab w:val="left" w:pos="1080"/>
          <w:tab w:val="left" w:leader="dot" w:pos="8640"/>
        </w:tabs>
      </w:pPr>
      <w:r w:rsidRPr="009A3944">
        <w:tab/>
        <w:t>Course Assignments</w:t>
      </w:r>
      <w:r w:rsidRPr="009A3944">
        <w:tab/>
      </w:r>
    </w:p>
    <w:p w:rsidR="00924B21" w:rsidRPr="009A3944" w:rsidRDefault="00924B21">
      <w:pPr>
        <w:tabs>
          <w:tab w:val="left" w:pos="360"/>
          <w:tab w:val="left" w:pos="720"/>
          <w:tab w:val="left" w:pos="1080"/>
          <w:tab w:val="left" w:leader="dot" w:pos="8640"/>
        </w:tabs>
      </w:pPr>
      <w:r w:rsidRPr="009A3944">
        <w:tab/>
      </w:r>
      <w:r w:rsidRPr="009A3944">
        <w:tab/>
        <w:t>Summary of Assignments</w:t>
      </w:r>
    </w:p>
    <w:p w:rsidR="00924B21" w:rsidRPr="009A3944" w:rsidRDefault="00C9135F">
      <w:pPr>
        <w:tabs>
          <w:tab w:val="left" w:pos="360"/>
          <w:tab w:val="left" w:pos="720"/>
          <w:tab w:val="left" w:pos="1080"/>
          <w:tab w:val="left" w:leader="dot" w:pos="8640"/>
        </w:tabs>
      </w:pPr>
      <w:r w:rsidRPr="009A3944">
        <w:tab/>
      </w:r>
      <w:r w:rsidRPr="009A3944">
        <w:tab/>
        <w:t>Lesson 5</w:t>
      </w:r>
      <w:r w:rsidR="00924B21" w:rsidRPr="009A3944">
        <w:t xml:space="preserve">:  </w:t>
      </w:r>
      <w:r w:rsidR="00924B21" w:rsidRPr="009A3944">
        <w:tab/>
      </w:r>
    </w:p>
    <w:p w:rsidR="00506633" w:rsidRPr="009A3944" w:rsidRDefault="00924B21" w:rsidP="00D51D25">
      <w:pPr>
        <w:tabs>
          <w:tab w:val="left" w:pos="360"/>
          <w:tab w:val="left" w:pos="720"/>
          <w:tab w:val="left" w:pos="1080"/>
          <w:tab w:val="left" w:leader="dot" w:pos="8640"/>
        </w:tabs>
      </w:pPr>
      <w:r w:rsidRPr="009A3944">
        <w:tab/>
      </w:r>
      <w:r w:rsidRPr="009A3944">
        <w:tab/>
      </w:r>
      <w:r w:rsidRPr="009A3944">
        <w:tab/>
        <w:t xml:space="preserve">Assignment 1: Tic-Tac-Toe </w:t>
      </w:r>
    </w:p>
    <w:p w:rsidR="00506633" w:rsidRPr="009A3944" w:rsidRDefault="00506633" w:rsidP="00506633">
      <w:pPr>
        <w:tabs>
          <w:tab w:val="left" w:pos="360"/>
          <w:tab w:val="left" w:pos="720"/>
          <w:tab w:val="left" w:pos="1080"/>
          <w:tab w:val="left" w:leader="dot" w:pos="8640"/>
        </w:tabs>
      </w:pPr>
      <w:r w:rsidRPr="009A3944">
        <w:tab/>
      </w:r>
      <w:r w:rsidRPr="009A3944">
        <w:tab/>
        <w:t xml:space="preserve">Lesson </w:t>
      </w:r>
      <w:r w:rsidR="00C9135F" w:rsidRPr="009A3944">
        <w:t>8</w:t>
      </w:r>
      <w:r w:rsidRPr="009A3944">
        <w:t xml:space="preserve">:  </w:t>
      </w:r>
      <w:r w:rsidRPr="009A3944">
        <w:tab/>
      </w:r>
    </w:p>
    <w:p w:rsidR="00506633" w:rsidRPr="009A3944" w:rsidRDefault="00506633" w:rsidP="00D51D25">
      <w:pPr>
        <w:tabs>
          <w:tab w:val="left" w:pos="360"/>
          <w:tab w:val="left" w:pos="720"/>
          <w:tab w:val="left" w:pos="1080"/>
          <w:tab w:val="left" w:leader="dot" w:pos="8640"/>
        </w:tabs>
      </w:pPr>
      <w:r w:rsidRPr="009A3944">
        <w:tab/>
      </w:r>
      <w:r w:rsidRPr="009A3944">
        <w:tab/>
      </w:r>
      <w:r w:rsidRPr="009A3944">
        <w:tab/>
        <w:t xml:space="preserve">Assignment </w:t>
      </w:r>
      <w:r w:rsidR="00D51D25" w:rsidRPr="009A3944">
        <w:t>2</w:t>
      </w:r>
      <w:r w:rsidRPr="009A3944">
        <w:t xml:space="preserve">: </w:t>
      </w:r>
      <w:r w:rsidR="00C9135F" w:rsidRPr="009A3944">
        <w:t>Maze</w:t>
      </w:r>
      <w:r w:rsidRPr="009A3944">
        <w:t xml:space="preserve"> </w:t>
      </w:r>
    </w:p>
    <w:p w:rsidR="00506633" w:rsidRPr="009A3944" w:rsidRDefault="00C9135F" w:rsidP="00506633">
      <w:pPr>
        <w:tabs>
          <w:tab w:val="left" w:pos="360"/>
          <w:tab w:val="left" w:pos="720"/>
          <w:tab w:val="left" w:pos="1080"/>
          <w:tab w:val="left" w:leader="dot" w:pos="8640"/>
        </w:tabs>
      </w:pPr>
      <w:r w:rsidRPr="009A3944">
        <w:tab/>
      </w:r>
      <w:r w:rsidRPr="009A3944">
        <w:tab/>
        <w:t>Lesson 14</w:t>
      </w:r>
      <w:r w:rsidR="00506633" w:rsidRPr="009A3944">
        <w:t xml:space="preserve">:  </w:t>
      </w:r>
      <w:r w:rsidR="00506633" w:rsidRPr="009A3944">
        <w:tab/>
      </w:r>
    </w:p>
    <w:p w:rsidR="00506633" w:rsidRPr="009A3944" w:rsidRDefault="00506633" w:rsidP="00D51D25">
      <w:pPr>
        <w:tabs>
          <w:tab w:val="left" w:pos="360"/>
          <w:tab w:val="left" w:pos="720"/>
          <w:tab w:val="left" w:pos="1080"/>
          <w:tab w:val="left" w:leader="dot" w:pos="8640"/>
        </w:tabs>
      </w:pPr>
      <w:r w:rsidRPr="009A3944">
        <w:tab/>
      </w:r>
      <w:r w:rsidRPr="009A3944">
        <w:tab/>
      </w:r>
      <w:r w:rsidRPr="009A3944">
        <w:tab/>
        <w:t xml:space="preserve">Assignment </w:t>
      </w:r>
      <w:r w:rsidR="00D51D25" w:rsidRPr="009A3944">
        <w:t>3</w:t>
      </w:r>
      <w:r w:rsidRPr="009A3944">
        <w:t xml:space="preserve">: </w:t>
      </w:r>
      <w:r w:rsidR="00C9135F" w:rsidRPr="009A3944">
        <w:t>Black Jack</w:t>
      </w:r>
    </w:p>
    <w:p w:rsidR="00924B21" w:rsidRPr="009A3944" w:rsidRDefault="00C9135F">
      <w:pPr>
        <w:tabs>
          <w:tab w:val="left" w:pos="360"/>
          <w:tab w:val="left" w:pos="720"/>
          <w:tab w:val="left" w:pos="1080"/>
          <w:tab w:val="left" w:leader="dot" w:pos="8640"/>
        </w:tabs>
      </w:pPr>
      <w:r w:rsidRPr="009A3944">
        <w:tab/>
      </w:r>
      <w:r w:rsidRPr="009A3944">
        <w:tab/>
        <w:t>Lesson 16</w:t>
      </w:r>
      <w:r w:rsidR="00924B21" w:rsidRPr="009A3944">
        <w:t xml:space="preserve">:  </w:t>
      </w:r>
      <w:r w:rsidR="00924B21" w:rsidRPr="009A3944">
        <w:tab/>
      </w:r>
    </w:p>
    <w:p w:rsidR="00506633" w:rsidRPr="009A3944" w:rsidRDefault="000D7456" w:rsidP="00D51D25">
      <w:pPr>
        <w:tabs>
          <w:tab w:val="left" w:pos="360"/>
          <w:tab w:val="left" w:pos="720"/>
          <w:tab w:val="left" w:pos="1080"/>
          <w:tab w:val="left" w:leader="dot" w:pos="8640"/>
        </w:tabs>
      </w:pPr>
      <w:r w:rsidRPr="009A3944">
        <w:tab/>
      </w:r>
      <w:r w:rsidRPr="009A3944">
        <w:tab/>
      </w:r>
      <w:r w:rsidRPr="009A3944">
        <w:tab/>
        <w:t xml:space="preserve">Assignment </w:t>
      </w:r>
      <w:r w:rsidR="00D51D25" w:rsidRPr="009A3944">
        <w:t>4</w:t>
      </w:r>
      <w:r w:rsidRPr="009A3944">
        <w:t>:</w:t>
      </w:r>
      <w:r w:rsidR="00C9135F" w:rsidRPr="009A3944">
        <w:t>Hangman</w:t>
      </w:r>
    </w:p>
    <w:p w:rsidR="00506633" w:rsidRPr="009A3944" w:rsidRDefault="00C9135F" w:rsidP="00506633">
      <w:pPr>
        <w:tabs>
          <w:tab w:val="left" w:pos="360"/>
          <w:tab w:val="left" w:pos="720"/>
          <w:tab w:val="left" w:pos="1080"/>
          <w:tab w:val="left" w:leader="dot" w:pos="8640"/>
        </w:tabs>
      </w:pPr>
      <w:r w:rsidRPr="009A3944">
        <w:tab/>
      </w:r>
      <w:r w:rsidRPr="009A3944">
        <w:tab/>
        <w:t>Lesson 19</w:t>
      </w:r>
      <w:r w:rsidRPr="009A3944">
        <w:tab/>
      </w:r>
      <w:r w:rsidR="00506633" w:rsidRPr="009A3944">
        <w:t xml:space="preserve">:  </w:t>
      </w:r>
      <w:r w:rsidR="00506633" w:rsidRPr="009A3944">
        <w:tab/>
      </w:r>
    </w:p>
    <w:p w:rsidR="00137A46" w:rsidRPr="009A3944" w:rsidRDefault="00506633" w:rsidP="003540CD">
      <w:pPr>
        <w:tabs>
          <w:tab w:val="left" w:pos="360"/>
          <w:tab w:val="left" w:pos="720"/>
          <w:tab w:val="left" w:pos="1080"/>
          <w:tab w:val="left" w:leader="dot" w:pos="8640"/>
        </w:tabs>
      </w:pPr>
      <w:r w:rsidRPr="009A3944">
        <w:tab/>
      </w:r>
      <w:r w:rsidRPr="009A3944">
        <w:tab/>
      </w:r>
      <w:r w:rsidRPr="009A3944">
        <w:tab/>
        <w:t xml:space="preserve">Assignment </w:t>
      </w:r>
      <w:r w:rsidR="00D51D25" w:rsidRPr="009A3944">
        <w:t>5</w:t>
      </w:r>
      <w:r w:rsidRPr="009A3944">
        <w:t xml:space="preserve">: Pong </w:t>
      </w:r>
    </w:p>
    <w:p w:rsidR="00D51D25" w:rsidRPr="009A3944" w:rsidRDefault="00D51D25" w:rsidP="003540CD">
      <w:pPr>
        <w:tabs>
          <w:tab w:val="left" w:pos="360"/>
          <w:tab w:val="left" w:pos="720"/>
          <w:tab w:val="left" w:pos="1080"/>
          <w:tab w:val="left" w:leader="dot" w:pos="8640"/>
        </w:tabs>
      </w:pPr>
    </w:p>
    <w:p w:rsidR="003540CD" w:rsidRPr="009A3944" w:rsidRDefault="003540CD" w:rsidP="003540CD">
      <w:pPr>
        <w:tabs>
          <w:tab w:val="left" w:pos="360"/>
          <w:tab w:val="left" w:pos="720"/>
          <w:tab w:val="left" w:pos="1080"/>
          <w:tab w:val="left" w:leader="dot" w:pos="8640"/>
        </w:tabs>
      </w:pPr>
      <w:r w:rsidRPr="009A3944">
        <w:t xml:space="preserve">ATTACHMENT 1:  </w:t>
      </w:r>
    </w:p>
    <w:p w:rsidR="003540CD" w:rsidRPr="009A3944" w:rsidRDefault="003004DF" w:rsidP="003540CD">
      <w:pPr>
        <w:tabs>
          <w:tab w:val="left" w:pos="360"/>
          <w:tab w:val="left" w:pos="720"/>
          <w:tab w:val="left" w:pos="1080"/>
          <w:tab w:val="left" w:leader="dot" w:pos="8640"/>
        </w:tabs>
      </w:pPr>
      <w:r w:rsidRPr="009A3944">
        <w:tab/>
      </w:r>
      <w:r w:rsidRPr="009A3944">
        <w:tab/>
        <w:t xml:space="preserve">Lesson 1:  </w:t>
      </w:r>
      <w:r w:rsidRPr="009A3944">
        <w:tab/>
        <w:t>1</w:t>
      </w:r>
      <w:r w:rsidR="009A6DE0" w:rsidRPr="009A3944">
        <w:t>3</w:t>
      </w:r>
    </w:p>
    <w:p w:rsidR="003540CD" w:rsidRPr="009A3944" w:rsidRDefault="003004DF" w:rsidP="003540CD">
      <w:pPr>
        <w:tabs>
          <w:tab w:val="left" w:pos="360"/>
          <w:tab w:val="left" w:pos="720"/>
          <w:tab w:val="left" w:pos="1080"/>
          <w:tab w:val="left" w:leader="dot" w:pos="8640"/>
        </w:tabs>
      </w:pPr>
      <w:r w:rsidRPr="009A3944">
        <w:tab/>
      </w:r>
      <w:r w:rsidRPr="009A3944">
        <w:tab/>
        <w:t xml:space="preserve">Lesson 2:  </w:t>
      </w:r>
      <w:r w:rsidRPr="009A3944">
        <w:tab/>
      </w:r>
      <w:r w:rsidR="0021096E" w:rsidRPr="009A3944">
        <w:t>19</w:t>
      </w:r>
    </w:p>
    <w:p w:rsidR="003540CD" w:rsidRPr="009A3944" w:rsidRDefault="003004DF" w:rsidP="003540CD">
      <w:pPr>
        <w:tabs>
          <w:tab w:val="left" w:pos="360"/>
          <w:tab w:val="left" w:pos="720"/>
          <w:tab w:val="left" w:pos="1080"/>
          <w:tab w:val="left" w:leader="dot" w:pos="8640"/>
        </w:tabs>
      </w:pPr>
      <w:r w:rsidRPr="009A3944">
        <w:tab/>
      </w:r>
      <w:r w:rsidRPr="009A3944">
        <w:tab/>
        <w:t xml:space="preserve">Lesson 3:  </w:t>
      </w:r>
      <w:r w:rsidRPr="009A3944">
        <w:tab/>
      </w:r>
      <w:r w:rsidR="00073129" w:rsidRPr="009A3944">
        <w:t>2</w:t>
      </w:r>
      <w:r w:rsidR="0021096E" w:rsidRPr="009A3944">
        <w:t>0</w:t>
      </w:r>
    </w:p>
    <w:p w:rsidR="003540CD" w:rsidRPr="009A3944" w:rsidRDefault="003004DF" w:rsidP="003540CD">
      <w:pPr>
        <w:tabs>
          <w:tab w:val="left" w:pos="360"/>
          <w:tab w:val="left" w:pos="720"/>
          <w:tab w:val="left" w:pos="1080"/>
          <w:tab w:val="left" w:leader="dot" w:pos="8640"/>
        </w:tabs>
      </w:pPr>
      <w:r w:rsidRPr="009A3944">
        <w:tab/>
      </w:r>
      <w:r w:rsidRPr="009A3944">
        <w:tab/>
        <w:t xml:space="preserve">Lesson 4:  </w:t>
      </w:r>
      <w:r w:rsidRPr="009A3944">
        <w:tab/>
      </w:r>
      <w:r w:rsidR="0021096E" w:rsidRPr="009A3944">
        <w:t>25</w:t>
      </w:r>
    </w:p>
    <w:p w:rsidR="003540CD" w:rsidRPr="009A3944" w:rsidRDefault="003004DF" w:rsidP="003540CD">
      <w:pPr>
        <w:tabs>
          <w:tab w:val="left" w:pos="360"/>
          <w:tab w:val="left" w:pos="720"/>
          <w:tab w:val="left" w:pos="1080"/>
          <w:tab w:val="left" w:leader="dot" w:pos="8640"/>
        </w:tabs>
      </w:pPr>
      <w:r w:rsidRPr="009A3944">
        <w:tab/>
      </w:r>
      <w:r w:rsidRPr="009A3944">
        <w:tab/>
        <w:t xml:space="preserve">Lesson 5:  </w:t>
      </w:r>
      <w:r w:rsidRPr="009A3944">
        <w:tab/>
      </w:r>
      <w:r w:rsidR="0021096E" w:rsidRPr="009A3944">
        <w:t>31</w:t>
      </w:r>
    </w:p>
    <w:p w:rsidR="003540CD" w:rsidRPr="009A3944" w:rsidRDefault="003540CD" w:rsidP="003540CD">
      <w:pPr>
        <w:tabs>
          <w:tab w:val="left" w:pos="360"/>
          <w:tab w:val="left" w:pos="720"/>
          <w:tab w:val="left" w:pos="1080"/>
          <w:tab w:val="left" w:leader="dot" w:pos="8640"/>
        </w:tabs>
      </w:pPr>
      <w:r w:rsidRPr="009A3944">
        <w:tab/>
      </w:r>
      <w:r w:rsidRPr="009A3944">
        <w:tab/>
        <w:t xml:space="preserve">Lesson 6:  </w:t>
      </w:r>
      <w:r w:rsidR="003004DF" w:rsidRPr="009A3944">
        <w:tab/>
      </w:r>
      <w:r w:rsidR="0021096E" w:rsidRPr="009A3944">
        <w:t>37</w:t>
      </w:r>
    </w:p>
    <w:p w:rsidR="003540CD" w:rsidRPr="009A3944" w:rsidRDefault="003004DF" w:rsidP="003540CD">
      <w:pPr>
        <w:tabs>
          <w:tab w:val="left" w:pos="360"/>
          <w:tab w:val="left" w:pos="720"/>
          <w:tab w:val="left" w:pos="1080"/>
          <w:tab w:val="left" w:leader="dot" w:pos="8640"/>
        </w:tabs>
      </w:pPr>
      <w:r w:rsidRPr="009A3944">
        <w:tab/>
      </w:r>
      <w:r w:rsidRPr="009A3944">
        <w:tab/>
        <w:t xml:space="preserve">Lesson 7:  </w:t>
      </w:r>
      <w:r w:rsidRPr="009A3944">
        <w:tab/>
      </w:r>
      <w:r w:rsidR="00073129" w:rsidRPr="009A3944">
        <w:t>4</w:t>
      </w:r>
      <w:r w:rsidR="0021096E" w:rsidRPr="009A3944">
        <w:t>2</w:t>
      </w:r>
    </w:p>
    <w:p w:rsidR="003540CD" w:rsidRPr="009A3944" w:rsidRDefault="003004DF" w:rsidP="003540CD">
      <w:pPr>
        <w:tabs>
          <w:tab w:val="left" w:pos="360"/>
          <w:tab w:val="left" w:pos="720"/>
          <w:tab w:val="left" w:pos="1080"/>
          <w:tab w:val="left" w:leader="dot" w:pos="8640"/>
        </w:tabs>
      </w:pPr>
      <w:r w:rsidRPr="009A3944">
        <w:tab/>
      </w:r>
      <w:r w:rsidRPr="009A3944">
        <w:tab/>
        <w:t xml:space="preserve">Lesson 8:  </w:t>
      </w:r>
      <w:r w:rsidRPr="009A3944">
        <w:tab/>
      </w:r>
      <w:r w:rsidR="0021096E" w:rsidRPr="009A3944">
        <w:t>48</w:t>
      </w:r>
    </w:p>
    <w:p w:rsidR="003540CD" w:rsidRPr="009A3944" w:rsidRDefault="003004DF" w:rsidP="003540CD">
      <w:pPr>
        <w:tabs>
          <w:tab w:val="left" w:pos="360"/>
          <w:tab w:val="left" w:pos="720"/>
          <w:tab w:val="left" w:pos="1080"/>
          <w:tab w:val="left" w:leader="dot" w:pos="8640"/>
        </w:tabs>
      </w:pPr>
      <w:r w:rsidRPr="009A3944">
        <w:tab/>
      </w:r>
      <w:r w:rsidRPr="009A3944">
        <w:tab/>
        <w:t xml:space="preserve">Lesson 9:  </w:t>
      </w:r>
      <w:r w:rsidRPr="009A3944">
        <w:tab/>
      </w:r>
      <w:r w:rsidR="00073129" w:rsidRPr="009A3944">
        <w:t>5</w:t>
      </w:r>
      <w:r w:rsidR="0021096E" w:rsidRPr="009A3944">
        <w:t>2</w:t>
      </w:r>
    </w:p>
    <w:p w:rsidR="003540CD" w:rsidRPr="009A3944" w:rsidRDefault="003004DF" w:rsidP="003540CD">
      <w:pPr>
        <w:tabs>
          <w:tab w:val="left" w:pos="360"/>
          <w:tab w:val="left" w:pos="720"/>
          <w:tab w:val="left" w:pos="1080"/>
          <w:tab w:val="left" w:leader="dot" w:pos="8640"/>
        </w:tabs>
      </w:pPr>
      <w:r w:rsidRPr="009A3944">
        <w:tab/>
      </w:r>
      <w:r w:rsidRPr="009A3944">
        <w:tab/>
        <w:t xml:space="preserve">Lesson 10:  </w:t>
      </w:r>
      <w:r w:rsidRPr="009A3944">
        <w:tab/>
      </w:r>
      <w:r w:rsidR="0021096E" w:rsidRPr="009A3944">
        <w:t>60</w:t>
      </w:r>
    </w:p>
    <w:p w:rsidR="003540CD" w:rsidRPr="009A3944" w:rsidRDefault="003004DF" w:rsidP="003540CD">
      <w:pPr>
        <w:tabs>
          <w:tab w:val="left" w:pos="360"/>
          <w:tab w:val="left" w:pos="720"/>
          <w:tab w:val="left" w:pos="1080"/>
          <w:tab w:val="left" w:leader="dot" w:pos="8640"/>
        </w:tabs>
      </w:pPr>
      <w:r w:rsidRPr="009A3944">
        <w:tab/>
      </w:r>
      <w:r w:rsidRPr="009A3944">
        <w:tab/>
        <w:t xml:space="preserve">Lesson 11:  </w:t>
      </w:r>
      <w:r w:rsidRPr="009A3944">
        <w:tab/>
      </w:r>
      <w:r w:rsidR="0021096E" w:rsidRPr="009A3944">
        <w:t>66</w:t>
      </w:r>
    </w:p>
    <w:p w:rsidR="003540CD" w:rsidRPr="009A3944" w:rsidRDefault="003004DF" w:rsidP="003540CD">
      <w:pPr>
        <w:tabs>
          <w:tab w:val="left" w:pos="360"/>
          <w:tab w:val="left" w:pos="720"/>
          <w:tab w:val="left" w:pos="1080"/>
          <w:tab w:val="left" w:leader="dot" w:pos="8640"/>
        </w:tabs>
      </w:pPr>
      <w:r w:rsidRPr="009A3944">
        <w:tab/>
      </w:r>
      <w:r w:rsidRPr="009A3944">
        <w:tab/>
        <w:t xml:space="preserve">Lesson 12:  </w:t>
      </w:r>
      <w:r w:rsidRPr="009A3944">
        <w:tab/>
      </w:r>
      <w:r w:rsidR="0021096E" w:rsidRPr="009A3944">
        <w:t>73</w:t>
      </w:r>
    </w:p>
    <w:p w:rsidR="003540CD" w:rsidRPr="009A3944" w:rsidRDefault="003004DF" w:rsidP="003540CD">
      <w:pPr>
        <w:tabs>
          <w:tab w:val="left" w:pos="360"/>
          <w:tab w:val="left" w:pos="720"/>
          <w:tab w:val="left" w:pos="1080"/>
          <w:tab w:val="left" w:leader="dot" w:pos="8640"/>
        </w:tabs>
      </w:pPr>
      <w:r w:rsidRPr="009A3944">
        <w:tab/>
      </w:r>
      <w:r w:rsidRPr="009A3944">
        <w:tab/>
        <w:t xml:space="preserve">Lesson 13:  </w:t>
      </w:r>
      <w:r w:rsidRPr="009A3944">
        <w:tab/>
      </w:r>
      <w:r w:rsidR="0021096E" w:rsidRPr="009A3944">
        <w:t>78</w:t>
      </w:r>
    </w:p>
    <w:p w:rsidR="003540CD" w:rsidRPr="009A3944" w:rsidRDefault="003004DF" w:rsidP="003540CD">
      <w:pPr>
        <w:tabs>
          <w:tab w:val="left" w:pos="360"/>
          <w:tab w:val="left" w:pos="720"/>
          <w:tab w:val="left" w:pos="1080"/>
          <w:tab w:val="left" w:leader="dot" w:pos="8640"/>
        </w:tabs>
      </w:pPr>
      <w:r w:rsidRPr="009A3944">
        <w:tab/>
      </w:r>
      <w:r w:rsidRPr="009A3944">
        <w:tab/>
        <w:t xml:space="preserve">Lesson 14:  </w:t>
      </w:r>
      <w:r w:rsidRPr="009A3944">
        <w:tab/>
      </w:r>
      <w:r w:rsidR="0021096E" w:rsidRPr="009A3944">
        <w:t>81</w:t>
      </w:r>
    </w:p>
    <w:p w:rsidR="003540CD" w:rsidRPr="009A3944" w:rsidRDefault="003004DF" w:rsidP="003540CD">
      <w:pPr>
        <w:tabs>
          <w:tab w:val="left" w:pos="360"/>
          <w:tab w:val="left" w:pos="720"/>
          <w:tab w:val="left" w:pos="1080"/>
          <w:tab w:val="left" w:leader="dot" w:pos="8640"/>
        </w:tabs>
      </w:pPr>
      <w:r w:rsidRPr="009A3944">
        <w:tab/>
      </w:r>
      <w:r w:rsidRPr="009A3944">
        <w:tab/>
        <w:t xml:space="preserve">Lesson 15:  </w:t>
      </w:r>
      <w:r w:rsidRPr="009A3944">
        <w:tab/>
      </w:r>
      <w:r w:rsidR="0021096E" w:rsidRPr="009A3944">
        <w:t>85</w:t>
      </w:r>
    </w:p>
    <w:p w:rsidR="0021096E" w:rsidRPr="009A3944" w:rsidRDefault="0021096E" w:rsidP="0021096E">
      <w:pPr>
        <w:tabs>
          <w:tab w:val="left" w:pos="360"/>
          <w:tab w:val="left" w:pos="720"/>
          <w:tab w:val="left" w:pos="1080"/>
          <w:tab w:val="left" w:leader="dot" w:pos="8640"/>
        </w:tabs>
      </w:pPr>
      <w:r w:rsidRPr="009A3944">
        <w:tab/>
      </w:r>
      <w:r w:rsidRPr="009A3944">
        <w:tab/>
        <w:t xml:space="preserve">Lesson 16:  </w:t>
      </w:r>
      <w:r w:rsidRPr="009A3944">
        <w:tab/>
        <w:t>93</w:t>
      </w:r>
    </w:p>
    <w:p w:rsidR="00D51D25" w:rsidRPr="009A3944" w:rsidRDefault="0021096E" w:rsidP="00137A46">
      <w:pPr>
        <w:tabs>
          <w:tab w:val="left" w:pos="360"/>
          <w:tab w:val="left" w:pos="720"/>
          <w:tab w:val="left" w:pos="1080"/>
          <w:tab w:val="left" w:leader="dot" w:pos="8640"/>
        </w:tabs>
      </w:pPr>
      <w:r w:rsidRPr="009A3944">
        <w:tab/>
      </w:r>
      <w:r w:rsidRPr="009A3944">
        <w:tab/>
        <w:t xml:space="preserve">Lesson 17:  </w:t>
      </w:r>
      <w:r w:rsidRPr="009A3944">
        <w:tab/>
        <w:t>99</w:t>
      </w:r>
    </w:p>
    <w:p w:rsidR="00D51D25" w:rsidRPr="009A3944" w:rsidRDefault="00D51D25" w:rsidP="00137A46">
      <w:pPr>
        <w:tabs>
          <w:tab w:val="left" w:pos="360"/>
          <w:tab w:val="left" w:pos="720"/>
          <w:tab w:val="left" w:pos="1080"/>
          <w:tab w:val="left" w:leader="dot" w:pos="8640"/>
        </w:tabs>
      </w:pPr>
    </w:p>
    <w:p w:rsidR="00D51D25" w:rsidRPr="009A3944" w:rsidRDefault="00D51D25" w:rsidP="00137A46">
      <w:pPr>
        <w:tabs>
          <w:tab w:val="left" w:pos="360"/>
          <w:tab w:val="left" w:pos="720"/>
          <w:tab w:val="left" w:pos="1080"/>
          <w:tab w:val="left" w:leader="dot" w:pos="8640"/>
        </w:tabs>
      </w:pPr>
    </w:p>
    <w:p w:rsidR="00D51D25" w:rsidRPr="009A3944" w:rsidRDefault="00D51D25" w:rsidP="00137A46">
      <w:pPr>
        <w:tabs>
          <w:tab w:val="left" w:pos="360"/>
          <w:tab w:val="left" w:pos="720"/>
          <w:tab w:val="left" w:pos="1080"/>
          <w:tab w:val="left" w:leader="dot" w:pos="8640"/>
        </w:tabs>
      </w:pPr>
    </w:p>
    <w:p w:rsidR="00D51D25" w:rsidRPr="009A3944" w:rsidRDefault="00D51D25" w:rsidP="00137A46">
      <w:pPr>
        <w:tabs>
          <w:tab w:val="left" w:pos="360"/>
          <w:tab w:val="left" w:pos="720"/>
          <w:tab w:val="left" w:pos="1080"/>
          <w:tab w:val="left" w:leader="dot" w:pos="8640"/>
        </w:tabs>
      </w:pPr>
    </w:p>
    <w:p w:rsidR="00D51D25" w:rsidRPr="009A3944" w:rsidRDefault="00D51D25" w:rsidP="00137A46">
      <w:pPr>
        <w:tabs>
          <w:tab w:val="left" w:pos="360"/>
          <w:tab w:val="left" w:pos="720"/>
          <w:tab w:val="left" w:pos="1080"/>
          <w:tab w:val="left" w:leader="dot" w:pos="8640"/>
        </w:tabs>
      </w:pPr>
    </w:p>
    <w:p w:rsidR="00924B21" w:rsidRPr="009A3944" w:rsidRDefault="00924B21">
      <w:pPr>
        <w:tabs>
          <w:tab w:val="left" w:pos="360"/>
          <w:tab w:val="left" w:pos="720"/>
          <w:tab w:val="left" w:pos="1080"/>
          <w:tab w:val="left" w:leader="dot" w:pos="8640"/>
        </w:tabs>
      </w:pPr>
      <w:r w:rsidRPr="009A3944">
        <w:lastRenderedPageBreak/>
        <w:t>CHARTS</w:t>
      </w:r>
    </w:p>
    <w:p w:rsidR="00924B21" w:rsidRPr="009A3944" w:rsidRDefault="00924B21">
      <w:pPr>
        <w:tabs>
          <w:tab w:val="left" w:pos="360"/>
          <w:tab w:val="left" w:pos="720"/>
          <w:tab w:val="left" w:pos="1080"/>
          <w:tab w:val="left" w:leader="dot" w:pos="8640"/>
        </w:tabs>
      </w:pPr>
      <w:r w:rsidRPr="009A3944">
        <w:tab/>
      </w:r>
      <w:r w:rsidRPr="009A3944">
        <w:tab/>
        <w:t>Chart 1:  Summary of Lessons/Topics, Reading Assignments, and Class Projects/Assignments</w:t>
      </w:r>
      <w:r w:rsidRPr="009A3944">
        <w:tab/>
      </w:r>
    </w:p>
    <w:p w:rsidR="00924B21" w:rsidRPr="009A3944" w:rsidRDefault="00924B21">
      <w:pPr>
        <w:tabs>
          <w:tab w:val="left" w:pos="360"/>
          <w:tab w:val="left" w:pos="720"/>
          <w:tab w:val="left" w:pos="1080"/>
          <w:tab w:val="left" w:leader="dot" w:pos="8640"/>
        </w:tabs>
      </w:pPr>
      <w:r w:rsidRPr="009A3944">
        <w:tab/>
      </w:r>
      <w:r w:rsidRPr="009A3944">
        <w:tab/>
        <w:t>Chart 2. Distribution of Points for Class Assignments</w:t>
      </w:r>
      <w:r w:rsidRPr="009A3944">
        <w:tab/>
      </w:r>
    </w:p>
    <w:p w:rsidR="00924B21" w:rsidRPr="009A3944" w:rsidRDefault="00924B21">
      <w:pPr>
        <w:tabs>
          <w:tab w:val="left" w:pos="360"/>
          <w:tab w:val="left" w:pos="720"/>
          <w:tab w:val="left" w:pos="1080"/>
          <w:tab w:val="left" w:leader="dot" w:pos="8640"/>
        </w:tabs>
      </w:pPr>
      <w:r w:rsidRPr="009A3944">
        <w:tab/>
      </w:r>
      <w:r w:rsidRPr="009A3944">
        <w:tab/>
        <w:t>Chart 3. Coleman College Grade Assignment Policy</w:t>
      </w:r>
      <w:r w:rsidRPr="009A3944">
        <w:tab/>
      </w:r>
    </w:p>
    <w:p w:rsidR="00924B21" w:rsidRPr="009A3944" w:rsidRDefault="00924B21">
      <w:pPr>
        <w:tabs>
          <w:tab w:val="left" w:pos="360"/>
          <w:tab w:val="left" w:pos="720"/>
          <w:tab w:val="left" w:pos="1080"/>
          <w:tab w:val="left" w:leader="dot" w:pos="8640"/>
        </w:tabs>
      </w:pPr>
      <w:r w:rsidRPr="009A3944">
        <w:tab/>
      </w:r>
      <w:r w:rsidRPr="009A3944">
        <w:tab/>
        <w:t>Chart 4. Summary of Course Assignments</w:t>
      </w:r>
      <w:r w:rsidRPr="009A3944">
        <w:tab/>
      </w:r>
    </w:p>
    <w:p w:rsidR="00924B21" w:rsidRPr="009A3944" w:rsidRDefault="00924B21">
      <w:pPr>
        <w:tabs>
          <w:tab w:val="left" w:pos="360"/>
          <w:tab w:val="left" w:pos="720"/>
          <w:tab w:val="left" w:pos="1080"/>
          <w:tab w:val="left" w:leader="dot" w:pos="8640"/>
        </w:tabs>
      </w:pPr>
      <w:r w:rsidRPr="009A3944">
        <w:br w:type="page"/>
      </w:r>
    </w:p>
    <w:p w:rsidR="00924B21" w:rsidRPr="009A3944" w:rsidRDefault="00924B21">
      <w:pPr>
        <w:pStyle w:val="Heading1"/>
        <w:rPr>
          <w:rFonts w:ascii="Arial" w:hAnsi="Arial"/>
          <w:b/>
        </w:rPr>
      </w:pPr>
      <w:bookmarkStart w:id="2" w:name="_Toc206816219"/>
      <w:r w:rsidRPr="009A3944">
        <w:rPr>
          <w:rFonts w:ascii="Arial" w:hAnsi="Arial"/>
          <w:b/>
        </w:rPr>
        <w:lastRenderedPageBreak/>
        <w:t>USING THIS INSTRUCTOR GUIDE</w:t>
      </w:r>
      <w:bookmarkEnd w:id="2"/>
    </w:p>
    <w:p w:rsidR="00924B21" w:rsidRPr="009A3944" w:rsidRDefault="00924B21">
      <w:pPr>
        <w:pStyle w:val="Heading1"/>
        <w:rPr>
          <w:rFonts w:ascii="Arial" w:hAnsi="Arial"/>
          <w:b/>
        </w:rPr>
      </w:pPr>
      <w:r w:rsidRPr="009A3944">
        <w:rPr>
          <w:rFonts w:ascii="Arial" w:hAnsi="Arial"/>
          <w:b/>
        </w:rPr>
        <w:t>COM 2</w:t>
      </w:r>
      <w:r w:rsidR="00A35A1E" w:rsidRPr="009A3944">
        <w:rPr>
          <w:rFonts w:ascii="Arial" w:hAnsi="Arial"/>
          <w:b/>
        </w:rPr>
        <w:t>03</w:t>
      </w:r>
      <w:r w:rsidRPr="009A3944">
        <w:rPr>
          <w:rFonts w:ascii="Arial" w:hAnsi="Arial"/>
          <w:b/>
        </w:rPr>
        <w:t xml:space="preserve"> </w:t>
      </w:r>
      <w:r w:rsidR="00EC284C" w:rsidRPr="009A3944">
        <w:rPr>
          <w:b/>
        </w:rPr>
        <w:t>Intermediate Game Programming C++</w:t>
      </w:r>
    </w:p>
    <w:p w:rsidR="00924B21" w:rsidRPr="009A3944" w:rsidRDefault="00924B21">
      <w:pPr>
        <w:jc w:val="center"/>
        <w:rPr>
          <w:b/>
          <w:bCs w:val="0"/>
          <w:sz w:val="24"/>
        </w:rPr>
      </w:pPr>
    </w:p>
    <w:p w:rsidR="00924B21" w:rsidRPr="009A3944" w:rsidRDefault="00924B21">
      <w:pPr>
        <w:pStyle w:val="Heading2"/>
        <w:rPr>
          <w:rFonts w:ascii="Arial" w:hAnsi="Arial"/>
        </w:rPr>
      </w:pPr>
      <w:bookmarkStart w:id="3" w:name="_Toc206816221"/>
      <w:r w:rsidRPr="009A3944">
        <w:rPr>
          <w:rFonts w:ascii="Arial" w:hAnsi="Arial"/>
        </w:rPr>
        <w:t>Purpose of this Instructor Guide</w:t>
      </w:r>
      <w:bookmarkEnd w:id="3"/>
    </w:p>
    <w:p w:rsidR="00924B21" w:rsidRPr="009A3944" w:rsidRDefault="00924B21">
      <w:r w:rsidRPr="009A3944">
        <w:t>The primary purpose of this Guide is to facilitate consistency in the substance and quality of offerings of COM 2</w:t>
      </w:r>
      <w:r w:rsidR="00EC284C" w:rsidRPr="009A3944">
        <w:t>03</w:t>
      </w:r>
      <w:r w:rsidRPr="009A3944">
        <w:t xml:space="preserve"> by various instructors who will teach this course as part of the Coleman College curriculum. The Guide is </w:t>
      </w:r>
      <w:r w:rsidRPr="009A3944">
        <w:rPr>
          <w:i/>
          <w:iCs/>
        </w:rPr>
        <w:t>not</w:t>
      </w:r>
      <w:r w:rsidRPr="009A3944">
        <w:t xml:space="preserve"> intended as a strict prescription for exactly what must be taught, or how the content is to be taught. Rather, the Guide is intended to ensure that students taking this course at different times or in different places have roughly equivalent experiences.</w:t>
      </w:r>
    </w:p>
    <w:p w:rsidR="00924B21" w:rsidRPr="009A3944" w:rsidRDefault="00924B21"/>
    <w:p w:rsidR="00924B21" w:rsidRPr="009A3944" w:rsidRDefault="00924B21">
      <w:pPr>
        <w:pStyle w:val="Heading2"/>
        <w:rPr>
          <w:rFonts w:ascii="Arial" w:hAnsi="Arial"/>
        </w:rPr>
      </w:pPr>
      <w:bookmarkStart w:id="4" w:name="_Toc206816222"/>
      <w:bookmarkStart w:id="5" w:name="_Toc206816223"/>
      <w:r w:rsidRPr="009A3944">
        <w:rPr>
          <w:rFonts w:ascii="Arial" w:hAnsi="Arial"/>
        </w:rPr>
        <w:t>Structure of the Guide</w:t>
      </w:r>
      <w:bookmarkEnd w:id="4"/>
    </w:p>
    <w:p w:rsidR="00924B21" w:rsidRPr="009A3944" w:rsidRDefault="00924B21">
      <w:r w:rsidRPr="009A3944">
        <w:t>The Course Outline in this Instructor Guide contains the following sections:</w:t>
      </w:r>
    </w:p>
    <w:p w:rsidR="00924B21" w:rsidRPr="009A3944" w:rsidRDefault="00924B21" w:rsidP="00924B21">
      <w:pPr>
        <w:numPr>
          <w:ilvl w:val="0"/>
          <w:numId w:val="4"/>
        </w:numPr>
      </w:pPr>
      <w:r w:rsidRPr="009A3944">
        <w:t>A brief description of the course, reflecting the course description in the College catalog.</w:t>
      </w:r>
    </w:p>
    <w:p w:rsidR="00924B21" w:rsidRPr="009A3944" w:rsidRDefault="00924B21" w:rsidP="00924B21">
      <w:pPr>
        <w:numPr>
          <w:ilvl w:val="0"/>
          <w:numId w:val="4"/>
        </w:numPr>
      </w:pPr>
      <w:r w:rsidRPr="009A3944">
        <w:t>Learning Outcomes expected to result from participation in the course. These Learning Outcomes define the “big picture” intentions of the course in terms of student learning.</w:t>
      </w:r>
    </w:p>
    <w:p w:rsidR="00924B21" w:rsidRPr="009A3944" w:rsidRDefault="00924B21" w:rsidP="00924B21">
      <w:pPr>
        <w:numPr>
          <w:ilvl w:val="0"/>
          <w:numId w:val="4"/>
        </w:numPr>
      </w:pPr>
      <w:r w:rsidRPr="009A3944">
        <w:t>Learning Objectives, specific statements of the details of what is to be taught and learned in the course, and under what conditions students should be able to demonstrate what they have learned.</w:t>
      </w:r>
    </w:p>
    <w:p w:rsidR="00924B21" w:rsidRPr="009A3944" w:rsidRDefault="00924B21" w:rsidP="00924B21">
      <w:pPr>
        <w:numPr>
          <w:ilvl w:val="0"/>
          <w:numId w:val="4"/>
        </w:numPr>
      </w:pPr>
      <w:r w:rsidRPr="009A3944">
        <w:t>Instructional resources, what reading students are expected to complete in the course, including any required textbook, Websites, or other instructor-provided learning materials.</w:t>
      </w:r>
    </w:p>
    <w:p w:rsidR="00924B21" w:rsidRPr="009A3944" w:rsidRDefault="00924B21" w:rsidP="00924B21">
      <w:pPr>
        <w:numPr>
          <w:ilvl w:val="0"/>
          <w:numId w:val="4"/>
        </w:numPr>
      </w:pPr>
      <w:r w:rsidRPr="009A3944">
        <w:t>A summary of topics to be addressed in the course, organized by Lessons.</w:t>
      </w:r>
    </w:p>
    <w:p w:rsidR="00924B21" w:rsidRPr="009A3944" w:rsidRDefault="00924B21" w:rsidP="00924B21">
      <w:pPr>
        <w:numPr>
          <w:ilvl w:val="0"/>
          <w:numId w:val="4"/>
        </w:numPr>
      </w:pPr>
      <w:r w:rsidRPr="009A3944">
        <w:t>Grading policies and procedures to be used in this course.</w:t>
      </w:r>
    </w:p>
    <w:p w:rsidR="00924B21" w:rsidRPr="009A3944" w:rsidRDefault="00924B21" w:rsidP="00924B21">
      <w:pPr>
        <w:numPr>
          <w:ilvl w:val="0"/>
          <w:numId w:val="4"/>
        </w:numPr>
      </w:pPr>
      <w:r w:rsidRPr="009A3944">
        <w:t>Course assignments:  In this section, detailed information about each suggested assignment is provided. These are suggested assignments; individual instructors may choose to utilize different assignments.</w:t>
      </w:r>
    </w:p>
    <w:p w:rsidR="00924B21" w:rsidRPr="009A3944" w:rsidRDefault="00924B21" w:rsidP="00924B21">
      <w:pPr>
        <w:numPr>
          <w:ilvl w:val="0"/>
          <w:numId w:val="4"/>
        </w:numPr>
      </w:pPr>
      <w:r w:rsidRPr="009A3944">
        <w:t>Attachment 1 contains a compendium of resources for instructors to use in planning and implementing their teaching of this course. Attachment 1 is organized by Lessons, which often (but not always) correspond with weeks in the academic calendar. Each Lesson in Attachment 1 is further divided into two sections:</w:t>
      </w:r>
    </w:p>
    <w:p w:rsidR="00924B21" w:rsidRPr="009A3944" w:rsidRDefault="00924B21" w:rsidP="00924B21">
      <w:pPr>
        <w:numPr>
          <w:ilvl w:val="1"/>
          <w:numId w:val="4"/>
        </w:numPr>
      </w:pPr>
      <w:r w:rsidRPr="009A3944">
        <w:t>The first section offers a suggested structure for the Lesson, describing a sequence of activities the Instructor may wish to implement in teaching the lesson.</w:t>
      </w:r>
    </w:p>
    <w:p w:rsidR="00924B21" w:rsidRPr="009A3944" w:rsidRDefault="00924B21" w:rsidP="00924B21">
      <w:pPr>
        <w:numPr>
          <w:ilvl w:val="1"/>
          <w:numId w:val="4"/>
        </w:numPr>
      </w:pPr>
      <w:r w:rsidRPr="009A3944">
        <w:t>The second section, Lesson Notes, contains content the Instructor may wish to consult for his or her own learning, or may be used as notes for lecture and discussion sessions. This section also contains an inventory of Websites the Instructor may wish to consult, or may wish to assign or suggest students look at. The Websites listed in this section are reproduced in the Student Manual.</w:t>
      </w:r>
    </w:p>
    <w:p w:rsidR="00924B21" w:rsidRPr="009A3944" w:rsidRDefault="00924B21" w:rsidP="00924B21">
      <w:pPr>
        <w:numPr>
          <w:ilvl w:val="0"/>
          <w:numId w:val="4"/>
        </w:numPr>
      </w:pPr>
      <w:r w:rsidRPr="009A3944">
        <w:t>Attachment 2 contains materials the Instructor may wish to use to implement or support the instructional activities suggested in Attachment 1. Materials include problem scenarios, checklists, survey instruments, small group activity materials, etc. Again, these are meant as suggestions, not prescriptions.</w:t>
      </w:r>
    </w:p>
    <w:p w:rsidR="00924B21" w:rsidRPr="009A3944" w:rsidRDefault="00924B21" w:rsidP="00DC29D9">
      <w:r w:rsidRPr="009A3944">
        <w:br w:type="page"/>
      </w:r>
      <w:r w:rsidRPr="009A3944">
        <w:lastRenderedPageBreak/>
        <w:t>Suggested allocation of class time across Lessons</w:t>
      </w:r>
    </w:p>
    <w:p w:rsidR="00924B21" w:rsidRPr="009A3944" w:rsidRDefault="00924B21">
      <w:r w:rsidRPr="009A3944">
        <w:t>The content of this course has been grouped into 8 Lessons.  As the course takes place over a period of 10 weeks, the Instructor has discretion over which lessons may take longer than one week.  Following is a suggestion for time allocation to the various lessons:</w:t>
      </w:r>
    </w:p>
    <w:p w:rsidR="00924B21" w:rsidRPr="009A3944" w:rsidRDefault="00924B21"/>
    <w:p w:rsidR="00DC29D9" w:rsidRPr="009A3944" w:rsidRDefault="00924B21" w:rsidP="00DC29D9">
      <w:pPr>
        <w:ind w:firstLine="360"/>
      </w:pPr>
      <w:r w:rsidRPr="009A3944">
        <w:tab/>
      </w:r>
      <w:r w:rsidR="00AE43D8" w:rsidRPr="009A3944">
        <w:t>Lesson 1</w:t>
      </w:r>
      <w:r w:rsidR="00AE43D8" w:rsidRPr="009A3944">
        <w:tab/>
      </w:r>
      <w:r w:rsidR="00AE43D8" w:rsidRPr="009A3944">
        <w:tab/>
        <w:t xml:space="preserve">1 Class </w:t>
      </w:r>
      <w:r w:rsidR="00AE43D8" w:rsidRPr="009A3944">
        <w:tab/>
      </w:r>
      <w:r w:rsidR="00AE43D8" w:rsidRPr="009A3944">
        <w:tab/>
      </w:r>
      <w:r w:rsidR="00AE43D8" w:rsidRPr="009A3944">
        <w:tab/>
      </w:r>
      <w:r w:rsidR="00AE43D8" w:rsidRPr="009A3944">
        <w:tab/>
        <w:t>Lesson 10</w:t>
      </w:r>
      <w:r w:rsidR="00FA2F25" w:rsidRPr="009A3944">
        <w:tab/>
      </w:r>
      <w:r w:rsidR="00FA2F25" w:rsidRPr="009A3944">
        <w:tab/>
        <w:t>2</w:t>
      </w:r>
      <w:r w:rsidR="00DC29D9" w:rsidRPr="009A3944">
        <w:t xml:space="preserve"> Class</w:t>
      </w:r>
      <w:r w:rsidR="00FA2F25" w:rsidRPr="009A3944">
        <w:t>es</w:t>
      </w:r>
    </w:p>
    <w:p w:rsidR="00A739DB" w:rsidRPr="009A3944" w:rsidRDefault="00AE43D8" w:rsidP="00DC29D9">
      <w:r w:rsidRPr="009A3944">
        <w:tab/>
        <w:t>Lesson 2</w:t>
      </w:r>
      <w:r w:rsidRPr="009A3944">
        <w:tab/>
      </w:r>
      <w:r w:rsidRPr="009A3944">
        <w:tab/>
        <w:t>1 Class</w:t>
      </w:r>
      <w:r w:rsidRPr="009A3944">
        <w:tab/>
      </w:r>
      <w:r w:rsidRPr="009A3944">
        <w:tab/>
      </w:r>
      <w:r w:rsidRPr="009A3944">
        <w:tab/>
      </w:r>
      <w:r w:rsidRPr="009A3944">
        <w:tab/>
        <w:t>Lesson 11</w:t>
      </w:r>
      <w:r w:rsidR="00DC29D9" w:rsidRPr="009A3944">
        <w:tab/>
      </w:r>
      <w:r w:rsidR="00DC29D9" w:rsidRPr="009A3944">
        <w:tab/>
      </w:r>
      <w:r w:rsidR="00A739DB" w:rsidRPr="009A3944">
        <w:t>1 Class</w:t>
      </w:r>
    </w:p>
    <w:p w:rsidR="00DC29D9" w:rsidRPr="009A3944" w:rsidRDefault="00AE43D8" w:rsidP="00DC29D9">
      <w:r w:rsidRPr="009A3944">
        <w:tab/>
        <w:t>Lesson 3</w:t>
      </w:r>
      <w:r w:rsidRPr="009A3944">
        <w:tab/>
      </w:r>
      <w:r w:rsidRPr="009A3944">
        <w:tab/>
        <w:t xml:space="preserve">1 Class </w:t>
      </w:r>
      <w:r w:rsidRPr="009A3944">
        <w:tab/>
      </w:r>
      <w:r w:rsidRPr="009A3944">
        <w:tab/>
      </w:r>
      <w:r w:rsidRPr="009A3944">
        <w:tab/>
      </w:r>
      <w:r w:rsidRPr="009A3944">
        <w:tab/>
        <w:t>Lesson 12</w:t>
      </w:r>
      <w:r w:rsidR="00DC29D9" w:rsidRPr="009A3944">
        <w:tab/>
      </w:r>
      <w:r w:rsidR="00DC29D9" w:rsidRPr="009A3944">
        <w:tab/>
        <w:t>1 Class</w:t>
      </w:r>
    </w:p>
    <w:p w:rsidR="00DC29D9" w:rsidRPr="009A3944" w:rsidRDefault="00AE43D8" w:rsidP="00DC29D9">
      <w:r w:rsidRPr="009A3944">
        <w:tab/>
        <w:t>Lesson 4</w:t>
      </w:r>
      <w:r w:rsidRPr="009A3944">
        <w:tab/>
      </w:r>
      <w:r w:rsidRPr="009A3944">
        <w:tab/>
        <w:t xml:space="preserve">1 Class </w:t>
      </w:r>
      <w:r w:rsidRPr="009A3944">
        <w:tab/>
      </w:r>
      <w:r w:rsidRPr="009A3944">
        <w:tab/>
      </w:r>
      <w:r w:rsidRPr="009A3944">
        <w:tab/>
      </w:r>
      <w:r w:rsidRPr="009A3944">
        <w:tab/>
        <w:t>Lesson 13</w:t>
      </w:r>
      <w:r w:rsidR="00DC29D9" w:rsidRPr="009A3944">
        <w:tab/>
      </w:r>
      <w:r w:rsidR="00DC29D9" w:rsidRPr="009A3944">
        <w:tab/>
        <w:t>1 Class</w:t>
      </w:r>
    </w:p>
    <w:p w:rsidR="00DC29D9" w:rsidRPr="009A3944" w:rsidRDefault="00AE43D8" w:rsidP="00DC29D9">
      <w:r w:rsidRPr="009A3944">
        <w:tab/>
        <w:t>Lesson 5</w:t>
      </w:r>
      <w:r w:rsidRPr="009A3944">
        <w:tab/>
      </w:r>
      <w:r w:rsidRPr="009A3944">
        <w:tab/>
        <w:t xml:space="preserve">1 Class </w:t>
      </w:r>
      <w:r w:rsidRPr="009A3944">
        <w:tab/>
      </w:r>
      <w:r w:rsidRPr="009A3944">
        <w:tab/>
      </w:r>
      <w:r w:rsidRPr="009A3944">
        <w:tab/>
      </w:r>
      <w:r w:rsidRPr="009A3944">
        <w:tab/>
        <w:t>Lesson 14</w:t>
      </w:r>
      <w:r w:rsidR="00DC29D9" w:rsidRPr="009A3944">
        <w:tab/>
      </w:r>
      <w:r w:rsidR="00DC29D9" w:rsidRPr="009A3944">
        <w:tab/>
      </w:r>
      <w:r w:rsidR="00FA2F25" w:rsidRPr="009A3944">
        <w:t>2 Classes</w:t>
      </w:r>
    </w:p>
    <w:p w:rsidR="00DC29D9" w:rsidRPr="009A3944" w:rsidRDefault="00DC29D9" w:rsidP="00DC29D9">
      <w:r w:rsidRPr="009A3944">
        <w:tab/>
        <w:t>Le</w:t>
      </w:r>
      <w:r w:rsidR="00AE43D8" w:rsidRPr="009A3944">
        <w:t>sson 6</w:t>
      </w:r>
      <w:r w:rsidR="00AE43D8" w:rsidRPr="009A3944">
        <w:tab/>
      </w:r>
      <w:r w:rsidR="00AE43D8" w:rsidRPr="009A3944">
        <w:tab/>
        <w:t xml:space="preserve">1 Class </w:t>
      </w:r>
      <w:r w:rsidR="00AE43D8" w:rsidRPr="009A3944">
        <w:tab/>
      </w:r>
      <w:r w:rsidR="00AE43D8" w:rsidRPr="009A3944">
        <w:tab/>
      </w:r>
      <w:r w:rsidR="00AE43D8" w:rsidRPr="009A3944">
        <w:tab/>
      </w:r>
      <w:r w:rsidR="00AE43D8" w:rsidRPr="009A3944">
        <w:tab/>
        <w:t>Lesson 15</w:t>
      </w:r>
      <w:r w:rsidR="00347F59" w:rsidRPr="009A3944">
        <w:tab/>
      </w:r>
      <w:r w:rsidR="00347F59" w:rsidRPr="009A3944">
        <w:tab/>
      </w:r>
      <w:r w:rsidR="00AB498A" w:rsidRPr="009A3944">
        <w:t>3</w:t>
      </w:r>
      <w:r w:rsidR="00FA2F25" w:rsidRPr="009A3944">
        <w:t xml:space="preserve"> Classes</w:t>
      </w:r>
    </w:p>
    <w:p w:rsidR="00347F59" w:rsidRPr="009A3944" w:rsidRDefault="00DC29D9" w:rsidP="00DC29D9">
      <w:r w:rsidRPr="009A3944">
        <w:tab/>
        <w:t>Lesson 7</w:t>
      </w:r>
      <w:r w:rsidRPr="009A3944">
        <w:tab/>
      </w:r>
      <w:r w:rsidRPr="009A3944">
        <w:tab/>
        <w:t xml:space="preserve">1 Class </w:t>
      </w:r>
      <w:r w:rsidRPr="009A3944">
        <w:tab/>
      </w:r>
      <w:r w:rsidRPr="009A3944">
        <w:tab/>
      </w:r>
      <w:r w:rsidRPr="009A3944">
        <w:tab/>
      </w:r>
      <w:r w:rsidRPr="009A3944">
        <w:tab/>
      </w:r>
    </w:p>
    <w:p w:rsidR="00347F59" w:rsidRPr="009A3944" w:rsidRDefault="00FA2F25" w:rsidP="00347F59">
      <w:pPr>
        <w:ind w:firstLine="432"/>
      </w:pPr>
      <w:r w:rsidRPr="009A3944">
        <w:t>Lesson 8</w:t>
      </w:r>
      <w:r w:rsidRPr="009A3944">
        <w:tab/>
      </w:r>
      <w:r w:rsidRPr="009A3944">
        <w:tab/>
        <w:t>2</w:t>
      </w:r>
      <w:r w:rsidR="00AE43D8" w:rsidRPr="009A3944">
        <w:t xml:space="preserve"> Class</w:t>
      </w:r>
      <w:r w:rsidRPr="009A3944">
        <w:t>es</w:t>
      </w:r>
      <w:r w:rsidR="00AE43D8" w:rsidRPr="009A3944">
        <w:tab/>
      </w:r>
      <w:r w:rsidR="00AE43D8" w:rsidRPr="009A3944">
        <w:tab/>
      </w:r>
      <w:r w:rsidR="00AE43D8" w:rsidRPr="009A3944">
        <w:tab/>
        <w:t xml:space="preserve"> </w:t>
      </w:r>
    </w:p>
    <w:p w:rsidR="00AE43D8" w:rsidRPr="009A3944" w:rsidRDefault="00347F59" w:rsidP="00AE43D8">
      <w:pPr>
        <w:ind w:firstLine="432"/>
      </w:pPr>
      <w:r w:rsidRPr="009A3944">
        <w:t xml:space="preserve">Lesson </w:t>
      </w:r>
      <w:r w:rsidR="00AE43D8" w:rsidRPr="009A3944">
        <w:t>9</w:t>
      </w:r>
      <w:r w:rsidR="00AE43D8" w:rsidRPr="009A3944">
        <w:tab/>
      </w:r>
      <w:r w:rsidR="00DC29D9" w:rsidRPr="009A3944">
        <w:tab/>
        <w:t xml:space="preserve">1 Class </w:t>
      </w:r>
      <w:r w:rsidR="00DC29D9" w:rsidRPr="009A3944">
        <w:tab/>
      </w:r>
      <w:r w:rsidR="00DC29D9" w:rsidRPr="009A3944">
        <w:tab/>
      </w:r>
      <w:r w:rsidR="00DC29D9" w:rsidRPr="009A3944">
        <w:tab/>
      </w:r>
      <w:r w:rsidR="00DC29D9" w:rsidRPr="009A3944">
        <w:tab/>
      </w:r>
    </w:p>
    <w:p w:rsidR="00DC29D9" w:rsidRPr="009A3944" w:rsidRDefault="00DC29D9" w:rsidP="00DC29D9"/>
    <w:p w:rsidR="00924B21" w:rsidRPr="009A3944" w:rsidRDefault="00924B21" w:rsidP="00DC29D9"/>
    <w:p w:rsidR="00E77D8B" w:rsidRPr="009A3944" w:rsidRDefault="00E77D8B">
      <w:r w:rsidRPr="009A3944">
        <w:br w:type="page"/>
      </w:r>
    </w:p>
    <w:p w:rsidR="00924B21" w:rsidRPr="009A3944" w:rsidRDefault="00924B21">
      <w:pPr>
        <w:jc w:val="right"/>
      </w:pPr>
    </w:p>
    <w:p w:rsidR="00924B21" w:rsidRPr="009A3944" w:rsidRDefault="00924B21">
      <w:pPr>
        <w:jc w:val="right"/>
      </w:pPr>
    </w:p>
    <w:p w:rsidR="00924B21" w:rsidRPr="009A3944" w:rsidRDefault="00924B21">
      <w:pPr>
        <w:jc w:val="right"/>
      </w:pPr>
    </w:p>
    <w:p w:rsidR="00924B21" w:rsidRPr="009A3944" w:rsidRDefault="00924B21">
      <w:pPr>
        <w:jc w:val="right"/>
      </w:pPr>
    </w:p>
    <w:p w:rsidR="00924B21" w:rsidRPr="009A3944" w:rsidRDefault="00924B21">
      <w:pPr>
        <w:jc w:val="right"/>
      </w:pPr>
    </w:p>
    <w:p w:rsidR="00924B21" w:rsidRPr="009A3944" w:rsidRDefault="00924B21">
      <w:pPr>
        <w:pStyle w:val="Heading1"/>
        <w:rPr>
          <w:rFonts w:ascii="Arial" w:hAnsi="Arial"/>
        </w:rPr>
      </w:pPr>
      <w:r w:rsidRPr="009A3944">
        <w:rPr>
          <w:rFonts w:ascii="Arial" w:hAnsi="Arial"/>
        </w:rPr>
        <w:t>COURSE OUTLINE</w:t>
      </w:r>
      <w:bookmarkEnd w:id="5"/>
    </w:p>
    <w:p w:rsidR="00924B21" w:rsidRPr="009A3944" w:rsidRDefault="00924B21">
      <w:pPr>
        <w:jc w:val="center"/>
        <w:rPr>
          <w:b/>
          <w:bCs w:val="0"/>
          <w:sz w:val="24"/>
        </w:rPr>
      </w:pPr>
    </w:p>
    <w:p w:rsidR="00924B21" w:rsidRPr="009A3944" w:rsidRDefault="00924B21">
      <w:pPr>
        <w:pStyle w:val="Heading2"/>
        <w:rPr>
          <w:rFonts w:ascii="Arial" w:hAnsi="Arial"/>
        </w:rPr>
      </w:pPr>
      <w:bookmarkStart w:id="6" w:name="_Toc205943839"/>
      <w:bookmarkStart w:id="7" w:name="_Toc206816224"/>
      <w:r w:rsidRPr="009A3944">
        <w:rPr>
          <w:rFonts w:ascii="Arial" w:hAnsi="Arial"/>
        </w:rPr>
        <w:t>Description of the Course</w:t>
      </w:r>
      <w:bookmarkEnd w:id="6"/>
      <w:bookmarkEnd w:id="7"/>
    </w:p>
    <w:p w:rsidR="00924B21" w:rsidRPr="009A3944" w:rsidRDefault="00924B21" w:rsidP="00924B21">
      <w:pPr>
        <w:widowControl w:val="0"/>
        <w:autoSpaceDE w:val="0"/>
        <w:autoSpaceDN w:val="0"/>
        <w:adjustRightInd w:val="0"/>
        <w:rPr>
          <w:rFonts w:cs="ArialMT"/>
          <w:lang w:bidi="en-US"/>
        </w:rPr>
      </w:pPr>
    </w:p>
    <w:p w:rsidR="00924B21" w:rsidRPr="009A3944" w:rsidRDefault="00924B21">
      <w:r w:rsidRPr="009A3944">
        <w:rPr>
          <w:rFonts w:cs="ArialMT"/>
          <w:lang w:bidi="en-US"/>
        </w:rPr>
        <w:t xml:space="preserve">This course enables the student to write well structured C++ programs. The students are introduced to the Object Oriented Programming (OOP) concepts such as abstraction, inheritance, encapsulation and polymorphism along with basic C++ concepts. The students are also introduced to </w:t>
      </w:r>
      <w:r w:rsidR="001156A2" w:rsidRPr="009A3944">
        <w:rPr>
          <w:rFonts w:cs="ArialMT"/>
          <w:lang w:bidi="en-US"/>
        </w:rPr>
        <w:t>OGRE</w:t>
      </w:r>
      <w:r w:rsidRPr="009A3944">
        <w:rPr>
          <w:rFonts w:cs="ArialMT"/>
          <w:lang w:bidi="en-US"/>
        </w:rPr>
        <w:t xml:space="preserve"> library which will enable them to understand the basic concepts of graphics and game programming. </w:t>
      </w:r>
    </w:p>
    <w:p w:rsidR="00924B21" w:rsidRPr="009A3944" w:rsidRDefault="00924B21">
      <w:pPr>
        <w:rPr>
          <w:b/>
          <w:bCs w:val="0"/>
          <w:sz w:val="24"/>
        </w:rPr>
      </w:pPr>
    </w:p>
    <w:p w:rsidR="00924B21" w:rsidRPr="009A3944" w:rsidRDefault="00924B21">
      <w:pPr>
        <w:pStyle w:val="Heading2"/>
        <w:rPr>
          <w:rFonts w:ascii="Arial" w:hAnsi="Arial"/>
        </w:rPr>
      </w:pPr>
      <w:bookmarkStart w:id="8" w:name="_Toc205943840"/>
      <w:bookmarkStart w:id="9" w:name="_Toc206816225"/>
      <w:r w:rsidRPr="009A3944">
        <w:rPr>
          <w:rFonts w:ascii="Arial" w:hAnsi="Arial"/>
        </w:rPr>
        <w:t>Learning Outcomes</w:t>
      </w:r>
      <w:bookmarkEnd w:id="8"/>
      <w:bookmarkEnd w:id="9"/>
    </w:p>
    <w:p w:rsidR="00924B21" w:rsidRPr="009A3944" w:rsidRDefault="00924B21"/>
    <w:p w:rsidR="00924B21" w:rsidRPr="009A3944" w:rsidRDefault="003F4A7B">
      <w:r>
        <w:rPr>
          <w:noProof/>
        </w:rPr>
        <mc:AlternateContent>
          <mc:Choice Requires="wps">
            <w:drawing>
              <wp:anchor distT="0" distB="0" distL="114300" distR="114300" simplePos="0" relativeHeight="251655168" behindDoc="0" locked="0" layoutInCell="1" allowOverlap="1">
                <wp:simplePos x="0" y="0"/>
                <wp:positionH relativeFrom="column">
                  <wp:posOffset>246380</wp:posOffset>
                </wp:positionH>
                <wp:positionV relativeFrom="paragraph">
                  <wp:posOffset>13970</wp:posOffset>
                </wp:positionV>
                <wp:extent cx="5334635" cy="1969135"/>
                <wp:effectExtent l="36830" t="33020" r="29210" b="36195"/>
                <wp:wrapNone/>
                <wp:docPr id="5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635" cy="1969135"/>
                        </a:xfrm>
                        <a:prstGeom prst="rect">
                          <a:avLst/>
                        </a:prstGeom>
                        <a:solidFill>
                          <a:srgbClr val="FFFFFF"/>
                        </a:solidFill>
                        <a:ln w="57150" cmpd="thinThick">
                          <a:solidFill>
                            <a:srgbClr val="000000"/>
                          </a:solidFill>
                          <a:miter lim="800000"/>
                          <a:headEnd/>
                          <a:tailEnd/>
                        </a:ln>
                      </wps:spPr>
                      <wps:txbx>
                        <w:txbxContent>
                          <w:p w:rsidR="009A3944" w:rsidRDefault="009A3944">
                            <w:pPr>
                              <w:pStyle w:val="BodyText"/>
                            </w:pPr>
                          </w:p>
                          <w:p w:rsidR="009A3944" w:rsidRDefault="009A3944">
                            <w:pPr>
                              <w:pStyle w:val="BodyText"/>
                              <w:ind w:right="358"/>
                              <w:rPr>
                                <w:rFonts w:ascii="Candara" w:hAnsi="Candara"/>
                                <w:b/>
                                <w:bCs/>
                                <w:i/>
                                <w:iCs/>
                                <w:sz w:val="24"/>
                              </w:rPr>
                            </w:pPr>
                            <w:r>
                              <w:rPr>
                                <w:rFonts w:ascii="Candara" w:hAnsi="Candara"/>
                                <w:b/>
                                <w:bCs/>
                                <w:i/>
                                <w:iCs/>
                                <w:sz w:val="24"/>
                              </w:rPr>
                              <w:t>Upon successful completion of the course, students will be able to:</w:t>
                            </w:r>
                          </w:p>
                          <w:p w:rsidR="009A3944" w:rsidRPr="00FF7689" w:rsidRDefault="009A3944" w:rsidP="00924B21">
                            <w:pPr>
                              <w:pStyle w:val="BodyText"/>
                              <w:numPr>
                                <w:ilvl w:val="0"/>
                                <w:numId w:val="6"/>
                              </w:numPr>
                              <w:tabs>
                                <w:tab w:val="left" w:pos="561"/>
                              </w:tabs>
                              <w:spacing w:before="120"/>
                              <w:ind w:right="358"/>
                              <w:jc w:val="left"/>
                              <w:rPr>
                                <w:rFonts w:cs="Times-Roman"/>
                                <w:color w:val="000000"/>
                                <w:szCs w:val="19"/>
                                <w:lang w:bidi="en-US"/>
                              </w:rPr>
                            </w:pPr>
                            <w:r w:rsidRPr="00F476DD">
                              <w:rPr>
                                <w:rFonts w:cs="Helvetica"/>
                                <w:szCs w:val="19"/>
                                <w:lang w:bidi="en-US"/>
                              </w:rPr>
                              <w:t xml:space="preserve">Design and implement structured, modular object orientated programs in </w:t>
                            </w:r>
                            <w:r>
                              <w:rPr>
                                <w:rFonts w:cs="Helvetica"/>
                                <w:szCs w:val="19"/>
                                <w:lang w:bidi="en-US"/>
                              </w:rPr>
                              <w:t>C/</w:t>
                            </w:r>
                            <w:r w:rsidRPr="00F476DD">
                              <w:rPr>
                                <w:rFonts w:cs="Helvetica"/>
                                <w:szCs w:val="19"/>
                                <w:lang w:bidi="en-US"/>
                              </w:rPr>
                              <w:t>C++.</w:t>
                            </w:r>
                          </w:p>
                          <w:p w:rsidR="009A3944" w:rsidRPr="00FF7689" w:rsidRDefault="009A3944" w:rsidP="00924B21">
                            <w:pPr>
                              <w:pStyle w:val="BodyText"/>
                              <w:numPr>
                                <w:ilvl w:val="0"/>
                                <w:numId w:val="6"/>
                              </w:numPr>
                              <w:tabs>
                                <w:tab w:val="left" w:pos="561"/>
                              </w:tabs>
                              <w:spacing w:before="120"/>
                              <w:ind w:right="358"/>
                              <w:jc w:val="left"/>
                              <w:rPr>
                                <w:rStyle w:val="docemphstrong"/>
                                <w:rFonts w:cs="Helvetica"/>
                                <w:color w:val="000000"/>
                                <w:szCs w:val="19"/>
                                <w:lang w:bidi="en-US"/>
                              </w:rPr>
                            </w:pPr>
                            <w:r>
                              <w:rPr>
                                <w:rStyle w:val="docemphstrong"/>
                              </w:rPr>
                              <w:t>Understand Object Technology and the UML Concepts</w:t>
                            </w:r>
                          </w:p>
                          <w:p w:rsidR="009A3944" w:rsidRPr="00FF7689" w:rsidRDefault="009A3944" w:rsidP="00924B21">
                            <w:pPr>
                              <w:pStyle w:val="BodyText"/>
                              <w:numPr>
                                <w:ilvl w:val="0"/>
                                <w:numId w:val="6"/>
                              </w:numPr>
                              <w:tabs>
                                <w:tab w:val="left" w:pos="561"/>
                              </w:tabs>
                              <w:spacing w:before="120"/>
                              <w:ind w:right="358"/>
                              <w:jc w:val="left"/>
                              <w:rPr>
                                <w:rFonts w:cs="Helvetica"/>
                                <w:color w:val="000000"/>
                                <w:szCs w:val="19"/>
                                <w:lang w:bidi="en-US"/>
                              </w:rPr>
                            </w:pPr>
                            <w:r w:rsidRPr="00FF7689">
                              <w:rPr>
                                <w:rFonts w:cs="Helvetica"/>
                                <w:szCs w:val="19"/>
                                <w:lang w:bidi="en-US"/>
                              </w:rPr>
                              <w:t>Use existing C++ code and libraries in projects and produce libraries and share code for use in other projects.</w:t>
                            </w:r>
                          </w:p>
                          <w:p w:rsidR="009A3944" w:rsidRPr="00F476DD" w:rsidRDefault="009A3944" w:rsidP="00446716">
                            <w:pPr>
                              <w:pStyle w:val="BodyText"/>
                              <w:numPr>
                                <w:ilvl w:val="0"/>
                                <w:numId w:val="6"/>
                              </w:numPr>
                              <w:tabs>
                                <w:tab w:val="clear" w:pos="720"/>
                                <w:tab w:val="num" w:pos="540"/>
                              </w:tabs>
                              <w:spacing w:before="120"/>
                              <w:ind w:right="358"/>
                              <w:jc w:val="left"/>
                              <w:rPr>
                                <w:rFonts w:cs="Helvetica"/>
                                <w:color w:val="000000"/>
                                <w:szCs w:val="19"/>
                                <w:lang w:bidi="en-US"/>
                              </w:rPr>
                            </w:pPr>
                            <w:r>
                              <w:rPr>
                                <w:rFonts w:cs="Helvetica"/>
                                <w:color w:val="000000"/>
                                <w:szCs w:val="19"/>
                                <w:lang w:bidi="en-US"/>
                              </w:rPr>
                              <w:t xml:space="preserve"> </w:t>
                            </w:r>
                            <w:r w:rsidRPr="00F476DD">
                              <w:rPr>
                                <w:rFonts w:cs="Helvetica"/>
                                <w:color w:val="000000"/>
                                <w:szCs w:val="19"/>
                                <w:lang w:bidi="en-US"/>
                              </w:rPr>
                              <w:t>Design, implement and test computer pro</w:t>
                            </w:r>
                            <w:r>
                              <w:rPr>
                                <w:rFonts w:cs="Helvetica"/>
                                <w:color w:val="000000"/>
                                <w:szCs w:val="19"/>
                                <w:lang w:bidi="en-US"/>
                              </w:rPr>
                              <w:t>grams and games using Visual Studio and Ogre Engine</w:t>
                            </w:r>
                          </w:p>
                          <w:p w:rsidR="009A3944" w:rsidRDefault="009A3944" w:rsidP="00446716">
                            <w:pPr>
                              <w:pStyle w:val="BodyText"/>
                              <w:tabs>
                                <w:tab w:val="left" w:pos="561"/>
                              </w:tabs>
                              <w:spacing w:before="120"/>
                              <w:ind w:left="720" w:right="358"/>
                              <w:jc w:val="left"/>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9.4pt;margin-top:1.1pt;width:420.05pt;height:155.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" strokeweight="4.5pt">
                <v:stroke linestyle="thinThick"/>
                <v:textbox>
                  <w:txbxContent>
                    <w:p w:rsidR="009A3944" w:rsidRDefault="009A3944">
                      <w:pPr>
                        <w:pStyle w:val="BodyText"/>
                      </w:pPr>
                    </w:p>
                    <w:p w:rsidR="009A3944" w:rsidRDefault="009A3944">
                      <w:pPr>
                        <w:pStyle w:val="BodyText"/>
                        <w:ind w:right="358"/>
                        <w:rPr>
                          <w:rFonts w:ascii="Candara" w:hAnsi="Candara"/>
                          <w:b/>
                          <w:bCs/>
                          <w:i/>
                          <w:iCs/>
                          <w:sz w:val="24"/>
                        </w:rPr>
                      </w:pPr>
                      <w:r>
                        <w:rPr>
                          <w:rFonts w:ascii="Candara" w:hAnsi="Candara"/>
                          <w:b/>
                          <w:bCs/>
                          <w:i/>
                          <w:iCs/>
                          <w:sz w:val="24"/>
                        </w:rPr>
                        <w:t>Upon successful completion of the course, students will be able to:</w:t>
                      </w:r>
                    </w:p>
                    <w:p w:rsidR="009A3944" w:rsidRPr="00FF7689" w:rsidRDefault="009A3944" w:rsidP="00924B21">
                      <w:pPr>
                        <w:pStyle w:val="BodyText"/>
                        <w:numPr>
                          <w:ilvl w:val="0"/>
                          <w:numId w:val="6"/>
                        </w:numPr>
                        <w:tabs>
                          <w:tab w:val="left" w:pos="561"/>
                        </w:tabs>
                        <w:spacing w:before="120"/>
                        <w:ind w:right="358"/>
                        <w:jc w:val="left"/>
                        <w:rPr>
                          <w:rFonts w:cs="Times-Roman"/>
                          <w:color w:val="000000"/>
                          <w:szCs w:val="19"/>
                          <w:lang w:bidi="en-US"/>
                        </w:rPr>
                      </w:pPr>
                      <w:r w:rsidRPr="00F476DD">
                        <w:rPr>
                          <w:rFonts w:cs="Helvetica"/>
                          <w:szCs w:val="19"/>
                          <w:lang w:bidi="en-US"/>
                        </w:rPr>
                        <w:t xml:space="preserve">Design and implement structured, modular object orientated programs in </w:t>
                      </w:r>
                      <w:r>
                        <w:rPr>
                          <w:rFonts w:cs="Helvetica"/>
                          <w:szCs w:val="19"/>
                          <w:lang w:bidi="en-US"/>
                        </w:rPr>
                        <w:t>C/</w:t>
                      </w:r>
                      <w:r w:rsidRPr="00F476DD">
                        <w:rPr>
                          <w:rFonts w:cs="Helvetica"/>
                          <w:szCs w:val="19"/>
                          <w:lang w:bidi="en-US"/>
                        </w:rPr>
                        <w:t>C++.</w:t>
                      </w:r>
                    </w:p>
                    <w:p w:rsidR="009A3944" w:rsidRPr="00FF7689" w:rsidRDefault="009A3944" w:rsidP="00924B21">
                      <w:pPr>
                        <w:pStyle w:val="BodyText"/>
                        <w:numPr>
                          <w:ilvl w:val="0"/>
                          <w:numId w:val="6"/>
                        </w:numPr>
                        <w:tabs>
                          <w:tab w:val="left" w:pos="561"/>
                        </w:tabs>
                        <w:spacing w:before="120"/>
                        <w:ind w:right="358"/>
                        <w:jc w:val="left"/>
                        <w:rPr>
                          <w:rStyle w:val="docemphstrong"/>
                          <w:rFonts w:cs="Helvetica"/>
                          <w:color w:val="000000"/>
                          <w:szCs w:val="19"/>
                          <w:lang w:bidi="en-US"/>
                        </w:rPr>
                      </w:pPr>
                      <w:r>
                        <w:rPr>
                          <w:rStyle w:val="docemphstrong"/>
                        </w:rPr>
                        <w:t>Understand Object Technology and the UML Concepts</w:t>
                      </w:r>
                    </w:p>
                    <w:p w:rsidR="009A3944" w:rsidRPr="00FF7689" w:rsidRDefault="009A3944" w:rsidP="00924B21">
                      <w:pPr>
                        <w:pStyle w:val="BodyText"/>
                        <w:numPr>
                          <w:ilvl w:val="0"/>
                          <w:numId w:val="6"/>
                        </w:numPr>
                        <w:tabs>
                          <w:tab w:val="left" w:pos="561"/>
                        </w:tabs>
                        <w:spacing w:before="120"/>
                        <w:ind w:right="358"/>
                        <w:jc w:val="left"/>
                        <w:rPr>
                          <w:rFonts w:cs="Helvetica"/>
                          <w:color w:val="000000"/>
                          <w:szCs w:val="19"/>
                          <w:lang w:bidi="en-US"/>
                        </w:rPr>
                      </w:pPr>
                      <w:r w:rsidRPr="00FF7689">
                        <w:rPr>
                          <w:rFonts w:cs="Helvetica"/>
                          <w:szCs w:val="19"/>
                          <w:lang w:bidi="en-US"/>
                        </w:rPr>
                        <w:t>Use existing C++ code and libraries in projects and produce libraries and share code for use in other projects.</w:t>
                      </w:r>
                    </w:p>
                    <w:p w:rsidR="009A3944" w:rsidRPr="00F476DD" w:rsidRDefault="009A3944" w:rsidP="00446716">
                      <w:pPr>
                        <w:pStyle w:val="BodyText"/>
                        <w:numPr>
                          <w:ilvl w:val="0"/>
                          <w:numId w:val="6"/>
                        </w:numPr>
                        <w:tabs>
                          <w:tab w:val="clear" w:pos="720"/>
                          <w:tab w:val="num" w:pos="540"/>
                        </w:tabs>
                        <w:spacing w:before="120"/>
                        <w:ind w:right="358"/>
                        <w:jc w:val="left"/>
                        <w:rPr>
                          <w:rFonts w:cs="Helvetica"/>
                          <w:color w:val="000000"/>
                          <w:szCs w:val="19"/>
                          <w:lang w:bidi="en-US"/>
                        </w:rPr>
                      </w:pPr>
                      <w:r>
                        <w:rPr>
                          <w:rFonts w:cs="Helvetica"/>
                          <w:color w:val="000000"/>
                          <w:szCs w:val="19"/>
                          <w:lang w:bidi="en-US"/>
                        </w:rPr>
                        <w:t xml:space="preserve"> </w:t>
                      </w:r>
                      <w:r w:rsidRPr="00F476DD">
                        <w:rPr>
                          <w:rFonts w:cs="Helvetica"/>
                          <w:color w:val="000000"/>
                          <w:szCs w:val="19"/>
                          <w:lang w:bidi="en-US"/>
                        </w:rPr>
                        <w:t>Design, implement and test computer pro</w:t>
                      </w:r>
                      <w:r>
                        <w:rPr>
                          <w:rFonts w:cs="Helvetica"/>
                          <w:color w:val="000000"/>
                          <w:szCs w:val="19"/>
                          <w:lang w:bidi="en-US"/>
                        </w:rPr>
                        <w:t>grams and games using Visual Studio and Ogre Engine</w:t>
                      </w:r>
                    </w:p>
                    <w:p w:rsidR="009A3944" w:rsidRDefault="009A3944" w:rsidP="00446716">
                      <w:pPr>
                        <w:pStyle w:val="BodyText"/>
                        <w:tabs>
                          <w:tab w:val="left" w:pos="561"/>
                        </w:tabs>
                        <w:spacing w:before="120"/>
                        <w:ind w:left="720" w:right="358"/>
                        <w:jc w:val="left"/>
                        <w:rPr>
                          <w:sz w:val="24"/>
                        </w:rPr>
                      </w:pPr>
                    </w:p>
                  </w:txbxContent>
                </v:textbox>
              </v:shape>
            </w:pict>
          </mc:Fallback>
        </mc:AlternateContent>
      </w:r>
    </w:p>
    <w:p w:rsidR="00924B21" w:rsidRPr="009A3944" w:rsidRDefault="00924B21"/>
    <w:p w:rsidR="00924B21" w:rsidRPr="009A3944" w:rsidRDefault="00924B21"/>
    <w:p w:rsidR="00924B21" w:rsidRPr="009A3944" w:rsidRDefault="00924B21"/>
    <w:p w:rsidR="00924B21" w:rsidRPr="009A3944" w:rsidRDefault="00924B21"/>
    <w:p w:rsidR="00924B21" w:rsidRPr="009A3944" w:rsidRDefault="00924B21"/>
    <w:p w:rsidR="00924B21" w:rsidRPr="009A3944" w:rsidRDefault="00924B21"/>
    <w:p w:rsidR="00924B21" w:rsidRPr="009A3944" w:rsidRDefault="00924B21"/>
    <w:p w:rsidR="00924B21" w:rsidRPr="009A3944" w:rsidRDefault="00924B21"/>
    <w:p w:rsidR="00924B21" w:rsidRPr="009A3944" w:rsidRDefault="00924B21"/>
    <w:p w:rsidR="00924B21" w:rsidRPr="009A3944" w:rsidRDefault="00924B21"/>
    <w:p w:rsidR="00924B21" w:rsidRPr="009A3944" w:rsidRDefault="00924B21"/>
    <w:p w:rsidR="00924B21" w:rsidRPr="009A3944" w:rsidRDefault="00924B21"/>
    <w:p w:rsidR="00924B21" w:rsidRPr="009A3944" w:rsidRDefault="00924B21"/>
    <w:p w:rsidR="00924B21" w:rsidRPr="009A3944" w:rsidRDefault="00924B21">
      <w:pPr>
        <w:rPr>
          <w:b/>
          <w:bCs w:val="0"/>
          <w:sz w:val="24"/>
        </w:rPr>
      </w:pPr>
    </w:p>
    <w:p w:rsidR="00924B21" w:rsidRPr="009A3944" w:rsidRDefault="00924B21">
      <w:pPr>
        <w:pStyle w:val="Heading2"/>
        <w:rPr>
          <w:rFonts w:ascii="Arial" w:hAnsi="Arial"/>
        </w:rPr>
      </w:pPr>
      <w:bookmarkStart w:id="10" w:name="_Toc205943841"/>
      <w:bookmarkStart w:id="11" w:name="_Toc206816226"/>
      <w:r w:rsidRPr="009A3944">
        <w:rPr>
          <w:rFonts w:ascii="Arial" w:hAnsi="Arial"/>
        </w:rPr>
        <w:t>Learning Objectives</w:t>
      </w:r>
      <w:bookmarkEnd w:id="10"/>
      <w:bookmarkEnd w:id="11"/>
    </w:p>
    <w:p w:rsidR="00924B21" w:rsidRPr="009A3944" w:rsidRDefault="00924B21">
      <w:r w:rsidRPr="009A3944">
        <w:t>To achieve the learning outcomes specified for this course, students will upon successful completion of the course:</w:t>
      </w:r>
    </w:p>
    <w:p w:rsidR="00924B21" w:rsidRPr="009A3944" w:rsidRDefault="00924B21" w:rsidP="00924B21">
      <w:pPr>
        <w:numPr>
          <w:ilvl w:val="0"/>
          <w:numId w:val="1"/>
        </w:numPr>
      </w:pPr>
      <w:r w:rsidRPr="009A3944">
        <w:t>Create a program that uses pointers</w:t>
      </w:r>
      <w:r w:rsidR="00DF7576" w:rsidRPr="009A3944">
        <w:t>.</w:t>
      </w:r>
    </w:p>
    <w:p w:rsidR="00924B21" w:rsidRPr="009A3944" w:rsidRDefault="00924B21" w:rsidP="00924B21">
      <w:pPr>
        <w:numPr>
          <w:ilvl w:val="0"/>
          <w:numId w:val="1"/>
        </w:numPr>
      </w:pPr>
      <w:r w:rsidRPr="009A3944">
        <w:t xml:space="preserve">Create a program that </w:t>
      </w:r>
      <w:r w:rsidR="00DF7576" w:rsidRPr="009A3944">
        <w:t>uses</w:t>
      </w:r>
      <w:r w:rsidRPr="009A3944">
        <w:t xml:space="preserve"> file</w:t>
      </w:r>
      <w:r w:rsidR="00DF7576" w:rsidRPr="009A3944">
        <w:t>s.</w:t>
      </w:r>
    </w:p>
    <w:p w:rsidR="00924B21" w:rsidRPr="009A3944" w:rsidRDefault="00DF7576" w:rsidP="00924B21">
      <w:pPr>
        <w:numPr>
          <w:ilvl w:val="0"/>
          <w:numId w:val="1"/>
        </w:numPr>
      </w:pPr>
      <w:r w:rsidRPr="009A3944">
        <w:t>Create a program that uses the data structures.</w:t>
      </w:r>
    </w:p>
    <w:p w:rsidR="00924B21" w:rsidRPr="009A3944" w:rsidRDefault="00DF7576" w:rsidP="00924B21">
      <w:pPr>
        <w:numPr>
          <w:ilvl w:val="0"/>
          <w:numId w:val="1"/>
        </w:numPr>
      </w:pPr>
      <w:r w:rsidRPr="009A3944">
        <w:t>Create a program that uses operator overloading.</w:t>
      </w:r>
    </w:p>
    <w:p w:rsidR="00924B21" w:rsidRPr="009A3944" w:rsidRDefault="00DF7576" w:rsidP="00137A46">
      <w:pPr>
        <w:numPr>
          <w:ilvl w:val="0"/>
          <w:numId w:val="1"/>
        </w:numPr>
      </w:pPr>
      <w:r w:rsidRPr="009A3944">
        <w:t xml:space="preserve">Create a game program that uses </w:t>
      </w:r>
      <w:r w:rsidR="00FB5261" w:rsidRPr="009A3944">
        <w:t>OGRE Engine</w:t>
      </w:r>
      <w:r w:rsidRPr="009A3944">
        <w:t xml:space="preserve">. </w:t>
      </w:r>
    </w:p>
    <w:p w:rsidR="00137A46" w:rsidRPr="009A3944" w:rsidRDefault="00137A46" w:rsidP="00137A46">
      <w:pPr>
        <w:ind w:left="720"/>
      </w:pPr>
    </w:p>
    <w:p w:rsidR="00924B21" w:rsidRPr="009A3944" w:rsidRDefault="00924B21">
      <w:pPr>
        <w:pStyle w:val="Heading2"/>
        <w:rPr>
          <w:rFonts w:ascii="Arial" w:hAnsi="Arial"/>
        </w:rPr>
      </w:pPr>
      <w:bookmarkStart w:id="12" w:name="_Toc205943844"/>
      <w:r w:rsidRPr="009A3944">
        <w:rPr>
          <w:rFonts w:ascii="Arial" w:hAnsi="Arial"/>
        </w:rPr>
        <w:t>Information Resources for this Course</w:t>
      </w:r>
      <w:bookmarkEnd w:id="12"/>
    </w:p>
    <w:p w:rsidR="00924B21" w:rsidRPr="009A3944" w:rsidRDefault="00924B21">
      <w:pPr>
        <w:pStyle w:val="Heading3"/>
      </w:pPr>
      <w:bookmarkStart w:id="13" w:name="_Toc205943845"/>
      <w:r w:rsidRPr="009A3944">
        <w:rPr>
          <w:sz w:val="40"/>
        </w:rPr>
        <w:sym w:font="Wingdings" w:char="F026"/>
      </w:r>
      <w:r w:rsidRPr="009A3944">
        <w:rPr>
          <w:sz w:val="40"/>
        </w:rPr>
        <w:tab/>
      </w:r>
      <w:r w:rsidRPr="009A3944">
        <w:t>Textbook:</w:t>
      </w:r>
      <w:bookmarkEnd w:id="13"/>
      <w:r w:rsidRPr="009A3944">
        <w:t xml:space="preserve"> Deitel &amp; Deitel. </w:t>
      </w:r>
      <w:r w:rsidR="00811E06" w:rsidRPr="009A3944">
        <w:t>2009</w:t>
      </w:r>
      <w:r w:rsidRPr="009A3944">
        <w:t xml:space="preserve"> C</w:t>
      </w:r>
      <w:r w:rsidR="00811E06" w:rsidRPr="009A3944">
        <w:t>++</w:t>
      </w:r>
      <w:r w:rsidRPr="009A3944">
        <w:t xml:space="preserve"> How to Program – </w:t>
      </w:r>
      <w:r w:rsidR="00811E06" w:rsidRPr="009A3944">
        <w:t>Seventh</w:t>
      </w:r>
      <w:r w:rsidRPr="009A3944">
        <w:t xml:space="preserve"> Edition, Publisher: Prentice Hall. </w:t>
      </w:r>
      <w:r w:rsidRPr="009A3944">
        <w:rPr>
          <w:rFonts w:cs="Verdana"/>
          <w:bCs w:val="0"/>
          <w:lang w:bidi="en-US"/>
        </w:rPr>
        <w:t>ISBN-13:</w:t>
      </w:r>
      <w:r w:rsidRPr="009A3944">
        <w:rPr>
          <w:rFonts w:cs="Verdana"/>
          <w:lang w:bidi="en-US"/>
        </w:rPr>
        <w:t xml:space="preserve"> </w:t>
      </w:r>
      <w:r w:rsidR="00811E06" w:rsidRPr="009A3944">
        <w:rPr>
          <w:rStyle w:val="apple-style-span"/>
          <w:rFonts w:ascii="Verdana" w:hAnsi="Verdana"/>
        </w:rPr>
        <w:t>978-0136117261</w:t>
      </w:r>
    </w:p>
    <w:p w:rsidR="00924B21" w:rsidRPr="009A3944" w:rsidRDefault="00924B21">
      <w:pPr>
        <w:pStyle w:val="Heading3"/>
      </w:pPr>
    </w:p>
    <w:p w:rsidR="00924B21" w:rsidRPr="009A3944" w:rsidRDefault="00924B21">
      <w:pPr>
        <w:pStyle w:val="Heading2"/>
        <w:rPr>
          <w:rFonts w:ascii="Arial" w:hAnsi="Arial"/>
        </w:rPr>
      </w:pPr>
      <w:r w:rsidRPr="009A3944">
        <w:rPr>
          <w:rFonts w:ascii="Arial" w:hAnsi="Arial"/>
        </w:rPr>
        <w:br w:type="page"/>
      </w:r>
      <w:r w:rsidRPr="009A3944">
        <w:rPr>
          <w:rFonts w:ascii="Arial" w:hAnsi="Arial"/>
        </w:rPr>
        <w:lastRenderedPageBreak/>
        <w:t>Lesson Topics for this Course</w:t>
      </w:r>
    </w:p>
    <w:p w:rsidR="00924B21" w:rsidRPr="009A3944" w:rsidRDefault="00924B21">
      <w:r w:rsidRPr="009A3944">
        <w:t xml:space="preserve">COM </w:t>
      </w:r>
      <w:r w:rsidR="00FA07C5" w:rsidRPr="009A3944">
        <w:t>203</w:t>
      </w:r>
      <w:r w:rsidRPr="009A3944">
        <w:t xml:space="preserve"> has been organized into </w:t>
      </w:r>
      <w:r w:rsidR="00540C6A" w:rsidRPr="009A3944">
        <w:t>[</w:t>
      </w:r>
      <w:r w:rsidR="00F1026E" w:rsidRPr="009A3944">
        <w:t>15</w:t>
      </w:r>
      <w:r w:rsidRPr="009A3944">
        <w:t>] lessons or topical areas, as follows:</w:t>
      </w:r>
    </w:p>
    <w:p w:rsidR="00924B21" w:rsidRPr="009A3944" w:rsidRDefault="00924B21"/>
    <w:p w:rsidR="00FD1A3D" w:rsidRPr="009A3944" w:rsidRDefault="00FD1A3D" w:rsidP="00FD1A3D">
      <w:pPr>
        <w:numPr>
          <w:ilvl w:val="0"/>
          <w:numId w:val="2"/>
        </w:numPr>
      </w:pPr>
      <w:r w:rsidRPr="009A3944">
        <w:t xml:space="preserve">Lesson 1:  </w:t>
      </w:r>
      <w:r w:rsidRPr="009A3944">
        <w:rPr>
          <w:rFonts w:asciiTheme="minorHAnsi" w:eastAsiaTheme="minorHAnsi" w:hAnsiTheme="minorHAnsi" w:cstheme="minorBidi"/>
          <w:sz w:val="22"/>
          <w:szCs w:val="22"/>
        </w:rPr>
        <w:t>Introduction to C++ and OOAD</w:t>
      </w:r>
    </w:p>
    <w:p w:rsidR="00FD1A3D" w:rsidRPr="009A3944" w:rsidRDefault="00FD1A3D" w:rsidP="00FD1A3D">
      <w:pPr>
        <w:numPr>
          <w:ilvl w:val="0"/>
          <w:numId w:val="2"/>
        </w:numPr>
      </w:pPr>
      <w:r w:rsidRPr="009A3944">
        <w:t xml:space="preserve">Lesson 2:  </w:t>
      </w:r>
      <w:r w:rsidRPr="009A3944">
        <w:rPr>
          <w:rFonts w:asciiTheme="minorHAnsi" w:eastAsiaTheme="minorHAnsi" w:hAnsiTheme="minorHAnsi" w:cstheme="minorBidi"/>
          <w:sz w:val="22"/>
          <w:szCs w:val="22"/>
        </w:rPr>
        <w:t>Control Structures</w:t>
      </w:r>
    </w:p>
    <w:p w:rsidR="00FD1A3D" w:rsidRPr="009A3944" w:rsidRDefault="00FD1A3D" w:rsidP="00FD1A3D">
      <w:pPr>
        <w:numPr>
          <w:ilvl w:val="0"/>
          <w:numId w:val="2"/>
        </w:numPr>
      </w:pPr>
      <w:r w:rsidRPr="009A3944">
        <w:t xml:space="preserve">Lesson 3:  </w:t>
      </w:r>
      <w:r w:rsidRPr="009A3944">
        <w:rPr>
          <w:rFonts w:asciiTheme="minorHAnsi" w:eastAsiaTheme="minorHAnsi" w:hAnsiTheme="minorHAnsi" w:cstheme="minorBidi"/>
          <w:sz w:val="22"/>
          <w:szCs w:val="22"/>
        </w:rPr>
        <w:t>Control Structures Part 2</w:t>
      </w:r>
    </w:p>
    <w:p w:rsidR="00FD1A3D" w:rsidRPr="009A3944" w:rsidRDefault="00FD1A3D" w:rsidP="00FD1A3D">
      <w:pPr>
        <w:numPr>
          <w:ilvl w:val="0"/>
          <w:numId w:val="2"/>
        </w:numPr>
      </w:pPr>
      <w:r w:rsidRPr="009A3944">
        <w:t xml:space="preserve">Lesson 4:  </w:t>
      </w:r>
      <w:r w:rsidRPr="009A3944">
        <w:rPr>
          <w:rFonts w:asciiTheme="minorHAnsi" w:eastAsiaTheme="minorHAnsi" w:hAnsiTheme="minorHAnsi" w:cstheme="minorBidi"/>
          <w:sz w:val="22"/>
          <w:szCs w:val="22"/>
        </w:rPr>
        <w:t>Functions</w:t>
      </w:r>
    </w:p>
    <w:p w:rsidR="00FD1A3D" w:rsidRPr="009A3944" w:rsidRDefault="00FD1A3D" w:rsidP="00FD1A3D">
      <w:pPr>
        <w:numPr>
          <w:ilvl w:val="0"/>
          <w:numId w:val="2"/>
        </w:numPr>
      </w:pPr>
      <w:r w:rsidRPr="009A3944">
        <w:t xml:space="preserve">Lesson 5:  </w:t>
      </w:r>
      <w:r w:rsidRPr="009A3944">
        <w:rPr>
          <w:rFonts w:asciiTheme="minorHAnsi" w:eastAsiaTheme="minorHAnsi" w:hAnsiTheme="minorHAnsi" w:cstheme="minorBidi"/>
          <w:sz w:val="22"/>
          <w:szCs w:val="22"/>
        </w:rPr>
        <w:t>Arrays and Vectors</w:t>
      </w:r>
    </w:p>
    <w:p w:rsidR="00FD1A3D" w:rsidRPr="009A3944" w:rsidRDefault="00FD1A3D" w:rsidP="00FD1A3D">
      <w:pPr>
        <w:numPr>
          <w:ilvl w:val="0"/>
          <w:numId w:val="2"/>
        </w:numPr>
      </w:pPr>
      <w:r w:rsidRPr="009A3944">
        <w:t xml:space="preserve">Lesson 6:  </w:t>
      </w:r>
      <w:r w:rsidRPr="009A3944">
        <w:rPr>
          <w:rFonts w:asciiTheme="minorHAnsi" w:eastAsiaTheme="minorHAnsi" w:hAnsiTheme="minorHAnsi" w:cstheme="minorBidi"/>
          <w:sz w:val="22"/>
          <w:szCs w:val="22"/>
        </w:rPr>
        <w:t>Pointers</w:t>
      </w:r>
    </w:p>
    <w:p w:rsidR="00FD1A3D" w:rsidRPr="009A3944" w:rsidRDefault="00FD1A3D" w:rsidP="00FD1A3D">
      <w:pPr>
        <w:numPr>
          <w:ilvl w:val="0"/>
          <w:numId w:val="2"/>
        </w:numPr>
      </w:pPr>
      <w:r w:rsidRPr="009A3944">
        <w:t xml:space="preserve">Lesson 7:  </w:t>
      </w:r>
      <w:r w:rsidRPr="009A3944">
        <w:rPr>
          <w:rFonts w:asciiTheme="minorHAnsi" w:eastAsiaTheme="minorHAnsi" w:hAnsiTheme="minorHAnsi" w:cstheme="minorBidi"/>
          <w:sz w:val="22"/>
          <w:szCs w:val="22"/>
        </w:rPr>
        <w:t>Classes: A Deeper Look Part 1</w:t>
      </w:r>
    </w:p>
    <w:p w:rsidR="00FD1A3D" w:rsidRPr="009A3944" w:rsidRDefault="00FD1A3D" w:rsidP="00FD1A3D">
      <w:pPr>
        <w:numPr>
          <w:ilvl w:val="0"/>
          <w:numId w:val="2"/>
        </w:numPr>
      </w:pPr>
      <w:r w:rsidRPr="009A3944">
        <w:t xml:space="preserve">Lesson 8:  </w:t>
      </w:r>
      <w:r w:rsidRPr="009A3944">
        <w:rPr>
          <w:rFonts w:asciiTheme="minorHAnsi" w:eastAsiaTheme="minorHAnsi" w:hAnsiTheme="minorHAnsi" w:cstheme="minorBidi"/>
          <w:sz w:val="22"/>
          <w:szCs w:val="22"/>
        </w:rPr>
        <w:t>Classes: A Deeper Look Part 2</w:t>
      </w:r>
    </w:p>
    <w:p w:rsidR="00FD1A3D" w:rsidRPr="009A3944" w:rsidRDefault="00DD4CFC" w:rsidP="00FD1A3D">
      <w:pPr>
        <w:numPr>
          <w:ilvl w:val="0"/>
          <w:numId w:val="2"/>
        </w:numPr>
      </w:pPr>
      <w:r w:rsidRPr="009A3944">
        <w:t>Lesson 9</w:t>
      </w:r>
      <w:r w:rsidR="00FD1A3D" w:rsidRPr="009A3944">
        <w:t xml:space="preserve">: </w:t>
      </w:r>
      <w:r w:rsidR="00FD1A3D" w:rsidRPr="009A3944">
        <w:rPr>
          <w:rFonts w:asciiTheme="minorHAnsi" w:eastAsiaTheme="minorHAnsi" w:hAnsiTheme="minorHAnsi" w:cstheme="minorBidi"/>
          <w:sz w:val="22"/>
          <w:szCs w:val="22"/>
        </w:rPr>
        <w:t>Operator Overloading</w:t>
      </w:r>
    </w:p>
    <w:p w:rsidR="00FD1A3D" w:rsidRPr="009A3944" w:rsidRDefault="00FD1A3D" w:rsidP="00FD1A3D">
      <w:pPr>
        <w:numPr>
          <w:ilvl w:val="0"/>
          <w:numId w:val="2"/>
        </w:numPr>
      </w:pPr>
      <w:r w:rsidRPr="009A3944">
        <w:t>Lesson 1</w:t>
      </w:r>
      <w:r w:rsidR="00DD4CFC" w:rsidRPr="009A3944">
        <w:t>0</w:t>
      </w:r>
      <w:r w:rsidRPr="009A3944">
        <w:t xml:space="preserve">: </w:t>
      </w:r>
      <w:r w:rsidRPr="009A3944">
        <w:rPr>
          <w:rFonts w:asciiTheme="minorHAnsi" w:eastAsiaTheme="minorHAnsi" w:hAnsiTheme="minorHAnsi" w:cstheme="minorBidi"/>
          <w:sz w:val="22"/>
          <w:szCs w:val="22"/>
        </w:rPr>
        <w:t>Object-Oriented Programming: Inheritance</w:t>
      </w:r>
    </w:p>
    <w:p w:rsidR="00FD1A3D" w:rsidRPr="009A3944" w:rsidRDefault="00DD4CFC" w:rsidP="00FD1A3D">
      <w:pPr>
        <w:numPr>
          <w:ilvl w:val="0"/>
          <w:numId w:val="2"/>
        </w:numPr>
      </w:pPr>
      <w:r w:rsidRPr="009A3944">
        <w:t>Lesson 11</w:t>
      </w:r>
      <w:r w:rsidR="00FD1A3D" w:rsidRPr="009A3944">
        <w:t xml:space="preserve">: </w:t>
      </w:r>
      <w:r w:rsidR="00FD1A3D" w:rsidRPr="009A3944">
        <w:rPr>
          <w:rFonts w:asciiTheme="minorHAnsi" w:eastAsiaTheme="minorHAnsi" w:hAnsiTheme="minorHAnsi" w:cstheme="minorBidi"/>
          <w:sz w:val="22"/>
          <w:szCs w:val="22"/>
        </w:rPr>
        <w:t>Object-Oriented Programming: Polymorphism</w:t>
      </w:r>
    </w:p>
    <w:p w:rsidR="00FD1A3D" w:rsidRPr="009A3944" w:rsidRDefault="00DD4CFC" w:rsidP="00FD1A3D">
      <w:pPr>
        <w:numPr>
          <w:ilvl w:val="0"/>
          <w:numId w:val="2"/>
        </w:numPr>
      </w:pPr>
      <w:r w:rsidRPr="009A3944">
        <w:t>Lesson 12</w:t>
      </w:r>
      <w:r w:rsidR="00FD1A3D" w:rsidRPr="009A3944">
        <w:t xml:space="preserve">: </w:t>
      </w:r>
      <w:r w:rsidR="00FD1A3D" w:rsidRPr="009A3944">
        <w:rPr>
          <w:rFonts w:asciiTheme="minorHAnsi" w:eastAsiaTheme="minorHAnsi" w:hAnsiTheme="minorHAnsi" w:cstheme="minorBidi"/>
          <w:sz w:val="22"/>
          <w:szCs w:val="22"/>
        </w:rPr>
        <w:t>Exception Handling</w:t>
      </w:r>
    </w:p>
    <w:p w:rsidR="00FD1A3D" w:rsidRPr="009A3944" w:rsidRDefault="00DD4CFC" w:rsidP="00FD1A3D">
      <w:pPr>
        <w:numPr>
          <w:ilvl w:val="0"/>
          <w:numId w:val="2"/>
        </w:numPr>
      </w:pPr>
      <w:r w:rsidRPr="009A3944">
        <w:t>Lesson 13</w:t>
      </w:r>
      <w:r w:rsidR="00FD1A3D" w:rsidRPr="009A3944">
        <w:t xml:space="preserve">: </w:t>
      </w:r>
      <w:r w:rsidR="00FD1A3D" w:rsidRPr="009A3944">
        <w:rPr>
          <w:rFonts w:asciiTheme="minorHAnsi" w:eastAsiaTheme="minorHAnsi" w:hAnsiTheme="minorHAnsi" w:cstheme="minorBidi"/>
          <w:sz w:val="22"/>
          <w:szCs w:val="22"/>
        </w:rPr>
        <w:t>File Processing</w:t>
      </w:r>
    </w:p>
    <w:p w:rsidR="00FD1A3D" w:rsidRPr="009A3944" w:rsidRDefault="00DD4CFC" w:rsidP="00FD1A3D">
      <w:pPr>
        <w:numPr>
          <w:ilvl w:val="0"/>
          <w:numId w:val="2"/>
        </w:numPr>
      </w:pPr>
      <w:r w:rsidRPr="009A3944">
        <w:t>Lesson 14</w:t>
      </w:r>
      <w:r w:rsidR="00FD1A3D" w:rsidRPr="009A3944">
        <w:t xml:space="preserve">: </w:t>
      </w:r>
      <w:r w:rsidR="00FD1A3D" w:rsidRPr="009A3944">
        <w:rPr>
          <w:rFonts w:asciiTheme="minorHAnsi" w:eastAsiaTheme="minorHAnsi" w:hAnsiTheme="minorHAnsi" w:cstheme="minorBidi"/>
          <w:sz w:val="22"/>
          <w:szCs w:val="22"/>
        </w:rPr>
        <w:t>Data Structures</w:t>
      </w:r>
    </w:p>
    <w:p w:rsidR="00FD1A3D" w:rsidRPr="009A3944" w:rsidRDefault="00DD4CFC" w:rsidP="00FD1A3D">
      <w:pPr>
        <w:numPr>
          <w:ilvl w:val="0"/>
          <w:numId w:val="2"/>
        </w:numPr>
      </w:pPr>
      <w:r w:rsidRPr="009A3944">
        <w:t>Lesson 15</w:t>
      </w:r>
      <w:r w:rsidR="00FD1A3D" w:rsidRPr="009A3944">
        <w:t xml:space="preserve">: </w:t>
      </w:r>
      <w:r w:rsidR="00FD1A3D" w:rsidRPr="009A3944">
        <w:rPr>
          <w:rFonts w:asciiTheme="minorHAnsi" w:eastAsiaTheme="minorHAnsi" w:hAnsiTheme="minorHAnsi" w:cstheme="minorBidi"/>
          <w:sz w:val="22"/>
          <w:szCs w:val="22"/>
        </w:rPr>
        <w:t>Ogre Library</w:t>
      </w:r>
      <w:r w:rsidR="00FD1A3D" w:rsidRPr="009A3944">
        <w:rPr>
          <w:rFonts w:asciiTheme="minorHAnsi" w:eastAsiaTheme="minorHAnsi" w:hAnsiTheme="minorHAnsi" w:cstheme="minorBidi"/>
          <w:sz w:val="22"/>
          <w:szCs w:val="22"/>
        </w:rPr>
        <w:tab/>
      </w:r>
    </w:p>
    <w:p w:rsidR="00924B21" w:rsidRPr="009A3944" w:rsidRDefault="00924B21" w:rsidP="00137A46">
      <w:pPr>
        <w:numPr>
          <w:ilvl w:val="0"/>
          <w:numId w:val="2"/>
        </w:numPr>
        <w:sectPr w:rsidR="00924B21" w:rsidRPr="009A3944">
          <w:headerReference w:type="even" r:id="rId11"/>
          <w:headerReference w:type="default" r:id="rId12"/>
          <w:footerReference w:type="default" r:id="rId13"/>
          <w:pgSz w:w="12240" w:h="15840" w:code="1"/>
          <w:pgMar w:top="1440" w:right="1800" w:bottom="1440" w:left="1800" w:header="720" w:footer="720" w:gutter="0"/>
          <w:cols w:space="720"/>
          <w:titlePg/>
          <w:docGrid w:linePitch="360"/>
        </w:sectPr>
      </w:pPr>
    </w:p>
    <w:p w:rsidR="00924B21" w:rsidRPr="009A3944" w:rsidRDefault="00924B21"/>
    <w:p w:rsidR="007C5007" w:rsidRPr="009A3944" w:rsidRDefault="007C5007"/>
    <w:p w:rsidR="007C5007" w:rsidRPr="009A3944" w:rsidRDefault="007C5007"/>
    <w:p w:rsidR="00924B21" w:rsidRPr="009A3944" w:rsidRDefault="00924B21">
      <w:pPr>
        <w:pStyle w:val="Heading2"/>
        <w:rPr>
          <w:rFonts w:ascii="Arial" w:hAnsi="Arial"/>
        </w:rPr>
      </w:pPr>
      <w:r w:rsidRPr="009A3944">
        <w:rPr>
          <w:rFonts w:ascii="Arial" w:hAnsi="Arial"/>
          <w:bCs/>
        </w:rPr>
        <w:t>Topics To Be Addressed In This Course</w:t>
      </w:r>
    </w:p>
    <w:p w:rsidR="00924B21" w:rsidRPr="009A3944" w:rsidRDefault="00924B21">
      <w:r w:rsidRPr="009A3944">
        <w:t>Chart 1 contains a list of the lessons and topics to be addressed in the course, the readings you are expected to complete for each topic, and the assignments associated with each lesson or topic.</w:t>
      </w:r>
    </w:p>
    <w:p w:rsidR="00924B21" w:rsidRPr="009A3944" w:rsidRDefault="00924B21">
      <w:pPr>
        <w:pStyle w:val="Heading9"/>
        <w:rPr>
          <w:bdr w:val="thinThickSmallGap" w:sz="24" w:space="0" w:color="3366CC" w:shadow="1"/>
        </w:rPr>
      </w:pPr>
    </w:p>
    <w:p w:rsidR="00924B21" w:rsidRPr="009A3944" w:rsidRDefault="00924B21">
      <w:pPr>
        <w:pStyle w:val="BodyText"/>
      </w:pPr>
    </w:p>
    <w:p w:rsidR="00924B21" w:rsidRPr="009A3944" w:rsidRDefault="00924B21">
      <w:pPr>
        <w:pStyle w:val="Caption"/>
        <w:rPr>
          <w:rFonts w:ascii="Arial" w:hAnsi="Arial"/>
        </w:rPr>
      </w:pPr>
      <w:r w:rsidRPr="009A3944">
        <w:rPr>
          <w:rFonts w:ascii="Arial" w:hAnsi="Arial"/>
          <w:smallCaps w:val="0"/>
        </w:rPr>
        <w:t xml:space="preserve">Chart 1. </w:t>
      </w:r>
      <w:r w:rsidRPr="009A3944">
        <w:rPr>
          <w:rFonts w:ascii="Arial" w:hAnsi="Arial"/>
        </w:rPr>
        <w:t xml:space="preserve">Summary of Lessons/Topics, Reading Assignments, and Class Projects/Assignments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4"/>
        <w:gridCol w:w="5514"/>
        <w:gridCol w:w="2859"/>
        <w:gridCol w:w="2323"/>
        <w:gridCol w:w="1448"/>
      </w:tblGrid>
      <w:tr w:rsidR="00924B21" w:rsidRPr="009A3944" w:rsidTr="00A12A80">
        <w:trPr>
          <w:tblHeader/>
          <w:jc w:val="center"/>
        </w:trPr>
        <w:tc>
          <w:tcPr>
            <w:tcW w:w="1054" w:type="dxa"/>
            <w:shd w:val="clear" w:color="auto" w:fill="CCCCCC"/>
            <w:vAlign w:val="center"/>
          </w:tcPr>
          <w:p w:rsidR="00924B21" w:rsidRPr="009A3944" w:rsidRDefault="00924B21">
            <w:pPr>
              <w:jc w:val="center"/>
              <w:rPr>
                <w:rFonts w:ascii="Arial Narrow" w:hAnsi="Arial Narrow"/>
                <w:b/>
                <w:i/>
                <w:iCs/>
                <w:caps/>
              </w:rPr>
            </w:pPr>
            <w:r w:rsidRPr="009A3944">
              <w:rPr>
                <w:b/>
                <w:i/>
                <w:iCs/>
                <w:caps/>
              </w:rPr>
              <w:t>CLASS</w:t>
            </w:r>
          </w:p>
        </w:tc>
        <w:tc>
          <w:tcPr>
            <w:tcW w:w="5514" w:type="dxa"/>
            <w:shd w:val="clear" w:color="auto" w:fill="CCCCCC"/>
            <w:vAlign w:val="center"/>
          </w:tcPr>
          <w:p w:rsidR="00924B21" w:rsidRPr="009A3944" w:rsidRDefault="00924B21">
            <w:pPr>
              <w:jc w:val="center"/>
              <w:rPr>
                <w:rFonts w:ascii="Arial Narrow" w:hAnsi="Arial Narrow"/>
                <w:b/>
                <w:i/>
                <w:iCs/>
                <w:caps/>
              </w:rPr>
            </w:pPr>
            <w:r w:rsidRPr="009A3944">
              <w:rPr>
                <w:b/>
                <w:i/>
                <w:iCs/>
                <w:caps/>
              </w:rPr>
              <w:t>Topic</w:t>
            </w:r>
          </w:p>
        </w:tc>
        <w:tc>
          <w:tcPr>
            <w:tcW w:w="2859" w:type="dxa"/>
            <w:shd w:val="clear" w:color="auto" w:fill="CCCCCC"/>
            <w:vAlign w:val="center"/>
          </w:tcPr>
          <w:p w:rsidR="00924B21" w:rsidRPr="009A3944" w:rsidRDefault="00924B21">
            <w:pPr>
              <w:jc w:val="center"/>
              <w:rPr>
                <w:rFonts w:ascii="Arial Narrow" w:hAnsi="Arial Narrow"/>
                <w:b/>
                <w:i/>
                <w:iCs/>
                <w:caps/>
              </w:rPr>
            </w:pPr>
            <w:r w:rsidRPr="009A3944">
              <w:rPr>
                <w:b/>
                <w:i/>
                <w:iCs/>
                <w:caps/>
              </w:rPr>
              <w:t>Reading</w:t>
            </w:r>
          </w:p>
        </w:tc>
        <w:tc>
          <w:tcPr>
            <w:tcW w:w="2323" w:type="dxa"/>
            <w:shd w:val="clear" w:color="auto" w:fill="CCCCCC"/>
            <w:vAlign w:val="center"/>
          </w:tcPr>
          <w:p w:rsidR="00924B21" w:rsidRPr="009A3944" w:rsidRDefault="00924B21">
            <w:pPr>
              <w:jc w:val="center"/>
              <w:rPr>
                <w:b/>
                <w:i/>
                <w:iCs/>
                <w:caps/>
              </w:rPr>
            </w:pPr>
            <w:r w:rsidRPr="009A3944">
              <w:rPr>
                <w:b/>
                <w:i/>
                <w:iCs/>
                <w:caps/>
              </w:rPr>
              <w:t>Project</w:t>
            </w:r>
          </w:p>
          <w:p w:rsidR="00924B21" w:rsidRPr="009A3944" w:rsidRDefault="00924B21">
            <w:pPr>
              <w:jc w:val="center"/>
              <w:rPr>
                <w:rFonts w:ascii="Arial Narrow" w:hAnsi="Arial Narrow"/>
                <w:b/>
                <w:i/>
                <w:iCs/>
                <w:caps/>
              </w:rPr>
            </w:pPr>
            <w:r w:rsidRPr="009A3944">
              <w:rPr>
                <w:b/>
                <w:i/>
                <w:iCs/>
                <w:caps/>
              </w:rPr>
              <w:t>Assigned</w:t>
            </w:r>
          </w:p>
        </w:tc>
        <w:tc>
          <w:tcPr>
            <w:tcW w:w="1448" w:type="dxa"/>
            <w:shd w:val="clear" w:color="auto" w:fill="CCCCCC"/>
            <w:vAlign w:val="center"/>
          </w:tcPr>
          <w:p w:rsidR="00924B21" w:rsidRPr="009A3944" w:rsidRDefault="00924B21">
            <w:pPr>
              <w:jc w:val="center"/>
              <w:rPr>
                <w:b/>
                <w:i/>
                <w:iCs/>
                <w:caps/>
              </w:rPr>
            </w:pPr>
            <w:r w:rsidRPr="009A3944">
              <w:rPr>
                <w:b/>
                <w:i/>
                <w:iCs/>
                <w:caps/>
              </w:rPr>
              <w:t>Project</w:t>
            </w:r>
          </w:p>
          <w:p w:rsidR="00924B21" w:rsidRPr="009A3944" w:rsidRDefault="00924B21">
            <w:pPr>
              <w:jc w:val="center"/>
              <w:rPr>
                <w:rFonts w:ascii="Arial Narrow" w:hAnsi="Arial Narrow"/>
                <w:b/>
                <w:i/>
                <w:iCs/>
                <w:caps/>
              </w:rPr>
            </w:pPr>
            <w:r w:rsidRPr="009A3944">
              <w:rPr>
                <w:b/>
                <w:i/>
                <w:iCs/>
                <w:caps/>
              </w:rPr>
              <w:t>Due</w:t>
            </w:r>
          </w:p>
        </w:tc>
      </w:tr>
      <w:tr w:rsidR="00924B21" w:rsidRPr="009A3944" w:rsidTr="00A12A80">
        <w:trPr>
          <w:trHeight w:val="288"/>
          <w:jc w:val="center"/>
        </w:trPr>
        <w:tc>
          <w:tcPr>
            <w:tcW w:w="1054" w:type="dxa"/>
            <w:vAlign w:val="center"/>
          </w:tcPr>
          <w:p w:rsidR="00924B21" w:rsidRPr="009A3944" w:rsidRDefault="00924B21" w:rsidP="00A12A80">
            <w:pPr>
              <w:rPr>
                <w:sz w:val="16"/>
              </w:rPr>
            </w:pPr>
            <w:r w:rsidRPr="009A3944">
              <w:rPr>
                <w:sz w:val="16"/>
              </w:rPr>
              <w:t>1</w:t>
            </w:r>
          </w:p>
        </w:tc>
        <w:tc>
          <w:tcPr>
            <w:tcW w:w="5514" w:type="dxa"/>
            <w:vAlign w:val="center"/>
          </w:tcPr>
          <w:p w:rsidR="00924B21" w:rsidRPr="009A3944" w:rsidRDefault="00924B21" w:rsidP="00A12A80">
            <w:pPr>
              <w:pStyle w:val="BodyText2"/>
              <w:rPr>
                <w:bCs w:val="0"/>
                <w:iCs/>
              </w:rPr>
            </w:pPr>
            <w:r w:rsidRPr="009A3944">
              <w:rPr>
                <w:bCs w:val="0"/>
                <w:iCs/>
              </w:rPr>
              <w:t xml:space="preserve">Lesson 1: </w:t>
            </w:r>
            <w:r w:rsidR="00A739DB" w:rsidRPr="009A3944">
              <w:rPr>
                <w:bCs w:val="0"/>
                <w:iCs/>
              </w:rPr>
              <w:t>Introduction to C++ and OOAD</w:t>
            </w:r>
          </w:p>
        </w:tc>
        <w:tc>
          <w:tcPr>
            <w:tcW w:w="2859" w:type="dxa"/>
            <w:vAlign w:val="center"/>
          </w:tcPr>
          <w:p w:rsidR="00924B21" w:rsidRPr="009A3944" w:rsidRDefault="00540C6A" w:rsidP="00A12A80">
            <w:pPr>
              <w:pStyle w:val="BodyText2"/>
            </w:pPr>
            <w:r w:rsidRPr="009A3944">
              <w:t xml:space="preserve">Chapter </w:t>
            </w:r>
            <w:r w:rsidR="00276C6E" w:rsidRPr="009A3944">
              <w:t>2 and Chapter 3</w:t>
            </w:r>
          </w:p>
        </w:tc>
        <w:tc>
          <w:tcPr>
            <w:tcW w:w="2323" w:type="dxa"/>
            <w:vAlign w:val="center"/>
          </w:tcPr>
          <w:p w:rsidR="00924B21" w:rsidRPr="009A3944" w:rsidRDefault="00924B21" w:rsidP="00A12A80">
            <w:pPr>
              <w:pStyle w:val="BodyText2"/>
            </w:pPr>
          </w:p>
        </w:tc>
        <w:tc>
          <w:tcPr>
            <w:tcW w:w="1448" w:type="dxa"/>
            <w:vAlign w:val="center"/>
          </w:tcPr>
          <w:p w:rsidR="00924B21" w:rsidRPr="009A3944" w:rsidRDefault="00924B21" w:rsidP="00A12A80">
            <w:pPr>
              <w:rPr>
                <w:sz w:val="16"/>
              </w:rPr>
            </w:pPr>
          </w:p>
        </w:tc>
      </w:tr>
      <w:tr w:rsidR="00924B21" w:rsidRPr="009A3944" w:rsidTr="00A12A80">
        <w:trPr>
          <w:trHeight w:val="288"/>
          <w:jc w:val="center"/>
        </w:trPr>
        <w:tc>
          <w:tcPr>
            <w:tcW w:w="1054" w:type="dxa"/>
            <w:vAlign w:val="center"/>
          </w:tcPr>
          <w:p w:rsidR="00924B21" w:rsidRPr="009A3944" w:rsidRDefault="00924B21" w:rsidP="00A12A80">
            <w:pPr>
              <w:rPr>
                <w:sz w:val="16"/>
              </w:rPr>
            </w:pPr>
            <w:r w:rsidRPr="009A3944">
              <w:rPr>
                <w:sz w:val="16"/>
              </w:rPr>
              <w:t>2</w:t>
            </w:r>
          </w:p>
        </w:tc>
        <w:tc>
          <w:tcPr>
            <w:tcW w:w="5514" w:type="dxa"/>
            <w:vAlign w:val="center"/>
          </w:tcPr>
          <w:p w:rsidR="00924B21" w:rsidRPr="009A3944" w:rsidRDefault="00540C6A" w:rsidP="00A12A80">
            <w:pPr>
              <w:pStyle w:val="BodyText2"/>
              <w:rPr>
                <w:bCs w:val="0"/>
                <w:iCs/>
              </w:rPr>
            </w:pPr>
            <w:r w:rsidRPr="009A3944">
              <w:rPr>
                <w:bCs w:val="0"/>
                <w:iCs/>
              </w:rPr>
              <w:t xml:space="preserve">Lesson 2: </w:t>
            </w:r>
            <w:r w:rsidR="00A739DB" w:rsidRPr="009A3944">
              <w:rPr>
                <w:bCs w:val="0"/>
                <w:iCs/>
              </w:rPr>
              <w:t>Control Structures</w:t>
            </w:r>
          </w:p>
        </w:tc>
        <w:tc>
          <w:tcPr>
            <w:tcW w:w="2859" w:type="dxa"/>
            <w:vAlign w:val="center"/>
          </w:tcPr>
          <w:p w:rsidR="00924B21" w:rsidRPr="009A3944" w:rsidRDefault="00924B21" w:rsidP="00A12A80">
            <w:pPr>
              <w:pStyle w:val="BodyText2"/>
            </w:pPr>
            <w:r w:rsidRPr="009A3944">
              <w:t xml:space="preserve">Chapter </w:t>
            </w:r>
            <w:r w:rsidR="00851714" w:rsidRPr="009A3944">
              <w:t>4</w:t>
            </w:r>
          </w:p>
        </w:tc>
        <w:tc>
          <w:tcPr>
            <w:tcW w:w="2323" w:type="dxa"/>
            <w:vAlign w:val="center"/>
          </w:tcPr>
          <w:p w:rsidR="00924B21" w:rsidRPr="009A3944" w:rsidRDefault="00924B21" w:rsidP="00A12A80">
            <w:pPr>
              <w:pStyle w:val="BodyText2"/>
            </w:pPr>
          </w:p>
        </w:tc>
        <w:tc>
          <w:tcPr>
            <w:tcW w:w="1448" w:type="dxa"/>
            <w:vAlign w:val="center"/>
          </w:tcPr>
          <w:p w:rsidR="00924B21" w:rsidRPr="009A3944" w:rsidRDefault="00924B21" w:rsidP="00A12A80">
            <w:pPr>
              <w:rPr>
                <w:sz w:val="16"/>
              </w:rPr>
            </w:pPr>
          </w:p>
        </w:tc>
      </w:tr>
      <w:tr w:rsidR="00924B21" w:rsidRPr="009A3944" w:rsidTr="00A12A80">
        <w:trPr>
          <w:trHeight w:val="288"/>
          <w:jc w:val="center"/>
        </w:trPr>
        <w:tc>
          <w:tcPr>
            <w:tcW w:w="1054" w:type="dxa"/>
            <w:vAlign w:val="center"/>
          </w:tcPr>
          <w:p w:rsidR="00924B21" w:rsidRPr="009A3944" w:rsidRDefault="00924B21" w:rsidP="00A12A80">
            <w:pPr>
              <w:rPr>
                <w:sz w:val="16"/>
              </w:rPr>
            </w:pPr>
            <w:r w:rsidRPr="009A3944">
              <w:rPr>
                <w:sz w:val="16"/>
              </w:rPr>
              <w:t>3</w:t>
            </w:r>
          </w:p>
        </w:tc>
        <w:tc>
          <w:tcPr>
            <w:tcW w:w="5514" w:type="dxa"/>
            <w:vAlign w:val="center"/>
          </w:tcPr>
          <w:p w:rsidR="00924B21" w:rsidRPr="009A3944" w:rsidRDefault="00924B21" w:rsidP="00A12A80">
            <w:pPr>
              <w:pStyle w:val="BodyText2"/>
              <w:rPr>
                <w:bCs w:val="0"/>
                <w:iCs/>
              </w:rPr>
            </w:pPr>
            <w:r w:rsidRPr="009A3944">
              <w:rPr>
                <w:bCs w:val="0"/>
                <w:iCs/>
              </w:rPr>
              <w:t xml:space="preserve">Lesson 3: </w:t>
            </w:r>
            <w:r w:rsidR="00A739DB" w:rsidRPr="009A3944">
              <w:rPr>
                <w:bCs w:val="0"/>
                <w:iCs/>
              </w:rPr>
              <w:t>Control Structures Part 2</w:t>
            </w:r>
          </w:p>
        </w:tc>
        <w:tc>
          <w:tcPr>
            <w:tcW w:w="2859" w:type="dxa"/>
            <w:vAlign w:val="center"/>
          </w:tcPr>
          <w:p w:rsidR="00924B21" w:rsidRPr="009A3944" w:rsidRDefault="008B7DA3" w:rsidP="00A12A80">
            <w:pPr>
              <w:pStyle w:val="BodyText2"/>
            </w:pPr>
            <w:r w:rsidRPr="009A3944">
              <w:t xml:space="preserve">Chapter </w:t>
            </w:r>
            <w:r w:rsidR="00851714" w:rsidRPr="009A3944">
              <w:t>5</w:t>
            </w:r>
          </w:p>
        </w:tc>
        <w:tc>
          <w:tcPr>
            <w:tcW w:w="2323" w:type="dxa"/>
            <w:vAlign w:val="center"/>
          </w:tcPr>
          <w:p w:rsidR="00924B21" w:rsidRPr="009A3944" w:rsidRDefault="00924B21" w:rsidP="00A12A80">
            <w:pPr>
              <w:pStyle w:val="BodyText2"/>
            </w:pPr>
          </w:p>
        </w:tc>
        <w:tc>
          <w:tcPr>
            <w:tcW w:w="1448" w:type="dxa"/>
            <w:vAlign w:val="center"/>
          </w:tcPr>
          <w:p w:rsidR="00924B21" w:rsidRPr="009A3944" w:rsidRDefault="00924B21" w:rsidP="00A12A80">
            <w:pPr>
              <w:rPr>
                <w:sz w:val="16"/>
              </w:rPr>
            </w:pPr>
          </w:p>
        </w:tc>
      </w:tr>
      <w:tr w:rsidR="00924B21" w:rsidRPr="009A3944" w:rsidTr="00A12A80">
        <w:trPr>
          <w:trHeight w:val="288"/>
          <w:jc w:val="center"/>
        </w:trPr>
        <w:tc>
          <w:tcPr>
            <w:tcW w:w="1054" w:type="dxa"/>
            <w:vAlign w:val="center"/>
          </w:tcPr>
          <w:p w:rsidR="00924B21" w:rsidRPr="009A3944" w:rsidRDefault="00924B21" w:rsidP="00A12A80">
            <w:pPr>
              <w:rPr>
                <w:sz w:val="16"/>
              </w:rPr>
            </w:pPr>
            <w:r w:rsidRPr="009A3944">
              <w:rPr>
                <w:sz w:val="16"/>
              </w:rPr>
              <w:t>4</w:t>
            </w:r>
          </w:p>
        </w:tc>
        <w:tc>
          <w:tcPr>
            <w:tcW w:w="5514" w:type="dxa"/>
            <w:vAlign w:val="center"/>
          </w:tcPr>
          <w:p w:rsidR="00924B21" w:rsidRPr="009A3944" w:rsidRDefault="00924B21" w:rsidP="00A12A80">
            <w:pPr>
              <w:pStyle w:val="BodyText2"/>
              <w:rPr>
                <w:bCs w:val="0"/>
                <w:iCs/>
              </w:rPr>
            </w:pPr>
            <w:r w:rsidRPr="009A3944">
              <w:rPr>
                <w:bCs w:val="0"/>
                <w:iCs/>
              </w:rPr>
              <w:t xml:space="preserve">Lesson 4: </w:t>
            </w:r>
            <w:r w:rsidR="00A739DB" w:rsidRPr="009A3944">
              <w:rPr>
                <w:bCs w:val="0"/>
                <w:iCs/>
              </w:rPr>
              <w:t>Functions</w:t>
            </w:r>
          </w:p>
        </w:tc>
        <w:tc>
          <w:tcPr>
            <w:tcW w:w="2859" w:type="dxa"/>
            <w:vAlign w:val="center"/>
          </w:tcPr>
          <w:p w:rsidR="00924B21" w:rsidRPr="009A3944" w:rsidRDefault="00924B21" w:rsidP="00851714">
            <w:pPr>
              <w:pStyle w:val="BodyText2"/>
            </w:pPr>
            <w:r w:rsidRPr="009A3944">
              <w:t xml:space="preserve">Chapter </w:t>
            </w:r>
            <w:r w:rsidR="00851714" w:rsidRPr="009A3944">
              <w:t>6</w:t>
            </w:r>
          </w:p>
        </w:tc>
        <w:tc>
          <w:tcPr>
            <w:tcW w:w="2323" w:type="dxa"/>
            <w:vAlign w:val="center"/>
          </w:tcPr>
          <w:p w:rsidR="00924B21" w:rsidRPr="009A3944" w:rsidRDefault="00924B21" w:rsidP="00A12A80">
            <w:pPr>
              <w:pStyle w:val="BodyText2"/>
            </w:pPr>
          </w:p>
        </w:tc>
        <w:tc>
          <w:tcPr>
            <w:tcW w:w="1448" w:type="dxa"/>
            <w:vAlign w:val="center"/>
          </w:tcPr>
          <w:p w:rsidR="00924B21" w:rsidRPr="009A3944" w:rsidRDefault="00924B21" w:rsidP="00A12A80">
            <w:pPr>
              <w:rPr>
                <w:sz w:val="16"/>
              </w:rPr>
            </w:pPr>
          </w:p>
        </w:tc>
      </w:tr>
      <w:tr w:rsidR="00924B21" w:rsidRPr="009A3944" w:rsidTr="00A12A80">
        <w:trPr>
          <w:trHeight w:val="288"/>
          <w:jc w:val="center"/>
        </w:trPr>
        <w:tc>
          <w:tcPr>
            <w:tcW w:w="1054" w:type="dxa"/>
            <w:vAlign w:val="center"/>
          </w:tcPr>
          <w:p w:rsidR="00924B21" w:rsidRPr="009A3944" w:rsidRDefault="00924B21" w:rsidP="00A12A80">
            <w:pPr>
              <w:rPr>
                <w:sz w:val="16"/>
              </w:rPr>
            </w:pPr>
            <w:r w:rsidRPr="009A3944">
              <w:rPr>
                <w:sz w:val="16"/>
              </w:rPr>
              <w:t>5</w:t>
            </w:r>
          </w:p>
        </w:tc>
        <w:tc>
          <w:tcPr>
            <w:tcW w:w="5514" w:type="dxa"/>
            <w:vAlign w:val="center"/>
          </w:tcPr>
          <w:p w:rsidR="00924B21" w:rsidRPr="009A3944" w:rsidRDefault="00924B21" w:rsidP="00A12A80">
            <w:pPr>
              <w:pStyle w:val="BodyText2"/>
              <w:rPr>
                <w:bCs w:val="0"/>
                <w:iCs/>
              </w:rPr>
            </w:pPr>
            <w:r w:rsidRPr="009A3944">
              <w:rPr>
                <w:bCs w:val="0"/>
                <w:iCs/>
              </w:rPr>
              <w:t xml:space="preserve">Lesson 5: </w:t>
            </w:r>
            <w:r w:rsidR="00A739DB" w:rsidRPr="009A3944">
              <w:rPr>
                <w:bCs w:val="0"/>
                <w:iCs/>
              </w:rPr>
              <w:t>Arrays and Vectors</w:t>
            </w:r>
          </w:p>
        </w:tc>
        <w:tc>
          <w:tcPr>
            <w:tcW w:w="2859" w:type="dxa"/>
            <w:vAlign w:val="center"/>
          </w:tcPr>
          <w:p w:rsidR="00924B21" w:rsidRPr="009A3944" w:rsidRDefault="00E92753" w:rsidP="00A12A80">
            <w:pPr>
              <w:pStyle w:val="BodyText2"/>
            </w:pPr>
            <w:r w:rsidRPr="009A3944">
              <w:t xml:space="preserve">Chapter </w:t>
            </w:r>
            <w:r w:rsidR="00851714" w:rsidRPr="009A3944">
              <w:t>7</w:t>
            </w:r>
          </w:p>
        </w:tc>
        <w:tc>
          <w:tcPr>
            <w:tcW w:w="2323" w:type="dxa"/>
            <w:vAlign w:val="center"/>
          </w:tcPr>
          <w:p w:rsidR="00924B21" w:rsidRPr="009A3944" w:rsidRDefault="00276C6E" w:rsidP="00A12A80">
            <w:pPr>
              <w:pStyle w:val="BodyText2"/>
            </w:pPr>
            <w:r w:rsidRPr="009A3944">
              <w:t>Tic- Tac -Toe</w:t>
            </w:r>
          </w:p>
        </w:tc>
        <w:tc>
          <w:tcPr>
            <w:tcW w:w="1448" w:type="dxa"/>
            <w:vAlign w:val="center"/>
          </w:tcPr>
          <w:p w:rsidR="00924B21" w:rsidRPr="009A3944" w:rsidRDefault="00924B21" w:rsidP="00A12A80">
            <w:pPr>
              <w:rPr>
                <w:sz w:val="16"/>
              </w:rPr>
            </w:pPr>
          </w:p>
        </w:tc>
      </w:tr>
      <w:tr w:rsidR="00924B21" w:rsidRPr="009A3944" w:rsidTr="00A12A80">
        <w:trPr>
          <w:trHeight w:val="288"/>
          <w:jc w:val="center"/>
        </w:trPr>
        <w:tc>
          <w:tcPr>
            <w:tcW w:w="1054" w:type="dxa"/>
            <w:vAlign w:val="center"/>
          </w:tcPr>
          <w:p w:rsidR="00924B21" w:rsidRPr="009A3944" w:rsidRDefault="00924B21" w:rsidP="00A12A80">
            <w:pPr>
              <w:rPr>
                <w:sz w:val="16"/>
              </w:rPr>
            </w:pPr>
            <w:r w:rsidRPr="009A3944">
              <w:rPr>
                <w:sz w:val="16"/>
              </w:rPr>
              <w:t>6</w:t>
            </w:r>
          </w:p>
        </w:tc>
        <w:tc>
          <w:tcPr>
            <w:tcW w:w="5514" w:type="dxa"/>
            <w:vAlign w:val="center"/>
          </w:tcPr>
          <w:p w:rsidR="00924B21" w:rsidRPr="009A3944" w:rsidRDefault="009F57D8" w:rsidP="00A12A80">
            <w:pPr>
              <w:pStyle w:val="BodyText2"/>
              <w:rPr>
                <w:bCs w:val="0"/>
                <w:iCs/>
              </w:rPr>
            </w:pPr>
            <w:r w:rsidRPr="009A3944">
              <w:rPr>
                <w:bCs w:val="0"/>
                <w:iCs/>
              </w:rPr>
              <w:t xml:space="preserve">Lesson 6: </w:t>
            </w:r>
            <w:r w:rsidR="00A739DB" w:rsidRPr="009A3944">
              <w:rPr>
                <w:bCs w:val="0"/>
                <w:iCs/>
              </w:rPr>
              <w:t>Pointers</w:t>
            </w:r>
          </w:p>
        </w:tc>
        <w:tc>
          <w:tcPr>
            <w:tcW w:w="2859" w:type="dxa"/>
            <w:vAlign w:val="center"/>
          </w:tcPr>
          <w:p w:rsidR="00924B21" w:rsidRPr="009A3944" w:rsidRDefault="00E92753" w:rsidP="00A12A80">
            <w:pPr>
              <w:pStyle w:val="BodyText2"/>
              <w:rPr>
                <w:bCs w:val="0"/>
              </w:rPr>
            </w:pPr>
            <w:r w:rsidRPr="009A3944">
              <w:t xml:space="preserve">Chapter </w:t>
            </w:r>
            <w:r w:rsidR="00851714" w:rsidRPr="009A3944">
              <w:t>8</w:t>
            </w:r>
          </w:p>
        </w:tc>
        <w:tc>
          <w:tcPr>
            <w:tcW w:w="2323" w:type="dxa"/>
            <w:vAlign w:val="center"/>
          </w:tcPr>
          <w:p w:rsidR="00924B21" w:rsidRPr="009A3944" w:rsidRDefault="00924B21" w:rsidP="00A12A80">
            <w:pPr>
              <w:pStyle w:val="BodyText2"/>
            </w:pPr>
          </w:p>
        </w:tc>
        <w:tc>
          <w:tcPr>
            <w:tcW w:w="1448" w:type="dxa"/>
            <w:vAlign w:val="center"/>
          </w:tcPr>
          <w:p w:rsidR="00924B21" w:rsidRPr="009A3944" w:rsidRDefault="00924B21" w:rsidP="00A12A80">
            <w:pPr>
              <w:rPr>
                <w:sz w:val="16"/>
              </w:rPr>
            </w:pPr>
          </w:p>
        </w:tc>
      </w:tr>
      <w:tr w:rsidR="00924B21" w:rsidRPr="009A3944" w:rsidTr="00A12A80">
        <w:trPr>
          <w:trHeight w:val="288"/>
          <w:jc w:val="center"/>
        </w:trPr>
        <w:tc>
          <w:tcPr>
            <w:tcW w:w="1054" w:type="dxa"/>
            <w:vAlign w:val="center"/>
          </w:tcPr>
          <w:p w:rsidR="00924B21" w:rsidRPr="009A3944" w:rsidRDefault="00924B21" w:rsidP="00A12A80">
            <w:pPr>
              <w:rPr>
                <w:sz w:val="16"/>
              </w:rPr>
            </w:pPr>
            <w:r w:rsidRPr="009A3944">
              <w:rPr>
                <w:sz w:val="16"/>
              </w:rPr>
              <w:t>7</w:t>
            </w:r>
          </w:p>
        </w:tc>
        <w:tc>
          <w:tcPr>
            <w:tcW w:w="5514" w:type="dxa"/>
            <w:vAlign w:val="center"/>
          </w:tcPr>
          <w:p w:rsidR="00924B21" w:rsidRPr="009A3944" w:rsidRDefault="00924B21" w:rsidP="00A12A80">
            <w:pPr>
              <w:pStyle w:val="BodyText2"/>
              <w:rPr>
                <w:bCs w:val="0"/>
                <w:iCs/>
              </w:rPr>
            </w:pPr>
            <w:r w:rsidRPr="009A3944">
              <w:rPr>
                <w:bCs w:val="0"/>
                <w:iCs/>
              </w:rPr>
              <w:t xml:space="preserve">Lesson 7: </w:t>
            </w:r>
            <w:r w:rsidR="00A739DB" w:rsidRPr="009A3944">
              <w:rPr>
                <w:bCs w:val="0"/>
                <w:iCs/>
              </w:rPr>
              <w:t>Classes: A Deeper Look Part 1</w:t>
            </w:r>
          </w:p>
        </w:tc>
        <w:tc>
          <w:tcPr>
            <w:tcW w:w="2859" w:type="dxa"/>
            <w:vAlign w:val="center"/>
          </w:tcPr>
          <w:p w:rsidR="00924B21" w:rsidRPr="009A3944" w:rsidRDefault="00E92753" w:rsidP="00A12A80">
            <w:pPr>
              <w:pStyle w:val="BodyText2"/>
            </w:pPr>
            <w:r w:rsidRPr="009A3944">
              <w:rPr>
                <w:bCs w:val="0"/>
              </w:rPr>
              <w:t xml:space="preserve">Chapter </w:t>
            </w:r>
            <w:r w:rsidR="00851714" w:rsidRPr="009A3944">
              <w:rPr>
                <w:bCs w:val="0"/>
              </w:rPr>
              <w:t>9</w:t>
            </w:r>
          </w:p>
        </w:tc>
        <w:tc>
          <w:tcPr>
            <w:tcW w:w="2323" w:type="dxa"/>
            <w:vAlign w:val="center"/>
          </w:tcPr>
          <w:p w:rsidR="00924B21" w:rsidRPr="009A3944" w:rsidRDefault="00924B21" w:rsidP="00A12A80">
            <w:pPr>
              <w:pStyle w:val="BodyText2"/>
            </w:pPr>
          </w:p>
        </w:tc>
        <w:tc>
          <w:tcPr>
            <w:tcW w:w="1448" w:type="dxa"/>
            <w:vAlign w:val="center"/>
          </w:tcPr>
          <w:p w:rsidR="00924B21" w:rsidRPr="009A3944" w:rsidRDefault="00924B21" w:rsidP="00A12A80">
            <w:pPr>
              <w:rPr>
                <w:sz w:val="16"/>
              </w:rPr>
            </w:pPr>
          </w:p>
        </w:tc>
      </w:tr>
      <w:tr w:rsidR="00924B21" w:rsidRPr="009A3944" w:rsidTr="00A12A80">
        <w:trPr>
          <w:trHeight w:val="288"/>
          <w:jc w:val="center"/>
        </w:trPr>
        <w:tc>
          <w:tcPr>
            <w:tcW w:w="1054" w:type="dxa"/>
            <w:vAlign w:val="center"/>
          </w:tcPr>
          <w:p w:rsidR="00924B21" w:rsidRPr="009A3944" w:rsidRDefault="00924B21" w:rsidP="00A12A80">
            <w:pPr>
              <w:rPr>
                <w:sz w:val="16"/>
              </w:rPr>
            </w:pPr>
            <w:r w:rsidRPr="009A3944">
              <w:rPr>
                <w:sz w:val="16"/>
              </w:rPr>
              <w:t>8</w:t>
            </w:r>
          </w:p>
        </w:tc>
        <w:tc>
          <w:tcPr>
            <w:tcW w:w="5514" w:type="dxa"/>
            <w:vAlign w:val="center"/>
          </w:tcPr>
          <w:p w:rsidR="00924B21" w:rsidRPr="009A3944" w:rsidRDefault="00924B21" w:rsidP="00A12A80">
            <w:pPr>
              <w:pStyle w:val="BodyText2"/>
              <w:rPr>
                <w:bCs w:val="0"/>
                <w:iCs/>
              </w:rPr>
            </w:pPr>
            <w:r w:rsidRPr="009A3944">
              <w:rPr>
                <w:bCs w:val="0"/>
                <w:iCs/>
              </w:rPr>
              <w:t xml:space="preserve">Lesson 8: </w:t>
            </w:r>
            <w:r w:rsidR="00A739DB" w:rsidRPr="009A3944">
              <w:rPr>
                <w:bCs w:val="0"/>
                <w:iCs/>
              </w:rPr>
              <w:t>Classes: A Deeper Look Part 2</w:t>
            </w:r>
          </w:p>
        </w:tc>
        <w:tc>
          <w:tcPr>
            <w:tcW w:w="2859" w:type="dxa"/>
            <w:vAlign w:val="center"/>
          </w:tcPr>
          <w:p w:rsidR="00924B21" w:rsidRPr="009A3944" w:rsidRDefault="00E92753" w:rsidP="00851714">
            <w:pPr>
              <w:pStyle w:val="BodyText2"/>
            </w:pPr>
            <w:r w:rsidRPr="009A3944">
              <w:t>Chapter 1</w:t>
            </w:r>
            <w:r w:rsidR="00851714" w:rsidRPr="009A3944">
              <w:t>0</w:t>
            </w:r>
          </w:p>
        </w:tc>
        <w:tc>
          <w:tcPr>
            <w:tcW w:w="2323" w:type="dxa"/>
            <w:vAlign w:val="center"/>
          </w:tcPr>
          <w:p w:rsidR="00924B21" w:rsidRPr="009A3944" w:rsidRDefault="00AA5884" w:rsidP="00A12A80">
            <w:pPr>
              <w:pStyle w:val="BodyText2"/>
            </w:pPr>
            <w:r w:rsidRPr="009A3944">
              <w:t>Maze</w:t>
            </w:r>
          </w:p>
        </w:tc>
        <w:tc>
          <w:tcPr>
            <w:tcW w:w="1448" w:type="dxa"/>
            <w:vAlign w:val="center"/>
          </w:tcPr>
          <w:p w:rsidR="00924B21" w:rsidRPr="009A3944" w:rsidRDefault="00924B21" w:rsidP="00A12A80">
            <w:pPr>
              <w:rPr>
                <w:sz w:val="16"/>
              </w:rPr>
            </w:pPr>
          </w:p>
        </w:tc>
      </w:tr>
      <w:tr w:rsidR="00924B21" w:rsidRPr="009A3944" w:rsidTr="00A12A80">
        <w:trPr>
          <w:trHeight w:val="288"/>
          <w:jc w:val="center"/>
        </w:trPr>
        <w:tc>
          <w:tcPr>
            <w:tcW w:w="1054" w:type="dxa"/>
            <w:vAlign w:val="center"/>
          </w:tcPr>
          <w:p w:rsidR="00924B21" w:rsidRPr="009A3944" w:rsidRDefault="00924B21" w:rsidP="00A12A80">
            <w:pPr>
              <w:rPr>
                <w:sz w:val="16"/>
              </w:rPr>
            </w:pPr>
            <w:r w:rsidRPr="009A3944">
              <w:rPr>
                <w:sz w:val="16"/>
              </w:rPr>
              <w:t>9</w:t>
            </w:r>
          </w:p>
        </w:tc>
        <w:tc>
          <w:tcPr>
            <w:tcW w:w="5514" w:type="dxa"/>
            <w:vAlign w:val="center"/>
          </w:tcPr>
          <w:p w:rsidR="00924B21" w:rsidRPr="009A3944" w:rsidRDefault="00AE184A" w:rsidP="00AE184A">
            <w:pPr>
              <w:pStyle w:val="BodyText2"/>
              <w:rPr>
                <w:bCs w:val="0"/>
                <w:iCs/>
              </w:rPr>
            </w:pPr>
            <w:r w:rsidRPr="009A3944">
              <w:rPr>
                <w:bCs w:val="0"/>
                <w:iCs/>
              </w:rPr>
              <w:t xml:space="preserve">Lesson 9: Operator Overloading </w:t>
            </w:r>
          </w:p>
        </w:tc>
        <w:tc>
          <w:tcPr>
            <w:tcW w:w="2859" w:type="dxa"/>
            <w:vAlign w:val="center"/>
          </w:tcPr>
          <w:p w:rsidR="00924B21" w:rsidRPr="009A3944" w:rsidRDefault="00924B21" w:rsidP="00A12A80">
            <w:pPr>
              <w:pStyle w:val="BodyText2"/>
            </w:pPr>
          </w:p>
        </w:tc>
        <w:tc>
          <w:tcPr>
            <w:tcW w:w="2323" w:type="dxa"/>
            <w:vAlign w:val="center"/>
          </w:tcPr>
          <w:p w:rsidR="00924B21" w:rsidRPr="009A3944" w:rsidRDefault="00924B21" w:rsidP="00A12A80">
            <w:pPr>
              <w:pStyle w:val="BodyText2"/>
            </w:pPr>
          </w:p>
        </w:tc>
        <w:tc>
          <w:tcPr>
            <w:tcW w:w="1448" w:type="dxa"/>
            <w:vAlign w:val="center"/>
          </w:tcPr>
          <w:p w:rsidR="00924B21" w:rsidRPr="009A3944" w:rsidRDefault="00924B21" w:rsidP="00A12A80">
            <w:pPr>
              <w:rPr>
                <w:sz w:val="16"/>
              </w:rPr>
            </w:pPr>
          </w:p>
        </w:tc>
      </w:tr>
      <w:tr w:rsidR="00924B21" w:rsidRPr="009A3944" w:rsidTr="00A12A80">
        <w:trPr>
          <w:trHeight w:val="288"/>
          <w:jc w:val="center"/>
        </w:trPr>
        <w:tc>
          <w:tcPr>
            <w:tcW w:w="1054" w:type="dxa"/>
            <w:vAlign w:val="center"/>
          </w:tcPr>
          <w:p w:rsidR="00924B21" w:rsidRPr="009A3944" w:rsidRDefault="00924B21" w:rsidP="00A12A80">
            <w:pPr>
              <w:rPr>
                <w:sz w:val="16"/>
              </w:rPr>
            </w:pPr>
            <w:r w:rsidRPr="009A3944">
              <w:rPr>
                <w:sz w:val="16"/>
              </w:rPr>
              <w:t>10</w:t>
            </w:r>
          </w:p>
        </w:tc>
        <w:tc>
          <w:tcPr>
            <w:tcW w:w="5514" w:type="dxa"/>
            <w:vAlign w:val="center"/>
          </w:tcPr>
          <w:p w:rsidR="00924B21" w:rsidRPr="009A3944" w:rsidRDefault="00AE184A" w:rsidP="00A12A80">
            <w:pPr>
              <w:pStyle w:val="BodyText2"/>
              <w:rPr>
                <w:bCs w:val="0"/>
                <w:iCs/>
              </w:rPr>
            </w:pPr>
            <w:r w:rsidRPr="009A3944">
              <w:rPr>
                <w:bCs w:val="0"/>
                <w:iCs/>
              </w:rPr>
              <w:t>Midterm</w:t>
            </w:r>
          </w:p>
        </w:tc>
        <w:tc>
          <w:tcPr>
            <w:tcW w:w="2859" w:type="dxa"/>
            <w:vAlign w:val="center"/>
          </w:tcPr>
          <w:p w:rsidR="00924B21" w:rsidRPr="009A3944" w:rsidRDefault="00E44A36" w:rsidP="00A12A80">
            <w:pPr>
              <w:pStyle w:val="BodyText2"/>
            </w:pPr>
            <w:r w:rsidRPr="009A3944">
              <w:t>Chapter 1</w:t>
            </w:r>
            <w:r w:rsidR="00851714" w:rsidRPr="009A3944">
              <w:t>1</w:t>
            </w:r>
          </w:p>
        </w:tc>
        <w:tc>
          <w:tcPr>
            <w:tcW w:w="2323" w:type="dxa"/>
            <w:vAlign w:val="center"/>
          </w:tcPr>
          <w:p w:rsidR="00924B21" w:rsidRPr="009A3944" w:rsidRDefault="00924B21" w:rsidP="00A12A80">
            <w:pPr>
              <w:pStyle w:val="BodyText2"/>
            </w:pPr>
          </w:p>
        </w:tc>
        <w:tc>
          <w:tcPr>
            <w:tcW w:w="1448" w:type="dxa"/>
            <w:vAlign w:val="center"/>
          </w:tcPr>
          <w:p w:rsidR="00924B21" w:rsidRPr="009A3944" w:rsidRDefault="00924B21" w:rsidP="00A12A80">
            <w:pPr>
              <w:rPr>
                <w:sz w:val="16"/>
              </w:rPr>
            </w:pPr>
          </w:p>
        </w:tc>
      </w:tr>
      <w:tr w:rsidR="00924B21" w:rsidRPr="009A3944" w:rsidTr="00A12A80">
        <w:trPr>
          <w:trHeight w:val="288"/>
          <w:jc w:val="center"/>
        </w:trPr>
        <w:tc>
          <w:tcPr>
            <w:tcW w:w="1054" w:type="dxa"/>
            <w:tcBorders>
              <w:top w:val="single" w:sz="4" w:space="0" w:color="auto"/>
              <w:left w:val="single" w:sz="4" w:space="0" w:color="auto"/>
              <w:bottom w:val="single" w:sz="4" w:space="0" w:color="auto"/>
              <w:right w:val="single" w:sz="4" w:space="0" w:color="auto"/>
            </w:tcBorders>
            <w:vAlign w:val="center"/>
          </w:tcPr>
          <w:p w:rsidR="00924B21" w:rsidRPr="009A3944" w:rsidRDefault="00924B21" w:rsidP="00A12A80">
            <w:pPr>
              <w:rPr>
                <w:sz w:val="16"/>
              </w:rPr>
            </w:pPr>
            <w:r w:rsidRPr="009A3944">
              <w:rPr>
                <w:sz w:val="16"/>
              </w:rPr>
              <w:t>11</w:t>
            </w:r>
          </w:p>
        </w:tc>
        <w:tc>
          <w:tcPr>
            <w:tcW w:w="5514" w:type="dxa"/>
            <w:tcBorders>
              <w:top w:val="single" w:sz="4" w:space="0" w:color="auto"/>
              <w:left w:val="single" w:sz="4" w:space="0" w:color="auto"/>
              <w:bottom w:val="single" w:sz="4" w:space="0" w:color="auto"/>
              <w:right w:val="single" w:sz="4" w:space="0" w:color="auto"/>
            </w:tcBorders>
            <w:vAlign w:val="center"/>
          </w:tcPr>
          <w:p w:rsidR="00924B21" w:rsidRPr="009A3944" w:rsidRDefault="00A739DB" w:rsidP="00A12A80">
            <w:pPr>
              <w:pStyle w:val="BodyText2"/>
              <w:rPr>
                <w:bCs w:val="0"/>
                <w:iCs/>
              </w:rPr>
            </w:pPr>
            <w:r w:rsidRPr="009A3944">
              <w:rPr>
                <w:bCs w:val="0"/>
                <w:iCs/>
              </w:rPr>
              <w:t>Lesson 10: Object-Oriented Programming: Inheritance</w:t>
            </w:r>
          </w:p>
        </w:tc>
        <w:tc>
          <w:tcPr>
            <w:tcW w:w="2859" w:type="dxa"/>
            <w:tcBorders>
              <w:top w:val="single" w:sz="4" w:space="0" w:color="auto"/>
              <w:left w:val="single" w:sz="4" w:space="0" w:color="auto"/>
              <w:bottom w:val="single" w:sz="4" w:space="0" w:color="auto"/>
              <w:right w:val="single" w:sz="4" w:space="0" w:color="auto"/>
            </w:tcBorders>
            <w:vAlign w:val="center"/>
          </w:tcPr>
          <w:p w:rsidR="00924B21" w:rsidRPr="009A3944" w:rsidRDefault="00E44A36" w:rsidP="00851714">
            <w:pPr>
              <w:pStyle w:val="BodyText2"/>
            </w:pPr>
            <w:r w:rsidRPr="009A3944">
              <w:t xml:space="preserve">Chapter </w:t>
            </w:r>
            <w:r w:rsidR="00851714" w:rsidRPr="009A3944">
              <w:t>1</w:t>
            </w:r>
            <w:r w:rsidRPr="009A3944">
              <w:t>2</w:t>
            </w:r>
          </w:p>
        </w:tc>
        <w:tc>
          <w:tcPr>
            <w:tcW w:w="2323" w:type="dxa"/>
            <w:tcBorders>
              <w:top w:val="single" w:sz="4" w:space="0" w:color="auto"/>
              <w:left w:val="single" w:sz="4" w:space="0" w:color="auto"/>
              <w:bottom w:val="single" w:sz="4" w:space="0" w:color="auto"/>
              <w:right w:val="single" w:sz="4" w:space="0" w:color="auto"/>
            </w:tcBorders>
            <w:vAlign w:val="center"/>
          </w:tcPr>
          <w:p w:rsidR="00924B21" w:rsidRPr="009A3944" w:rsidRDefault="00924B21" w:rsidP="00A12A80">
            <w:pPr>
              <w:pStyle w:val="BodyText2"/>
            </w:pPr>
          </w:p>
        </w:tc>
        <w:tc>
          <w:tcPr>
            <w:tcW w:w="1448" w:type="dxa"/>
            <w:tcBorders>
              <w:top w:val="single" w:sz="4" w:space="0" w:color="auto"/>
              <w:left w:val="single" w:sz="4" w:space="0" w:color="auto"/>
              <w:bottom w:val="single" w:sz="4" w:space="0" w:color="auto"/>
              <w:right w:val="single" w:sz="4" w:space="0" w:color="auto"/>
            </w:tcBorders>
            <w:vAlign w:val="center"/>
          </w:tcPr>
          <w:p w:rsidR="00924B21" w:rsidRPr="009A3944" w:rsidRDefault="00924B21" w:rsidP="00A12A80">
            <w:pPr>
              <w:rPr>
                <w:sz w:val="16"/>
              </w:rPr>
            </w:pPr>
          </w:p>
        </w:tc>
      </w:tr>
      <w:tr w:rsidR="00924B21" w:rsidRPr="009A3944" w:rsidTr="00A12A80">
        <w:trPr>
          <w:trHeight w:val="288"/>
          <w:jc w:val="center"/>
        </w:trPr>
        <w:tc>
          <w:tcPr>
            <w:tcW w:w="1054" w:type="dxa"/>
            <w:tcBorders>
              <w:top w:val="single" w:sz="4" w:space="0" w:color="auto"/>
              <w:left w:val="single" w:sz="4" w:space="0" w:color="auto"/>
              <w:bottom w:val="single" w:sz="4" w:space="0" w:color="auto"/>
              <w:right w:val="single" w:sz="4" w:space="0" w:color="auto"/>
            </w:tcBorders>
            <w:vAlign w:val="center"/>
          </w:tcPr>
          <w:p w:rsidR="00924B21" w:rsidRPr="009A3944" w:rsidRDefault="00924B21" w:rsidP="00A12A80">
            <w:pPr>
              <w:rPr>
                <w:sz w:val="16"/>
              </w:rPr>
            </w:pPr>
            <w:r w:rsidRPr="009A3944">
              <w:rPr>
                <w:sz w:val="16"/>
              </w:rPr>
              <w:t>12</w:t>
            </w:r>
          </w:p>
        </w:tc>
        <w:tc>
          <w:tcPr>
            <w:tcW w:w="5514" w:type="dxa"/>
            <w:tcBorders>
              <w:top w:val="single" w:sz="4" w:space="0" w:color="auto"/>
              <w:left w:val="single" w:sz="4" w:space="0" w:color="auto"/>
              <w:bottom w:val="single" w:sz="4" w:space="0" w:color="auto"/>
              <w:right w:val="single" w:sz="4" w:space="0" w:color="auto"/>
            </w:tcBorders>
            <w:vAlign w:val="center"/>
          </w:tcPr>
          <w:p w:rsidR="00924B21" w:rsidRPr="009A3944" w:rsidRDefault="00A739DB" w:rsidP="00A12A80">
            <w:pPr>
              <w:pStyle w:val="BodyText2"/>
              <w:rPr>
                <w:bCs w:val="0"/>
                <w:iCs/>
              </w:rPr>
            </w:pPr>
            <w:r w:rsidRPr="009A3944">
              <w:rPr>
                <w:bCs w:val="0"/>
                <w:iCs/>
              </w:rPr>
              <w:t>continued</w:t>
            </w:r>
          </w:p>
        </w:tc>
        <w:tc>
          <w:tcPr>
            <w:tcW w:w="2859" w:type="dxa"/>
            <w:tcBorders>
              <w:top w:val="single" w:sz="4" w:space="0" w:color="auto"/>
              <w:left w:val="single" w:sz="4" w:space="0" w:color="auto"/>
              <w:bottom w:val="single" w:sz="4" w:space="0" w:color="auto"/>
              <w:right w:val="single" w:sz="4" w:space="0" w:color="auto"/>
            </w:tcBorders>
            <w:vAlign w:val="center"/>
          </w:tcPr>
          <w:p w:rsidR="00924B21" w:rsidRPr="009A3944" w:rsidRDefault="00924B21" w:rsidP="00A12A80">
            <w:pPr>
              <w:pStyle w:val="BodyText2"/>
            </w:pPr>
          </w:p>
        </w:tc>
        <w:tc>
          <w:tcPr>
            <w:tcW w:w="2323" w:type="dxa"/>
            <w:tcBorders>
              <w:top w:val="single" w:sz="4" w:space="0" w:color="auto"/>
              <w:left w:val="single" w:sz="4" w:space="0" w:color="auto"/>
              <w:bottom w:val="single" w:sz="4" w:space="0" w:color="auto"/>
              <w:right w:val="single" w:sz="4" w:space="0" w:color="auto"/>
            </w:tcBorders>
            <w:vAlign w:val="center"/>
          </w:tcPr>
          <w:p w:rsidR="00924B21" w:rsidRPr="009A3944" w:rsidRDefault="00924B21" w:rsidP="00A12A80">
            <w:pPr>
              <w:pStyle w:val="BodyText2"/>
            </w:pPr>
          </w:p>
        </w:tc>
        <w:tc>
          <w:tcPr>
            <w:tcW w:w="1448" w:type="dxa"/>
            <w:tcBorders>
              <w:top w:val="single" w:sz="4" w:space="0" w:color="auto"/>
              <w:left w:val="single" w:sz="4" w:space="0" w:color="auto"/>
              <w:bottom w:val="single" w:sz="4" w:space="0" w:color="auto"/>
              <w:right w:val="single" w:sz="4" w:space="0" w:color="auto"/>
            </w:tcBorders>
            <w:vAlign w:val="center"/>
          </w:tcPr>
          <w:p w:rsidR="00924B21" w:rsidRPr="009A3944" w:rsidRDefault="00924B21" w:rsidP="00A12A80">
            <w:pPr>
              <w:rPr>
                <w:sz w:val="16"/>
              </w:rPr>
            </w:pPr>
          </w:p>
        </w:tc>
      </w:tr>
      <w:tr w:rsidR="00924B21" w:rsidRPr="009A3944" w:rsidTr="00A12A80">
        <w:trPr>
          <w:trHeight w:val="288"/>
          <w:jc w:val="center"/>
        </w:trPr>
        <w:tc>
          <w:tcPr>
            <w:tcW w:w="1054" w:type="dxa"/>
            <w:tcBorders>
              <w:top w:val="single" w:sz="4" w:space="0" w:color="auto"/>
              <w:left w:val="single" w:sz="4" w:space="0" w:color="auto"/>
              <w:bottom w:val="single" w:sz="4" w:space="0" w:color="auto"/>
              <w:right w:val="single" w:sz="4" w:space="0" w:color="auto"/>
            </w:tcBorders>
            <w:vAlign w:val="center"/>
          </w:tcPr>
          <w:p w:rsidR="00924B21" w:rsidRPr="009A3944" w:rsidRDefault="00924B21" w:rsidP="00A12A80">
            <w:pPr>
              <w:rPr>
                <w:sz w:val="16"/>
              </w:rPr>
            </w:pPr>
            <w:r w:rsidRPr="009A3944">
              <w:rPr>
                <w:sz w:val="16"/>
              </w:rPr>
              <w:t>13</w:t>
            </w:r>
          </w:p>
        </w:tc>
        <w:tc>
          <w:tcPr>
            <w:tcW w:w="5514" w:type="dxa"/>
            <w:tcBorders>
              <w:top w:val="single" w:sz="4" w:space="0" w:color="auto"/>
              <w:left w:val="single" w:sz="4" w:space="0" w:color="auto"/>
              <w:bottom w:val="single" w:sz="4" w:space="0" w:color="auto"/>
              <w:right w:val="single" w:sz="4" w:space="0" w:color="auto"/>
            </w:tcBorders>
            <w:vAlign w:val="center"/>
          </w:tcPr>
          <w:p w:rsidR="00924B21" w:rsidRPr="009A3944" w:rsidRDefault="00A739DB" w:rsidP="00A12A80">
            <w:pPr>
              <w:pStyle w:val="BodyText2"/>
              <w:rPr>
                <w:bCs w:val="0"/>
                <w:iCs/>
              </w:rPr>
            </w:pPr>
            <w:r w:rsidRPr="009A3944">
              <w:rPr>
                <w:bCs w:val="0"/>
                <w:iCs/>
              </w:rPr>
              <w:t>Lesson 11: Object-Oriented Programming: Polymorphism</w:t>
            </w:r>
          </w:p>
        </w:tc>
        <w:tc>
          <w:tcPr>
            <w:tcW w:w="2859" w:type="dxa"/>
            <w:tcBorders>
              <w:top w:val="single" w:sz="4" w:space="0" w:color="auto"/>
              <w:left w:val="single" w:sz="4" w:space="0" w:color="auto"/>
              <w:bottom w:val="single" w:sz="4" w:space="0" w:color="auto"/>
              <w:right w:val="single" w:sz="4" w:space="0" w:color="auto"/>
            </w:tcBorders>
            <w:vAlign w:val="center"/>
          </w:tcPr>
          <w:p w:rsidR="00924B21" w:rsidRPr="009A3944" w:rsidRDefault="00851714" w:rsidP="00A12A80">
            <w:pPr>
              <w:pStyle w:val="BodyText2"/>
            </w:pPr>
            <w:r w:rsidRPr="009A3944">
              <w:t>Chapter 1</w:t>
            </w:r>
            <w:r w:rsidR="00E44A36" w:rsidRPr="009A3944">
              <w:t>3</w:t>
            </w:r>
          </w:p>
        </w:tc>
        <w:tc>
          <w:tcPr>
            <w:tcW w:w="2323" w:type="dxa"/>
            <w:tcBorders>
              <w:top w:val="single" w:sz="4" w:space="0" w:color="auto"/>
              <w:left w:val="single" w:sz="4" w:space="0" w:color="auto"/>
              <w:bottom w:val="single" w:sz="4" w:space="0" w:color="auto"/>
              <w:right w:val="single" w:sz="4" w:space="0" w:color="auto"/>
            </w:tcBorders>
            <w:vAlign w:val="center"/>
          </w:tcPr>
          <w:p w:rsidR="00924B21" w:rsidRPr="009A3944" w:rsidRDefault="00AA5884" w:rsidP="00A12A80">
            <w:pPr>
              <w:pStyle w:val="BodyText2"/>
            </w:pPr>
            <w:r w:rsidRPr="009A3944">
              <w:t>BlackJack</w:t>
            </w:r>
          </w:p>
        </w:tc>
        <w:tc>
          <w:tcPr>
            <w:tcW w:w="1448" w:type="dxa"/>
            <w:tcBorders>
              <w:top w:val="single" w:sz="4" w:space="0" w:color="auto"/>
              <w:left w:val="single" w:sz="4" w:space="0" w:color="auto"/>
              <w:bottom w:val="single" w:sz="4" w:space="0" w:color="auto"/>
              <w:right w:val="single" w:sz="4" w:space="0" w:color="auto"/>
            </w:tcBorders>
            <w:vAlign w:val="center"/>
          </w:tcPr>
          <w:p w:rsidR="00924B21" w:rsidRPr="009A3944" w:rsidRDefault="00924B21" w:rsidP="00A12A80">
            <w:pPr>
              <w:rPr>
                <w:sz w:val="16"/>
              </w:rPr>
            </w:pPr>
          </w:p>
        </w:tc>
      </w:tr>
      <w:tr w:rsidR="00924B21" w:rsidRPr="009A3944" w:rsidTr="00A12A80">
        <w:trPr>
          <w:trHeight w:val="288"/>
          <w:jc w:val="center"/>
        </w:trPr>
        <w:tc>
          <w:tcPr>
            <w:tcW w:w="1054" w:type="dxa"/>
            <w:tcBorders>
              <w:top w:val="single" w:sz="4" w:space="0" w:color="auto"/>
              <w:left w:val="single" w:sz="4" w:space="0" w:color="auto"/>
              <w:bottom w:val="single" w:sz="4" w:space="0" w:color="auto"/>
              <w:right w:val="single" w:sz="4" w:space="0" w:color="auto"/>
            </w:tcBorders>
            <w:vAlign w:val="center"/>
          </w:tcPr>
          <w:p w:rsidR="00924B21" w:rsidRPr="009A3944" w:rsidRDefault="00924B21" w:rsidP="00A12A80">
            <w:pPr>
              <w:rPr>
                <w:sz w:val="16"/>
              </w:rPr>
            </w:pPr>
            <w:r w:rsidRPr="009A3944">
              <w:rPr>
                <w:sz w:val="16"/>
              </w:rPr>
              <w:t>14</w:t>
            </w:r>
          </w:p>
        </w:tc>
        <w:tc>
          <w:tcPr>
            <w:tcW w:w="5514" w:type="dxa"/>
            <w:tcBorders>
              <w:top w:val="single" w:sz="4" w:space="0" w:color="auto"/>
              <w:left w:val="single" w:sz="4" w:space="0" w:color="auto"/>
              <w:bottom w:val="single" w:sz="4" w:space="0" w:color="auto"/>
              <w:right w:val="single" w:sz="4" w:space="0" w:color="auto"/>
            </w:tcBorders>
            <w:vAlign w:val="center"/>
          </w:tcPr>
          <w:p w:rsidR="00924B21" w:rsidRPr="009A3944" w:rsidRDefault="00A739DB" w:rsidP="00A12A80">
            <w:pPr>
              <w:pStyle w:val="BodyText2"/>
              <w:rPr>
                <w:bCs w:val="0"/>
                <w:iCs/>
              </w:rPr>
            </w:pPr>
            <w:r w:rsidRPr="009A3944">
              <w:rPr>
                <w:bCs w:val="0"/>
                <w:iCs/>
              </w:rPr>
              <w:t>Lesson 12: Exception Handling</w:t>
            </w:r>
          </w:p>
        </w:tc>
        <w:tc>
          <w:tcPr>
            <w:tcW w:w="2859" w:type="dxa"/>
            <w:tcBorders>
              <w:top w:val="single" w:sz="4" w:space="0" w:color="auto"/>
              <w:left w:val="single" w:sz="4" w:space="0" w:color="auto"/>
              <w:bottom w:val="single" w:sz="4" w:space="0" w:color="auto"/>
              <w:right w:val="single" w:sz="4" w:space="0" w:color="auto"/>
            </w:tcBorders>
            <w:vAlign w:val="center"/>
          </w:tcPr>
          <w:p w:rsidR="00924B21" w:rsidRPr="009A3944" w:rsidRDefault="00E44A36" w:rsidP="00A12A80">
            <w:pPr>
              <w:pStyle w:val="BodyText2"/>
            </w:pPr>
            <w:r w:rsidRPr="009A3944">
              <w:t xml:space="preserve">Chapter </w:t>
            </w:r>
            <w:r w:rsidR="00851714" w:rsidRPr="009A3944">
              <w:t>16</w:t>
            </w:r>
          </w:p>
        </w:tc>
        <w:tc>
          <w:tcPr>
            <w:tcW w:w="2323" w:type="dxa"/>
            <w:tcBorders>
              <w:top w:val="single" w:sz="4" w:space="0" w:color="auto"/>
              <w:left w:val="single" w:sz="4" w:space="0" w:color="auto"/>
              <w:bottom w:val="single" w:sz="4" w:space="0" w:color="auto"/>
              <w:right w:val="single" w:sz="4" w:space="0" w:color="auto"/>
            </w:tcBorders>
            <w:vAlign w:val="center"/>
          </w:tcPr>
          <w:p w:rsidR="00924B21" w:rsidRPr="009A3944" w:rsidRDefault="00924B21" w:rsidP="00A12A80">
            <w:pPr>
              <w:pStyle w:val="BodyText2"/>
            </w:pPr>
          </w:p>
        </w:tc>
        <w:tc>
          <w:tcPr>
            <w:tcW w:w="1448" w:type="dxa"/>
            <w:tcBorders>
              <w:top w:val="single" w:sz="4" w:space="0" w:color="auto"/>
              <w:left w:val="single" w:sz="4" w:space="0" w:color="auto"/>
              <w:bottom w:val="single" w:sz="4" w:space="0" w:color="auto"/>
              <w:right w:val="single" w:sz="4" w:space="0" w:color="auto"/>
            </w:tcBorders>
            <w:vAlign w:val="center"/>
          </w:tcPr>
          <w:p w:rsidR="00924B21" w:rsidRPr="009A3944" w:rsidRDefault="00924B21" w:rsidP="00A12A80">
            <w:pPr>
              <w:rPr>
                <w:sz w:val="16"/>
              </w:rPr>
            </w:pPr>
          </w:p>
        </w:tc>
      </w:tr>
      <w:tr w:rsidR="00A739DB" w:rsidRPr="009A3944" w:rsidTr="00A12A80">
        <w:trPr>
          <w:trHeight w:val="288"/>
          <w:jc w:val="center"/>
        </w:trPr>
        <w:tc>
          <w:tcPr>
            <w:tcW w:w="1054" w:type="dxa"/>
            <w:tcBorders>
              <w:top w:val="single" w:sz="4" w:space="0" w:color="auto"/>
              <w:left w:val="single" w:sz="4" w:space="0" w:color="auto"/>
              <w:bottom w:val="single" w:sz="4" w:space="0" w:color="auto"/>
              <w:right w:val="single" w:sz="4" w:space="0" w:color="auto"/>
            </w:tcBorders>
            <w:vAlign w:val="center"/>
          </w:tcPr>
          <w:p w:rsidR="00A739DB" w:rsidRPr="009A3944" w:rsidRDefault="00A739DB" w:rsidP="00A12A80">
            <w:pPr>
              <w:rPr>
                <w:sz w:val="16"/>
              </w:rPr>
            </w:pPr>
            <w:r w:rsidRPr="009A3944">
              <w:rPr>
                <w:sz w:val="16"/>
              </w:rPr>
              <w:t>15</w:t>
            </w:r>
          </w:p>
        </w:tc>
        <w:tc>
          <w:tcPr>
            <w:tcW w:w="5514" w:type="dxa"/>
            <w:tcBorders>
              <w:top w:val="single" w:sz="4" w:space="0" w:color="auto"/>
              <w:left w:val="single" w:sz="4" w:space="0" w:color="auto"/>
              <w:bottom w:val="single" w:sz="4" w:space="0" w:color="auto"/>
              <w:right w:val="single" w:sz="4" w:space="0" w:color="auto"/>
            </w:tcBorders>
            <w:vAlign w:val="center"/>
          </w:tcPr>
          <w:p w:rsidR="00A739DB" w:rsidRPr="009A3944" w:rsidRDefault="00A739DB" w:rsidP="00A12A80">
            <w:pPr>
              <w:pStyle w:val="BodyText2"/>
              <w:rPr>
                <w:bCs w:val="0"/>
                <w:iCs/>
              </w:rPr>
            </w:pPr>
            <w:r w:rsidRPr="009A3944">
              <w:rPr>
                <w:bCs w:val="0"/>
                <w:iCs/>
              </w:rPr>
              <w:t>Lesson 13: File Processing</w:t>
            </w:r>
          </w:p>
        </w:tc>
        <w:tc>
          <w:tcPr>
            <w:tcW w:w="2859" w:type="dxa"/>
            <w:tcBorders>
              <w:top w:val="single" w:sz="4" w:space="0" w:color="auto"/>
              <w:left w:val="single" w:sz="4" w:space="0" w:color="auto"/>
              <w:bottom w:val="single" w:sz="4" w:space="0" w:color="auto"/>
              <w:right w:val="single" w:sz="4" w:space="0" w:color="auto"/>
            </w:tcBorders>
            <w:vAlign w:val="center"/>
          </w:tcPr>
          <w:p w:rsidR="00A739DB" w:rsidRPr="009A3944" w:rsidRDefault="00A739DB" w:rsidP="00A12A80">
            <w:pPr>
              <w:pStyle w:val="BodyText2"/>
            </w:pPr>
            <w:r w:rsidRPr="009A3944">
              <w:t xml:space="preserve">Chapter </w:t>
            </w:r>
            <w:r w:rsidR="00851714" w:rsidRPr="009A3944">
              <w:t>17</w:t>
            </w:r>
          </w:p>
        </w:tc>
        <w:tc>
          <w:tcPr>
            <w:tcW w:w="2323" w:type="dxa"/>
            <w:tcBorders>
              <w:top w:val="single" w:sz="4" w:space="0" w:color="auto"/>
              <w:left w:val="single" w:sz="4" w:space="0" w:color="auto"/>
              <w:bottom w:val="single" w:sz="4" w:space="0" w:color="auto"/>
              <w:right w:val="single" w:sz="4" w:space="0" w:color="auto"/>
            </w:tcBorders>
            <w:vAlign w:val="center"/>
          </w:tcPr>
          <w:p w:rsidR="00A739DB" w:rsidRPr="009A3944" w:rsidRDefault="00276C6E" w:rsidP="00A12A80">
            <w:pPr>
              <w:pStyle w:val="BodyText2"/>
            </w:pPr>
            <w:r w:rsidRPr="009A3944">
              <w:t>Hangman</w:t>
            </w:r>
          </w:p>
        </w:tc>
        <w:tc>
          <w:tcPr>
            <w:tcW w:w="1448" w:type="dxa"/>
            <w:tcBorders>
              <w:top w:val="single" w:sz="4" w:space="0" w:color="auto"/>
              <w:left w:val="single" w:sz="4" w:space="0" w:color="auto"/>
              <w:bottom w:val="single" w:sz="4" w:space="0" w:color="auto"/>
              <w:right w:val="single" w:sz="4" w:space="0" w:color="auto"/>
            </w:tcBorders>
            <w:vAlign w:val="center"/>
          </w:tcPr>
          <w:p w:rsidR="00A739DB" w:rsidRPr="009A3944" w:rsidRDefault="00A739DB" w:rsidP="00A12A80">
            <w:pPr>
              <w:rPr>
                <w:sz w:val="16"/>
              </w:rPr>
            </w:pPr>
          </w:p>
        </w:tc>
      </w:tr>
      <w:tr w:rsidR="00A739DB" w:rsidRPr="009A3944" w:rsidTr="00A12A80">
        <w:trPr>
          <w:trHeight w:val="288"/>
          <w:jc w:val="center"/>
        </w:trPr>
        <w:tc>
          <w:tcPr>
            <w:tcW w:w="1054" w:type="dxa"/>
            <w:tcBorders>
              <w:top w:val="single" w:sz="4" w:space="0" w:color="auto"/>
              <w:left w:val="single" w:sz="4" w:space="0" w:color="auto"/>
              <w:bottom w:val="single" w:sz="4" w:space="0" w:color="auto"/>
              <w:right w:val="single" w:sz="4" w:space="0" w:color="auto"/>
            </w:tcBorders>
            <w:vAlign w:val="center"/>
          </w:tcPr>
          <w:p w:rsidR="00A739DB" w:rsidRPr="009A3944" w:rsidRDefault="00A739DB" w:rsidP="00A12A80">
            <w:pPr>
              <w:rPr>
                <w:sz w:val="16"/>
              </w:rPr>
            </w:pPr>
            <w:r w:rsidRPr="009A3944">
              <w:rPr>
                <w:sz w:val="16"/>
              </w:rPr>
              <w:t>16</w:t>
            </w:r>
          </w:p>
        </w:tc>
        <w:tc>
          <w:tcPr>
            <w:tcW w:w="5514" w:type="dxa"/>
            <w:tcBorders>
              <w:top w:val="single" w:sz="4" w:space="0" w:color="auto"/>
              <w:left w:val="single" w:sz="4" w:space="0" w:color="auto"/>
              <w:bottom w:val="single" w:sz="4" w:space="0" w:color="auto"/>
              <w:right w:val="single" w:sz="4" w:space="0" w:color="auto"/>
            </w:tcBorders>
            <w:vAlign w:val="center"/>
          </w:tcPr>
          <w:p w:rsidR="00A739DB" w:rsidRPr="009A3944" w:rsidRDefault="00A739DB" w:rsidP="00A12A80">
            <w:pPr>
              <w:pStyle w:val="BodyText2"/>
              <w:rPr>
                <w:bCs w:val="0"/>
                <w:iCs/>
              </w:rPr>
            </w:pPr>
            <w:r w:rsidRPr="009A3944">
              <w:rPr>
                <w:bCs w:val="0"/>
                <w:iCs/>
              </w:rPr>
              <w:t>Lesson 14: Data Structures</w:t>
            </w:r>
          </w:p>
        </w:tc>
        <w:tc>
          <w:tcPr>
            <w:tcW w:w="2859" w:type="dxa"/>
            <w:tcBorders>
              <w:top w:val="single" w:sz="4" w:space="0" w:color="auto"/>
              <w:left w:val="single" w:sz="4" w:space="0" w:color="auto"/>
              <w:bottom w:val="single" w:sz="4" w:space="0" w:color="auto"/>
              <w:right w:val="single" w:sz="4" w:space="0" w:color="auto"/>
            </w:tcBorders>
            <w:vAlign w:val="center"/>
          </w:tcPr>
          <w:p w:rsidR="00A739DB" w:rsidRPr="009A3944" w:rsidRDefault="00A739DB" w:rsidP="00A12A80">
            <w:pPr>
              <w:pStyle w:val="BodyText2"/>
            </w:pPr>
            <w:r w:rsidRPr="009A3944">
              <w:t xml:space="preserve">Chapter </w:t>
            </w:r>
            <w:r w:rsidR="00851714" w:rsidRPr="009A3944">
              <w:t>20</w:t>
            </w:r>
          </w:p>
        </w:tc>
        <w:tc>
          <w:tcPr>
            <w:tcW w:w="2323" w:type="dxa"/>
            <w:tcBorders>
              <w:top w:val="single" w:sz="4" w:space="0" w:color="auto"/>
              <w:left w:val="single" w:sz="4" w:space="0" w:color="auto"/>
              <w:bottom w:val="single" w:sz="4" w:space="0" w:color="auto"/>
              <w:right w:val="single" w:sz="4" w:space="0" w:color="auto"/>
            </w:tcBorders>
            <w:vAlign w:val="center"/>
          </w:tcPr>
          <w:p w:rsidR="00A739DB" w:rsidRPr="009A3944" w:rsidRDefault="00A739DB" w:rsidP="00A12A80">
            <w:pPr>
              <w:pStyle w:val="BodyText2"/>
            </w:pPr>
          </w:p>
        </w:tc>
        <w:tc>
          <w:tcPr>
            <w:tcW w:w="1448" w:type="dxa"/>
            <w:tcBorders>
              <w:top w:val="single" w:sz="4" w:space="0" w:color="auto"/>
              <w:left w:val="single" w:sz="4" w:space="0" w:color="auto"/>
              <w:bottom w:val="single" w:sz="4" w:space="0" w:color="auto"/>
              <w:right w:val="single" w:sz="4" w:space="0" w:color="auto"/>
            </w:tcBorders>
            <w:vAlign w:val="center"/>
          </w:tcPr>
          <w:p w:rsidR="00A739DB" w:rsidRPr="009A3944" w:rsidRDefault="00A739DB" w:rsidP="00A12A80">
            <w:pPr>
              <w:rPr>
                <w:sz w:val="16"/>
              </w:rPr>
            </w:pPr>
          </w:p>
        </w:tc>
      </w:tr>
      <w:tr w:rsidR="00A739DB" w:rsidRPr="009A3944" w:rsidTr="00A12A80">
        <w:trPr>
          <w:trHeight w:val="288"/>
          <w:jc w:val="center"/>
        </w:trPr>
        <w:tc>
          <w:tcPr>
            <w:tcW w:w="1054" w:type="dxa"/>
            <w:tcBorders>
              <w:top w:val="single" w:sz="4" w:space="0" w:color="auto"/>
              <w:left w:val="single" w:sz="4" w:space="0" w:color="auto"/>
              <w:bottom w:val="single" w:sz="4" w:space="0" w:color="auto"/>
              <w:right w:val="single" w:sz="4" w:space="0" w:color="auto"/>
            </w:tcBorders>
            <w:vAlign w:val="center"/>
          </w:tcPr>
          <w:p w:rsidR="00A739DB" w:rsidRPr="009A3944" w:rsidRDefault="00A739DB" w:rsidP="00A12A80">
            <w:pPr>
              <w:rPr>
                <w:sz w:val="16"/>
              </w:rPr>
            </w:pPr>
            <w:r w:rsidRPr="009A3944">
              <w:rPr>
                <w:sz w:val="16"/>
              </w:rPr>
              <w:t>17</w:t>
            </w:r>
          </w:p>
        </w:tc>
        <w:tc>
          <w:tcPr>
            <w:tcW w:w="5514" w:type="dxa"/>
            <w:tcBorders>
              <w:top w:val="single" w:sz="4" w:space="0" w:color="auto"/>
              <w:left w:val="single" w:sz="4" w:space="0" w:color="auto"/>
              <w:bottom w:val="single" w:sz="4" w:space="0" w:color="auto"/>
              <w:right w:val="single" w:sz="4" w:space="0" w:color="auto"/>
            </w:tcBorders>
            <w:vAlign w:val="center"/>
          </w:tcPr>
          <w:p w:rsidR="00A739DB" w:rsidRPr="009A3944" w:rsidRDefault="00A739DB" w:rsidP="00A12A80">
            <w:pPr>
              <w:pStyle w:val="BodyText2"/>
              <w:rPr>
                <w:bCs w:val="0"/>
                <w:iCs/>
              </w:rPr>
            </w:pPr>
            <w:r w:rsidRPr="009A3944">
              <w:rPr>
                <w:bCs w:val="0"/>
                <w:iCs/>
              </w:rPr>
              <w:t>continued</w:t>
            </w:r>
          </w:p>
        </w:tc>
        <w:tc>
          <w:tcPr>
            <w:tcW w:w="2859" w:type="dxa"/>
            <w:tcBorders>
              <w:top w:val="single" w:sz="4" w:space="0" w:color="auto"/>
              <w:left w:val="single" w:sz="4" w:space="0" w:color="auto"/>
              <w:bottom w:val="single" w:sz="4" w:space="0" w:color="auto"/>
              <w:right w:val="single" w:sz="4" w:space="0" w:color="auto"/>
            </w:tcBorders>
            <w:vAlign w:val="center"/>
          </w:tcPr>
          <w:p w:rsidR="00A739DB" w:rsidRPr="009A3944" w:rsidRDefault="00A739DB" w:rsidP="00A12A80">
            <w:pPr>
              <w:pStyle w:val="BodyText2"/>
            </w:pPr>
          </w:p>
        </w:tc>
        <w:tc>
          <w:tcPr>
            <w:tcW w:w="2323" w:type="dxa"/>
            <w:tcBorders>
              <w:top w:val="single" w:sz="4" w:space="0" w:color="auto"/>
              <w:left w:val="single" w:sz="4" w:space="0" w:color="auto"/>
              <w:bottom w:val="single" w:sz="4" w:space="0" w:color="auto"/>
              <w:right w:val="single" w:sz="4" w:space="0" w:color="auto"/>
            </w:tcBorders>
            <w:vAlign w:val="center"/>
          </w:tcPr>
          <w:p w:rsidR="00A739DB" w:rsidRPr="009A3944" w:rsidRDefault="00A739DB" w:rsidP="00A12A80">
            <w:pPr>
              <w:pStyle w:val="BodyText2"/>
            </w:pPr>
          </w:p>
        </w:tc>
        <w:tc>
          <w:tcPr>
            <w:tcW w:w="1448" w:type="dxa"/>
            <w:tcBorders>
              <w:top w:val="single" w:sz="4" w:space="0" w:color="auto"/>
              <w:left w:val="single" w:sz="4" w:space="0" w:color="auto"/>
              <w:bottom w:val="single" w:sz="4" w:space="0" w:color="auto"/>
              <w:right w:val="single" w:sz="4" w:space="0" w:color="auto"/>
            </w:tcBorders>
            <w:vAlign w:val="center"/>
          </w:tcPr>
          <w:p w:rsidR="00A739DB" w:rsidRPr="009A3944" w:rsidRDefault="00A739DB" w:rsidP="00A12A80">
            <w:pPr>
              <w:rPr>
                <w:sz w:val="16"/>
              </w:rPr>
            </w:pPr>
          </w:p>
        </w:tc>
      </w:tr>
      <w:tr w:rsidR="00A739DB" w:rsidRPr="009A3944" w:rsidTr="00A12A80">
        <w:trPr>
          <w:trHeight w:val="288"/>
          <w:jc w:val="center"/>
        </w:trPr>
        <w:tc>
          <w:tcPr>
            <w:tcW w:w="1054" w:type="dxa"/>
            <w:tcBorders>
              <w:top w:val="single" w:sz="4" w:space="0" w:color="auto"/>
              <w:left w:val="single" w:sz="4" w:space="0" w:color="auto"/>
              <w:bottom w:val="single" w:sz="4" w:space="0" w:color="auto"/>
              <w:right w:val="single" w:sz="4" w:space="0" w:color="auto"/>
            </w:tcBorders>
            <w:vAlign w:val="center"/>
          </w:tcPr>
          <w:p w:rsidR="00A739DB" w:rsidRPr="009A3944" w:rsidRDefault="00A739DB" w:rsidP="00A12A80">
            <w:pPr>
              <w:rPr>
                <w:sz w:val="16"/>
              </w:rPr>
            </w:pPr>
            <w:r w:rsidRPr="009A3944">
              <w:rPr>
                <w:sz w:val="16"/>
              </w:rPr>
              <w:t>18</w:t>
            </w:r>
          </w:p>
        </w:tc>
        <w:tc>
          <w:tcPr>
            <w:tcW w:w="5514" w:type="dxa"/>
            <w:tcBorders>
              <w:top w:val="single" w:sz="4" w:space="0" w:color="auto"/>
              <w:left w:val="single" w:sz="4" w:space="0" w:color="auto"/>
              <w:bottom w:val="single" w:sz="4" w:space="0" w:color="auto"/>
              <w:right w:val="single" w:sz="4" w:space="0" w:color="auto"/>
            </w:tcBorders>
            <w:vAlign w:val="center"/>
          </w:tcPr>
          <w:p w:rsidR="00A739DB" w:rsidRPr="009A3944" w:rsidRDefault="00A739DB" w:rsidP="00A12A80">
            <w:pPr>
              <w:pStyle w:val="BodyText2"/>
              <w:rPr>
                <w:bCs w:val="0"/>
                <w:iCs/>
              </w:rPr>
            </w:pPr>
            <w:r w:rsidRPr="009A3944">
              <w:rPr>
                <w:bCs w:val="0"/>
                <w:iCs/>
              </w:rPr>
              <w:t>Lesson 15: OGRE</w:t>
            </w:r>
          </w:p>
        </w:tc>
        <w:tc>
          <w:tcPr>
            <w:tcW w:w="2859" w:type="dxa"/>
            <w:tcBorders>
              <w:top w:val="single" w:sz="4" w:space="0" w:color="auto"/>
              <w:left w:val="single" w:sz="4" w:space="0" w:color="auto"/>
              <w:bottom w:val="single" w:sz="4" w:space="0" w:color="auto"/>
              <w:right w:val="single" w:sz="4" w:space="0" w:color="auto"/>
            </w:tcBorders>
            <w:vAlign w:val="center"/>
          </w:tcPr>
          <w:p w:rsidR="00A739DB" w:rsidRPr="009A3944" w:rsidRDefault="00A739DB" w:rsidP="00A12A80">
            <w:pPr>
              <w:pStyle w:val="BodyText2"/>
            </w:pPr>
            <w:r w:rsidRPr="009A3944">
              <w:t xml:space="preserve">Chapter </w:t>
            </w:r>
            <w:r w:rsidR="0051303E" w:rsidRPr="009A3944">
              <w:t>27</w:t>
            </w:r>
          </w:p>
        </w:tc>
        <w:tc>
          <w:tcPr>
            <w:tcW w:w="2323" w:type="dxa"/>
            <w:tcBorders>
              <w:top w:val="single" w:sz="4" w:space="0" w:color="auto"/>
              <w:left w:val="single" w:sz="4" w:space="0" w:color="auto"/>
              <w:bottom w:val="single" w:sz="4" w:space="0" w:color="auto"/>
              <w:right w:val="single" w:sz="4" w:space="0" w:color="auto"/>
            </w:tcBorders>
            <w:vAlign w:val="center"/>
          </w:tcPr>
          <w:p w:rsidR="00A739DB" w:rsidRPr="009A3944" w:rsidRDefault="00A739DB" w:rsidP="00A12A80">
            <w:pPr>
              <w:pStyle w:val="BodyText2"/>
            </w:pPr>
            <w:r w:rsidRPr="009A3944">
              <w:t>Pong</w:t>
            </w:r>
          </w:p>
        </w:tc>
        <w:tc>
          <w:tcPr>
            <w:tcW w:w="1448" w:type="dxa"/>
            <w:tcBorders>
              <w:top w:val="single" w:sz="4" w:space="0" w:color="auto"/>
              <w:left w:val="single" w:sz="4" w:space="0" w:color="auto"/>
              <w:bottom w:val="single" w:sz="4" w:space="0" w:color="auto"/>
              <w:right w:val="single" w:sz="4" w:space="0" w:color="auto"/>
            </w:tcBorders>
            <w:vAlign w:val="center"/>
          </w:tcPr>
          <w:p w:rsidR="00A739DB" w:rsidRPr="009A3944" w:rsidRDefault="00A739DB" w:rsidP="00A12A80">
            <w:pPr>
              <w:rPr>
                <w:sz w:val="16"/>
              </w:rPr>
            </w:pPr>
          </w:p>
        </w:tc>
      </w:tr>
      <w:tr w:rsidR="00A739DB" w:rsidRPr="009A3944" w:rsidTr="00A12A80">
        <w:trPr>
          <w:trHeight w:val="288"/>
          <w:jc w:val="center"/>
        </w:trPr>
        <w:tc>
          <w:tcPr>
            <w:tcW w:w="1054" w:type="dxa"/>
            <w:tcBorders>
              <w:top w:val="single" w:sz="4" w:space="0" w:color="auto"/>
              <w:left w:val="single" w:sz="4" w:space="0" w:color="auto"/>
              <w:bottom w:val="single" w:sz="4" w:space="0" w:color="auto"/>
              <w:right w:val="single" w:sz="4" w:space="0" w:color="auto"/>
            </w:tcBorders>
            <w:vAlign w:val="center"/>
          </w:tcPr>
          <w:p w:rsidR="00A739DB" w:rsidRPr="009A3944" w:rsidRDefault="00A739DB" w:rsidP="00A12A80">
            <w:pPr>
              <w:rPr>
                <w:sz w:val="16"/>
              </w:rPr>
            </w:pPr>
            <w:r w:rsidRPr="009A3944">
              <w:rPr>
                <w:sz w:val="16"/>
              </w:rPr>
              <w:t>19</w:t>
            </w:r>
          </w:p>
        </w:tc>
        <w:tc>
          <w:tcPr>
            <w:tcW w:w="5514" w:type="dxa"/>
            <w:tcBorders>
              <w:top w:val="single" w:sz="4" w:space="0" w:color="auto"/>
              <w:left w:val="single" w:sz="4" w:space="0" w:color="auto"/>
              <w:bottom w:val="single" w:sz="4" w:space="0" w:color="auto"/>
              <w:right w:val="single" w:sz="4" w:space="0" w:color="auto"/>
            </w:tcBorders>
            <w:vAlign w:val="center"/>
          </w:tcPr>
          <w:p w:rsidR="00A739DB" w:rsidRPr="009A3944" w:rsidRDefault="00A739DB" w:rsidP="00A12A80">
            <w:pPr>
              <w:pStyle w:val="BodyText2"/>
              <w:rPr>
                <w:bCs w:val="0"/>
                <w:iCs/>
              </w:rPr>
            </w:pPr>
            <w:r w:rsidRPr="009A3944">
              <w:rPr>
                <w:bCs w:val="0"/>
                <w:iCs/>
              </w:rPr>
              <w:t>Continued</w:t>
            </w:r>
          </w:p>
        </w:tc>
        <w:tc>
          <w:tcPr>
            <w:tcW w:w="2859" w:type="dxa"/>
            <w:tcBorders>
              <w:top w:val="single" w:sz="4" w:space="0" w:color="auto"/>
              <w:left w:val="single" w:sz="4" w:space="0" w:color="auto"/>
              <w:bottom w:val="single" w:sz="4" w:space="0" w:color="auto"/>
              <w:right w:val="single" w:sz="4" w:space="0" w:color="auto"/>
            </w:tcBorders>
            <w:vAlign w:val="center"/>
          </w:tcPr>
          <w:p w:rsidR="00A739DB" w:rsidRPr="009A3944" w:rsidRDefault="00A739DB" w:rsidP="00A12A80">
            <w:pPr>
              <w:pStyle w:val="BodyText2"/>
            </w:pPr>
          </w:p>
        </w:tc>
        <w:tc>
          <w:tcPr>
            <w:tcW w:w="2323" w:type="dxa"/>
            <w:tcBorders>
              <w:top w:val="single" w:sz="4" w:space="0" w:color="auto"/>
              <w:left w:val="single" w:sz="4" w:space="0" w:color="auto"/>
              <w:bottom w:val="single" w:sz="4" w:space="0" w:color="auto"/>
              <w:right w:val="single" w:sz="4" w:space="0" w:color="auto"/>
            </w:tcBorders>
            <w:vAlign w:val="center"/>
          </w:tcPr>
          <w:p w:rsidR="00A739DB" w:rsidRPr="009A3944" w:rsidRDefault="00A739DB" w:rsidP="00A12A80">
            <w:pPr>
              <w:pStyle w:val="BodyText2"/>
            </w:pPr>
          </w:p>
        </w:tc>
        <w:tc>
          <w:tcPr>
            <w:tcW w:w="1448" w:type="dxa"/>
            <w:tcBorders>
              <w:top w:val="single" w:sz="4" w:space="0" w:color="auto"/>
              <w:left w:val="single" w:sz="4" w:space="0" w:color="auto"/>
              <w:bottom w:val="single" w:sz="4" w:space="0" w:color="auto"/>
              <w:right w:val="single" w:sz="4" w:space="0" w:color="auto"/>
            </w:tcBorders>
            <w:vAlign w:val="center"/>
          </w:tcPr>
          <w:p w:rsidR="00A739DB" w:rsidRPr="009A3944" w:rsidRDefault="00A739DB" w:rsidP="00A12A80">
            <w:pPr>
              <w:rPr>
                <w:sz w:val="16"/>
              </w:rPr>
            </w:pPr>
          </w:p>
        </w:tc>
      </w:tr>
      <w:tr w:rsidR="00A739DB" w:rsidRPr="009A3944" w:rsidTr="00A12A80">
        <w:trPr>
          <w:trHeight w:val="288"/>
          <w:jc w:val="center"/>
        </w:trPr>
        <w:tc>
          <w:tcPr>
            <w:tcW w:w="1054" w:type="dxa"/>
            <w:tcBorders>
              <w:top w:val="single" w:sz="4" w:space="0" w:color="auto"/>
              <w:left w:val="single" w:sz="4" w:space="0" w:color="auto"/>
              <w:bottom w:val="single" w:sz="4" w:space="0" w:color="auto"/>
              <w:right w:val="single" w:sz="4" w:space="0" w:color="auto"/>
            </w:tcBorders>
            <w:vAlign w:val="center"/>
          </w:tcPr>
          <w:p w:rsidR="00A739DB" w:rsidRPr="009A3944" w:rsidRDefault="00A739DB" w:rsidP="00A12A80">
            <w:pPr>
              <w:rPr>
                <w:sz w:val="16"/>
              </w:rPr>
            </w:pPr>
            <w:r w:rsidRPr="009A3944">
              <w:rPr>
                <w:sz w:val="16"/>
              </w:rPr>
              <w:t>20</w:t>
            </w:r>
          </w:p>
        </w:tc>
        <w:tc>
          <w:tcPr>
            <w:tcW w:w="5514" w:type="dxa"/>
            <w:tcBorders>
              <w:top w:val="single" w:sz="4" w:space="0" w:color="auto"/>
              <w:left w:val="single" w:sz="4" w:space="0" w:color="auto"/>
              <w:bottom w:val="single" w:sz="4" w:space="0" w:color="auto"/>
              <w:right w:val="single" w:sz="4" w:space="0" w:color="auto"/>
            </w:tcBorders>
            <w:vAlign w:val="center"/>
          </w:tcPr>
          <w:p w:rsidR="00A739DB" w:rsidRPr="009A3944" w:rsidRDefault="00A739DB" w:rsidP="00A12A80">
            <w:pPr>
              <w:pStyle w:val="BodyText2"/>
              <w:rPr>
                <w:bCs w:val="0"/>
                <w:iCs/>
              </w:rPr>
            </w:pPr>
            <w:r w:rsidRPr="009A3944">
              <w:rPr>
                <w:bCs w:val="0"/>
                <w:iCs/>
              </w:rPr>
              <w:t>Final</w:t>
            </w:r>
          </w:p>
        </w:tc>
        <w:tc>
          <w:tcPr>
            <w:tcW w:w="2859" w:type="dxa"/>
            <w:tcBorders>
              <w:top w:val="single" w:sz="4" w:space="0" w:color="auto"/>
              <w:left w:val="single" w:sz="4" w:space="0" w:color="auto"/>
              <w:bottom w:val="single" w:sz="4" w:space="0" w:color="auto"/>
              <w:right w:val="single" w:sz="4" w:space="0" w:color="auto"/>
            </w:tcBorders>
            <w:vAlign w:val="center"/>
          </w:tcPr>
          <w:p w:rsidR="00A739DB" w:rsidRPr="009A3944" w:rsidRDefault="00A739DB" w:rsidP="00A12A80">
            <w:pPr>
              <w:pStyle w:val="BodyText2"/>
            </w:pPr>
          </w:p>
        </w:tc>
        <w:tc>
          <w:tcPr>
            <w:tcW w:w="2323" w:type="dxa"/>
            <w:tcBorders>
              <w:top w:val="single" w:sz="4" w:space="0" w:color="auto"/>
              <w:left w:val="single" w:sz="4" w:space="0" w:color="auto"/>
              <w:bottom w:val="single" w:sz="4" w:space="0" w:color="auto"/>
              <w:right w:val="single" w:sz="4" w:space="0" w:color="auto"/>
            </w:tcBorders>
            <w:vAlign w:val="center"/>
          </w:tcPr>
          <w:p w:rsidR="00A739DB" w:rsidRPr="009A3944" w:rsidRDefault="00A739DB" w:rsidP="00A12A80">
            <w:pPr>
              <w:pStyle w:val="BodyText2"/>
            </w:pPr>
          </w:p>
        </w:tc>
        <w:tc>
          <w:tcPr>
            <w:tcW w:w="1448" w:type="dxa"/>
            <w:tcBorders>
              <w:top w:val="single" w:sz="4" w:space="0" w:color="auto"/>
              <w:left w:val="single" w:sz="4" w:space="0" w:color="auto"/>
              <w:bottom w:val="single" w:sz="4" w:space="0" w:color="auto"/>
              <w:right w:val="single" w:sz="4" w:space="0" w:color="auto"/>
            </w:tcBorders>
            <w:vAlign w:val="center"/>
          </w:tcPr>
          <w:p w:rsidR="00A739DB" w:rsidRPr="009A3944" w:rsidRDefault="00A739DB" w:rsidP="00A12A80">
            <w:pPr>
              <w:rPr>
                <w:sz w:val="16"/>
              </w:rPr>
            </w:pPr>
          </w:p>
        </w:tc>
      </w:tr>
    </w:tbl>
    <w:p w:rsidR="00924B21" w:rsidRPr="009A3944" w:rsidRDefault="00924B21"/>
    <w:p w:rsidR="00924B21" w:rsidRPr="009A3944" w:rsidRDefault="00924B21">
      <w:pPr>
        <w:sectPr w:rsidR="00924B21" w:rsidRPr="009A3944" w:rsidSect="00587D97">
          <w:headerReference w:type="default" r:id="rId14"/>
          <w:footerReference w:type="default" r:id="rId15"/>
          <w:pgSz w:w="15840" w:h="12240" w:orient="landscape" w:code="1"/>
          <w:pgMar w:top="1440" w:right="1440" w:bottom="1440" w:left="1440" w:header="720" w:footer="576" w:gutter="0"/>
          <w:cols w:space="720"/>
          <w:docGrid w:linePitch="360"/>
        </w:sectPr>
      </w:pPr>
    </w:p>
    <w:p w:rsidR="00924B21" w:rsidRPr="009A3944" w:rsidRDefault="00924B21">
      <w:pPr>
        <w:rPr>
          <w:sz w:val="16"/>
        </w:rPr>
      </w:pPr>
      <w:bookmarkStart w:id="14" w:name="_Toc206816231"/>
    </w:p>
    <w:p w:rsidR="00924B21" w:rsidRPr="009A3944" w:rsidRDefault="00924B21">
      <w:pPr>
        <w:pStyle w:val="Heading2"/>
        <w:rPr>
          <w:rFonts w:ascii="Arial" w:hAnsi="Arial"/>
        </w:rPr>
      </w:pPr>
      <w:r w:rsidRPr="009A3944">
        <w:rPr>
          <w:rFonts w:ascii="Arial" w:hAnsi="Arial"/>
        </w:rPr>
        <w:t>Grading Policies and Procedures</w:t>
      </w:r>
      <w:bookmarkEnd w:id="14"/>
      <w:r w:rsidRPr="009A3944">
        <w:rPr>
          <w:rFonts w:ascii="Arial" w:hAnsi="Arial"/>
        </w:rPr>
        <w:t xml:space="preserve"> </w:t>
      </w:r>
    </w:p>
    <w:p w:rsidR="00924B21" w:rsidRPr="009A3944" w:rsidRDefault="00924B21">
      <w:pPr>
        <w:ind w:right="-710"/>
      </w:pPr>
      <w:r w:rsidRPr="009A3944">
        <w:t>Students in this course should be graded following Coleman College assessment practices and policies. A point system is used in the College to indicate student performance on various required activities or projects. For this course, it is recommended that points be distributed as follows:</w:t>
      </w:r>
    </w:p>
    <w:p w:rsidR="009339C6" w:rsidRPr="009A3944" w:rsidRDefault="009339C6">
      <w:pPr>
        <w:ind w:right="-710"/>
      </w:pPr>
    </w:p>
    <w:p w:rsidR="00924B21" w:rsidRPr="009A3944" w:rsidRDefault="00924B21">
      <w:pPr>
        <w:pStyle w:val="Caption"/>
        <w:spacing w:after="120"/>
        <w:rPr>
          <w:rFonts w:ascii="Arial" w:hAnsi="Arial"/>
        </w:rPr>
      </w:pPr>
      <w:r w:rsidRPr="009A3944">
        <w:rPr>
          <w:rFonts w:ascii="Arial" w:hAnsi="Arial"/>
        </w:rPr>
        <w:t>Chart 2. Distribution of points for class assignments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5"/>
        <w:gridCol w:w="1328"/>
        <w:gridCol w:w="1093"/>
        <w:gridCol w:w="1176"/>
      </w:tblGrid>
      <w:tr w:rsidR="008A29CB" w:rsidRPr="009A3944">
        <w:trPr>
          <w:jc w:val="center"/>
        </w:trPr>
        <w:tc>
          <w:tcPr>
            <w:tcW w:w="1275" w:type="dxa"/>
            <w:shd w:val="clear" w:color="auto" w:fill="CCCCCC"/>
            <w:vAlign w:val="center"/>
          </w:tcPr>
          <w:p w:rsidR="008A29CB" w:rsidRPr="009A3944" w:rsidRDefault="008A29CB" w:rsidP="008A29CB">
            <w:pPr>
              <w:jc w:val="center"/>
            </w:pPr>
            <w:r w:rsidRPr="009A3944">
              <w:t>Lesson</w:t>
            </w:r>
          </w:p>
        </w:tc>
        <w:tc>
          <w:tcPr>
            <w:tcW w:w="0" w:type="auto"/>
            <w:shd w:val="clear" w:color="auto" w:fill="CCCCCC"/>
            <w:vAlign w:val="center"/>
          </w:tcPr>
          <w:p w:rsidR="008A29CB" w:rsidRPr="009A3944" w:rsidRDefault="008A29CB" w:rsidP="008A29CB">
            <w:pPr>
              <w:jc w:val="center"/>
            </w:pPr>
            <w:r w:rsidRPr="009A3944">
              <w:t>Assignment</w:t>
            </w:r>
          </w:p>
        </w:tc>
        <w:tc>
          <w:tcPr>
            <w:tcW w:w="1093" w:type="dxa"/>
            <w:shd w:val="clear" w:color="auto" w:fill="CCCCCC"/>
            <w:vAlign w:val="center"/>
          </w:tcPr>
          <w:p w:rsidR="008A29CB" w:rsidRPr="009A3944" w:rsidRDefault="008A29CB" w:rsidP="008A29CB">
            <w:pPr>
              <w:jc w:val="center"/>
            </w:pPr>
            <w:r w:rsidRPr="009A3944">
              <w:t>Possible</w:t>
            </w:r>
          </w:p>
          <w:p w:rsidR="008A29CB" w:rsidRPr="009A3944" w:rsidRDefault="008A29CB" w:rsidP="008A29CB">
            <w:pPr>
              <w:jc w:val="center"/>
            </w:pPr>
            <w:r w:rsidRPr="009A3944">
              <w:t>Points</w:t>
            </w:r>
          </w:p>
        </w:tc>
        <w:tc>
          <w:tcPr>
            <w:tcW w:w="1176" w:type="dxa"/>
            <w:shd w:val="clear" w:color="auto" w:fill="CCCCCC"/>
            <w:vAlign w:val="center"/>
          </w:tcPr>
          <w:p w:rsidR="008A29CB" w:rsidRPr="009A3944" w:rsidRDefault="008A29CB" w:rsidP="008A29CB">
            <w:pPr>
              <w:jc w:val="center"/>
            </w:pPr>
            <w:r w:rsidRPr="009A3944">
              <w:t>Percent of</w:t>
            </w:r>
          </w:p>
          <w:p w:rsidR="008A29CB" w:rsidRPr="009A3944" w:rsidRDefault="008A29CB" w:rsidP="008A29CB">
            <w:pPr>
              <w:jc w:val="center"/>
            </w:pPr>
            <w:r w:rsidRPr="009A3944">
              <w:t>Grade</w:t>
            </w:r>
          </w:p>
        </w:tc>
      </w:tr>
      <w:tr w:rsidR="008A29CB" w:rsidRPr="009A3944">
        <w:trPr>
          <w:jc w:val="center"/>
        </w:trPr>
        <w:tc>
          <w:tcPr>
            <w:tcW w:w="1275" w:type="dxa"/>
          </w:tcPr>
          <w:p w:rsidR="008A29CB" w:rsidRPr="009A3944" w:rsidRDefault="00C45BA0" w:rsidP="008A29CB">
            <w:pPr>
              <w:jc w:val="center"/>
            </w:pPr>
            <w:r w:rsidRPr="009A3944">
              <w:t>5</w:t>
            </w:r>
          </w:p>
        </w:tc>
        <w:tc>
          <w:tcPr>
            <w:tcW w:w="0" w:type="auto"/>
          </w:tcPr>
          <w:p w:rsidR="008A29CB" w:rsidRPr="009A3944" w:rsidRDefault="008A29CB" w:rsidP="008A29CB">
            <w:pPr>
              <w:jc w:val="center"/>
            </w:pPr>
            <w:r w:rsidRPr="009A3944">
              <w:t>1</w:t>
            </w:r>
          </w:p>
        </w:tc>
        <w:tc>
          <w:tcPr>
            <w:tcW w:w="1093" w:type="dxa"/>
          </w:tcPr>
          <w:p w:rsidR="008A29CB" w:rsidRPr="009A3944" w:rsidRDefault="008A29CB" w:rsidP="008A29CB">
            <w:pPr>
              <w:jc w:val="center"/>
            </w:pPr>
            <w:r w:rsidRPr="009A3944">
              <w:t>10</w:t>
            </w:r>
          </w:p>
        </w:tc>
        <w:tc>
          <w:tcPr>
            <w:tcW w:w="1176" w:type="dxa"/>
          </w:tcPr>
          <w:p w:rsidR="008A29CB" w:rsidRPr="009A3944" w:rsidRDefault="008A29CB" w:rsidP="008A29CB">
            <w:pPr>
              <w:jc w:val="center"/>
            </w:pPr>
            <w:r w:rsidRPr="009A3944">
              <w:t>10%</w:t>
            </w:r>
          </w:p>
        </w:tc>
      </w:tr>
      <w:tr w:rsidR="008A29CB" w:rsidRPr="009A3944">
        <w:trPr>
          <w:jc w:val="center"/>
        </w:trPr>
        <w:tc>
          <w:tcPr>
            <w:tcW w:w="1275" w:type="dxa"/>
          </w:tcPr>
          <w:p w:rsidR="008A29CB" w:rsidRPr="009A3944" w:rsidRDefault="00C45BA0" w:rsidP="008A29CB">
            <w:pPr>
              <w:jc w:val="center"/>
            </w:pPr>
            <w:r w:rsidRPr="009A3944">
              <w:t>8</w:t>
            </w:r>
          </w:p>
        </w:tc>
        <w:tc>
          <w:tcPr>
            <w:tcW w:w="0" w:type="auto"/>
          </w:tcPr>
          <w:p w:rsidR="008A29CB" w:rsidRPr="009A3944" w:rsidRDefault="008A29CB" w:rsidP="008A29CB">
            <w:pPr>
              <w:jc w:val="center"/>
            </w:pPr>
            <w:r w:rsidRPr="009A3944">
              <w:t>2</w:t>
            </w:r>
          </w:p>
        </w:tc>
        <w:tc>
          <w:tcPr>
            <w:tcW w:w="1093" w:type="dxa"/>
          </w:tcPr>
          <w:p w:rsidR="008A29CB" w:rsidRPr="009A3944" w:rsidRDefault="008A29CB" w:rsidP="008A29CB">
            <w:pPr>
              <w:jc w:val="center"/>
            </w:pPr>
            <w:r w:rsidRPr="009A3944">
              <w:t>10</w:t>
            </w:r>
          </w:p>
        </w:tc>
        <w:tc>
          <w:tcPr>
            <w:tcW w:w="1176" w:type="dxa"/>
          </w:tcPr>
          <w:p w:rsidR="008A29CB" w:rsidRPr="009A3944" w:rsidRDefault="008A29CB" w:rsidP="008A29CB">
            <w:pPr>
              <w:jc w:val="center"/>
            </w:pPr>
            <w:r w:rsidRPr="009A3944">
              <w:t>10%</w:t>
            </w:r>
          </w:p>
        </w:tc>
      </w:tr>
      <w:tr w:rsidR="008A29CB" w:rsidRPr="009A3944">
        <w:trPr>
          <w:jc w:val="center"/>
        </w:trPr>
        <w:tc>
          <w:tcPr>
            <w:tcW w:w="1275" w:type="dxa"/>
          </w:tcPr>
          <w:p w:rsidR="008A29CB" w:rsidRPr="009A3944" w:rsidRDefault="00C45BA0" w:rsidP="008A29CB">
            <w:pPr>
              <w:jc w:val="center"/>
            </w:pPr>
            <w:r w:rsidRPr="009A3944">
              <w:t>11</w:t>
            </w:r>
          </w:p>
        </w:tc>
        <w:tc>
          <w:tcPr>
            <w:tcW w:w="0" w:type="auto"/>
          </w:tcPr>
          <w:p w:rsidR="008A29CB" w:rsidRPr="009A3944" w:rsidRDefault="008A29CB" w:rsidP="008A29CB">
            <w:pPr>
              <w:jc w:val="center"/>
            </w:pPr>
            <w:r w:rsidRPr="009A3944">
              <w:t>3</w:t>
            </w:r>
          </w:p>
        </w:tc>
        <w:tc>
          <w:tcPr>
            <w:tcW w:w="1093" w:type="dxa"/>
          </w:tcPr>
          <w:p w:rsidR="008A29CB" w:rsidRPr="009A3944" w:rsidRDefault="008A29CB" w:rsidP="008A29CB">
            <w:pPr>
              <w:jc w:val="center"/>
            </w:pPr>
            <w:r w:rsidRPr="009A3944">
              <w:t>10</w:t>
            </w:r>
          </w:p>
        </w:tc>
        <w:tc>
          <w:tcPr>
            <w:tcW w:w="1176" w:type="dxa"/>
          </w:tcPr>
          <w:p w:rsidR="008A29CB" w:rsidRPr="009A3944" w:rsidRDefault="008A29CB" w:rsidP="008A29CB">
            <w:pPr>
              <w:jc w:val="center"/>
            </w:pPr>
            <w:r w:rsidRPr="009A3944">
              <w:t>10%</w:t>
            </w:r>
          </w:p>
        </w:tc>
      </w:tr>
      <w:tr w:rsidR="008A29CB" w:rsidRPr="009A3944">
        <w:trPr>
          <w:jc w:val="center"/>
        </w:trPr>
        <w:tc>
          <w:tcPr>
            <w:tcW w:w="1275" w:type="dxa"/>
          </w:tcPr>
          <w:p w:rsidR="008A29CB" w:rsidRPr="009A3944" w:rsidRDefault="008A29CB" w:rsidP="008A29CB">
            <w:pPr>
              <w:jc w:val="center"/>
            </w:pPr>
          </w:p>
        </w:tc>
        <w:tc>
          <w:tcPr>
            <w:tcW w:w="0" w:type="auto"/>
          </w:tcPr>
          <w:p w:rsidR="008A29CB" w:rsidRPr="009A3944" w:rsidRDefault="008A29CB" w:rsidP="008A29CB">
            <w:pPr>
              <w:jc w:val="center"/>
            </w:pPr>
            <w:r w:rsidRPr="009A3944">
              <w:t>Midterm</w:t>
            </w:r>
          </w:p>
        </w:tc>
        <w:tc>
          <w:tcPr>
            <w:tcW w:w="1093" w:type="dxa"/>
          </w:tcPr>
          <w:p w:rsidR="008A29CB" w:rsidRPr="009A3944" w:rsidRDefault="008A29CB" w:rsidP="008A29CB">
            <w:pPr>
              <w:jc w:val="center"/>
            </w:pPr>
            <w:r w:rsidRPr="009A3944">
              <w:t>20</w:t>
            </w:r>
          </w:p>
        </w:tc>
        <w:tc>
          <w:tcPr>
            <w:tcW w:w="1176" w:type="dxa"/>
          </w:tcPr>
          <w:p w:rsidR="008A29CB" w:rsidRPr="009A3944" w:rsidRDefault="008A29CB" w:rsidP="008A29CB">
            <w:pPr>
              <w:jc w:val="center"/>
            </w:pPr>
            <w:r w:rsidRPr="009A3944">
              <w:t>20%</w:t>
            </w:r>
          </w:p>
        </w:tc>
      </w:tr>
      <w:tr w:rsidR="008A29CB" w:rsidRPr="009A3944">
        <w:trPr>
          <w:jc w:val="center"/>
        </w:trPr>
        <w:tc>
          <w:tcPr>
            <w:tcW w:w="1275" w:type="dxa"/>
          </w:tcPr>
          <w:p w:rsidR="008A29CB" w:rsidRPr="009A3944" w:rsidRDefault="00C45BA0" w:rsidP="008A29CB">
            <w:pPr>
              <w:jc w:val="center"/>
            </w:pPr>
            <w:r w:rsidRPr="009A3944">
              <w:t>13</w:t>
            </w:r>
          </w:p>
        </w:tc>
        <w:tc>
          <w:tcPr>
            <w:tcW w:w="0" w:type="auto"/>
          </w:tcPr>
          <w:p w:rsidR="008A29CB" w:rsidRPr="009A3944" w:rsidRDefault="008A29CB" w:rsidP="008A29CB">
            <w:pPr>
              <w:jc w:val="center"/>
            </w:pPr>
            <w:r w:rsidRPr="009A3944">
              <w:t>4</w:t>
            </w:r>
          </w:p>
        </w:tc>
        <w:tc>
          <w:tcPr>
            <w:tcW w:w="1093" w:type="dxa"/>
          </w:tcPr>
          <w:p w:rsidR="008A29CB" w:rsidRPr="009A3944" w:rsidRDefault="008A29CB" w:rsidP="008A29CB">
            <w:pPr>
              <w:jc w:val="center"/>
            </w:pPr>
            <w:r w:rsidRPr="009A3944">
              <w:t>15</w:t>
            </w:r>
          </w:p>
        </w:tc>
        <w:tc>
          <w:tcPr>
            <w:tcW w:w="1176" w:type="dxa"/>
          </w:tcPr>
          <w:p w:rsidR="008A29CB" w:rsidRPr="009A3944" w:rsidRDefault="008A29CB" w:rsidP="008A29CB">
            <w:pPr>
              <w:jc w:val="center"/>
            </w:pPr>
            <w:r w:rsidRPr="009A3944">
              <w:t>15%</w:t>
            </w:r>
          </w:p>
        </w:tc>
      </w:tr>
      <w:tr w:rsidR="008A29CB" w:rsidRPr="009A3944">
        <w:trPr>
          <w:jc w:val="center"/>
        </w:trPr>
        <w:tc>
          <w:tcPr>
            <w:tcW w:w="1275" w:type="dxa"/>
          </w:tcPr>
          <w:p w:rsidR="008A29CB" w:rsidRPr="009A3944" w:rsidRDefault="008A29CB" w:rsidP="008A29CB">
            <w:pPr>
              <w:jc w:val="center"/>
            </w:pPr>
          </w:p>
        </w:tc>
        <w:tc>
          <w:tcPr>
            <w:tcW w:w="0" w:type="auto"/>
          </w:tcPr>
          <w:p w:rsidR="008A29CB" w:rsidRPr="009A3944" w:rsidRDefault="008A29CB" w:rsidP="008A29CB">
            <w:pPr>
              <w:jc w:val="center"/>
            </w:pPr>
            <w:r w:rsidRPr="009A3944">
              <w:t>Final</w:t>
            </w:r>
          </w:p>
        </w:tc>
        <w:tc>
          <w:tcPr>
            <w:tcW w:w="1093" w:type="dxa"/>
          </w:tcPr>
          <w:p w:rsidR="008A29CB" w:rsidRPr="009A3944" w:rsidRDefault="008A29CB" w:rsidP="008A29CB">
            <w:pPr>
              <w:jc w:val="center"/>
            </w:pPr>
            <w:r w:rsidRPr="009A3944">
              <w:t>20</w:t>
            </w:r>
          </w:p>
        </w:tc>
        <w:tc>
          <w:tcPr>
            <w:tcW w:w="1176" w:type="dxa"/>
          </w:tcPr>
          <w:p w:rsidR="008A29CB" w:rsidRPr="009A3944" w:rsidRDefault="008A29CB" w:rsidP="008A29CB">
            <w:pPr>
              <w:jc w:val="center"/>
            </w:pPr>
            <w:r w:rsidRPr="009A3944">
              <w:t>20%</w:t>
            </w:r>
          </w:p>
        </w:tc>
      </w:tr>
      <w:tr w:rsidR="008A29CB" w:rsidRPr="009A3944">
        <w:trPr>
          <w:jc w:val="center"/>
        </w:trPr>
        <w:tc>
          <w:tcPr>
            <w:tcW w:w="1275" w:type="dxa"/>
          </w:tcPr>
          <w:p w:rsidR="008A29CB" w:rsidRPr="009A3944" w:rsidRDefault="00C45BA0" w:rsidP="008A29CB">
            <w:pPr>
              <w:jc w:val="center"/>
            </w:pPr>
            <w:r w:rsidRPr="009A3944">
              <w:t>15</w:t>
            </w:r>
          </w:p>
        </w:tc>
        <w:tc>
          <w:tcPr>
            <w:tcW w:w="0" w:type="auto"/>
          </w:tcPr>
          <w:p w:rsidR="008A29CB" w:rsidRPr="009A3944" w:rsidRDefault="008A29CB" w:rsidP="008A29CB">
            <w:pPr>
              <w:jc w:val="center"/>
            </w:pPr>
            <w:r w:rsidRPr="009A3944">
              <w:t>Final Project</w:t>
            </w:r>
          </w:p>
        </w:tc>
        <w:tc>
          <w:tcPr>
            <w:tcW w:w="1093" w:type="dxa"/>
          </w:tcPr>
          <w:p w:rsidR="008A29CB" w:rsidRPr="009A3944" w:rsidRDefault="008A29CB" w:rsidP="008A29CB">
            <w:pPr>
              <w:jc w:val="center"/>
            </w:pPr>
            <w:r w:rsidRPr="009A3944">
              <w:t>15</w:t>
            </w:r>
          </w:p>
        </w:tc>
        <w:tc>
          <w:tcPr>
            <w:tcW w:w="1176" w:type="dxa"/>
          </w:tcPr>
          <w:p w:rsidR="008A29CB" w:rsidRPr="009A3944" w:rsidRDefault="008A29CB" w:rsidP="008A29CB">
            <w:pPr>
              <w:jc w:val="center"/>
            </w:pPr>
            <w:r w:rsidRPr="009A3944">
              <w:t>15%</w:t>
            </w:r>
          </w:p>
        </w:tc>
      </w:tr>
      <w:tr w:rsidR="008A29CB" w:rsidRPr="009A3944">
        <w:trPr>
          <w:jc w:val="center"/>
        </w:trPr>
        <w:tc>
          <w:tcPr>
            <w:tcW w:w="1275" w:type="dxa"/>
          </w:tcPr>
          <w:p w:rsidR="008A29CB" w:rsidRPr="009A3944" w:rsidRDefault="008A29CB" w:rsidP="008A29CB">
            <w:pPr>
              <w:jc w:val="center"/>
              <w:rPr>
                <w:b/>
                <w:bCs w:val="0"/>
              </w:rPr>
            </w:pPr>
            <w:r w:rsidRPr="009A3944">
              <w:rPr>
                <w:b/>
                <w:bCs w:val="0"/>
              </w:rPr>
              <w:t>TOTAL</w:t>
            </w:r>
          </w:p>
        </w:tc>
        <w:tc>
          <w:tcPr>
            <w:tcW w:w="0" w:type="auto"/>
          </w:tcPr>
          <w:p w:rsidR="008A29CB" w:rsidRPr="009A3944" w:rsidRDefault="008A29CB" w:rsidP="008A29CB">
            <w:pPr>
              <w:jc w:val="center"/>
            </w:pPr>
          </w:p>
        </w:tc>
        <w:tc>
          <w:tcPr>
            <w:tcW w:w="1093" w:type="dxa"/>
          </w:tcPr>
          <w:p w:rsidR="008A29CB" w:rsidRPr="009A3944" w:rsidRDefault="008A29CB" w:rsidP="008A29CB">
            <w:pPr>
              <w:jc w:val="center"/>
              <w:rPr>
                <w:b/>
                <w:bCs w:val="0"/>
              </w:rPr>
            </w:pPr>
            <w:r w:rsidRPr="009A3944">
              <w:rPr>
                <w:b/>
                <w:bCs w:val="0"/>
              </w:rPr>
              <w:t>100</w:t>
            </w:r>
          </w:p>
        </w:tc>
        <w:tc>
          <w:tcPr>
            <w:tcW w:w="1176" w:type="dxa"/>
          </w:tcPr>
          <w:p w:rsidR="008A29CB" w:rsidRPr="009A3944" w:rsidRDefault="008A29CB" w:rsidP="008A29CB">
            <w:pPr>
              <w:jc w:val="center"/>
              <w:rPr>
                <w:b/>
                <w:bCs w:val="0"/>
              </w:rPr>
            </w:pPr>
            <w:r w:rsidRPr="009A3944">
              <w:rPr>
                <w:b/>
                <w:bCs w:val="0"/>
              </w:rPr>
              <w:t>100%</w:t>
            </w:r>
          </w:p>
        </w:tc>
      </w:tr>
    </w:tbl>
    <w:p w:rsidR="00924B21" w:rsidRPr="009A3944" w:rsidRDefault="00924B21">
      <w:pPr>
        <w:jc w:val="center"/>
      </w:pPr>
    </w:p>
    <w:p w:rsidR="00924B21" w:rsidRPr="009A3944" w:rsidRDefault="00924B21">
      <w:pPr>
        <w:spacing w:after="120"/>
      </w:pPr>
      <w:r w:rsidRPr="009A3944">
        <w:t>The Coleman College guidelines for the assignment of grades to total points earned is as follows:</w:t>
      </w:r>
    </w:p>
    <w:p w:rsidR="00924B21" w:rsidRPr="009A3944" w:rsidRDefault="00924B21">
      <w:pPr>
        <w:pStyle w:val="Caption"/>
        <w:spacing w:after="120"/>
        <w:rPr>
          <w:rFonts w:ascii="Arial" w:hAnsi="Arial"/>
        </w:rPr>
      </w:pPr>
      <w:r w:rsidRPr="009A3944">
        <w:rPr>
          <w:rFonts w:ascii="Arial" w:hAnsi="Arial"/>
        </w:rPr>
        <w:t>Chart 3. Coleman College Grade Assignment Policy</w:t>
      </w:r>
    </w:p>
    <w:tbl>
      <w:tblPr>
        <w:tblW w:w="0" w:type="auto"/>
        <w:jc w:val="center"/>
        <w:tblBorders>
          <w:top w:val="single" w:sz="12" w:space="0" w:color="000000"/>
          <w:left w:val="single" w:sz="12" w:space="0" w:color="000000"/>
          <w:bottom w:val="single" w:sz="12" w:space="0" w:color="000000"/>
          <w:right w:val="single" w:sz="12" w:space="0" w:color="000000"/>
        </w:tblBorders>
        <w:tblLayout w:type="fixed"/>
        <w:tblLook w:val="0000" w:firstRow="0" w:lastRow="0" w:firstColumn="0" w:lastColumn="0" w:noHBand="0" w:noVBand="0"/>
      </w:tblPr>
      <w:tblGrid>
        <w:gridCol w:w="1109"/>
        <w:gridCol w:w="1072"/>
        <w:gridCol w:w="1072"/>
      </w:tblGrid>
      <w:tr w:rsidR="00924B21" w:rsidRPr="009A3944">
        <w:trPr>
          <w:jc w:val="center"/>
        </w:trPr>
        <w:tc>
          <w:tcPr>
            <w:tcW w:w="1109" w:type="dxa"/>
            <w:tcBorders>
              <w:top w:val="single" w:sz="2" w:space="0" w:color="000000"/>
              <w:left w:val="single" w:sz="2" w:space="0" w:color="000000"/>
              <w:bottom w:val="single" w:sz="2" w:space="0" w:color="000000"/>
              <w:right w:val="single" w:sz="2" w:space="0" w:color="000000"/>
            </w:tcBorders>
            <w:shd w:val="clear" w:color="auto" w:fill="CCCCCC"/>
            <w:vAlign w:val="center"/>
          </w:tcPr>
          <w:p w:rsidR="00924B21" w:rsidRPr="009A3944" w:rsidRDefault="00924B21">
            <w:pPr>
              <w:spacing w:before="100" w:after="100"/>
              <w:jc w:val="center"/>
              <w:rPr>
                <w:b/>
                <w:sz w:val="16"/>
              </w:rPr>
            </w:pPr>
            <w:r w:rsidRPr="009A3944">
              <w:rPr>
                <w:b/>
                <w:sz w:val="16"/>
              </w:rPr>
              <w:t>Percent</w:t>
            </w:r>
          </w:p>
        </w:tc>
        <w:tc>
          <w:tcPr>
            <w:tcW w:w="1072" w:type="dxa"/>
            <w:tcBorders>
              <w:top w:val="single" w:sz="2" w:space="0" w:color="000000"/>
              <w:left w:val="single" w:sz="2" w:space="0" w:color="000000"/>
              <w:bottom w:val="single" w:sz="2" w:space="0" w:color="000000"/>
              <w:right w:val="single" w:sz="2" w:space="0" w:color="000000"/>
            </w:tcBorders>
            <w:shd w:val="clear" w:color="auto" w:fill="CCCCCC"/>
            <w:vAlign w:val="center"/>
          </w:tcPr>
          <w:p w:rsidR="00924B21" w:rsidRPr="009A3944" w:rsidRDefault="00924B21">
            <w:pPr>
              <w:spacing w:before="100" w:after="100"/>
              <w:jc w:val="center"/>
              <w:rPr>
                <w:b/>
                <w:sz w:val="16"/>
              </w:rPr>
            </w:pPr>
            <w:r w:rsidRPr="009A3944">
              <w:rPr>
                <w:b/>
                <w:sz w:val="16"/>
              </w:rPr>
              <w:t>Letter Grade</w:t>
            </w:r>
          </w:p>
        </w:tc>
        <w:tc>
          <w:tcPr>
            <w:tcW w:w="1072" w:type="dxa"/>
            <w:tcBorders>
              <w:top w:val="single" w:sz="2" w:space="0" w:color="000000"/>
              <w:left w:val="single" w:sz="2" w:space="0" w:color="000000"/>
              <w:bottom w:val="single" w:sz="2" w:space="0" w:color="000000"/>
              <w:right w:val="single" w:sz="2" w:space="0" w:color="000000"/>
            </w:tcBorders>
            <w:shd w:val="clear" w:color="auto" w:fill="CCCCCC"/>
            <w:vAlign w:val="center"/>
          </w:tcPr>
          <w:p w:rsidR="00924B21" w:rsidRPr="009A3944" w:rsidRDefault="00924B21">
            <w:pPr>
              <w:spacing w:before="100" w:after="100"/>
              <w:jc w:val="center"/>
              <w:rPr>
                <w:b/>
                <w:sz w:val="16"/>
              </w:rPr>
            </w:pPr>
            <w:r w:rsidRPr="009A3944">
              <w:rPr>
                <w:b/>
                <w:sz w:val="16"/>
              </w:rPr>
              <w:t>Grade Points</w:t>
            </w:r>
          </w:p>
        </w:tc>
      </w:tr>
      <w:tr w:rsidR="00924B21" w:rsidRPr="009A3944">
        <w:trPr>
          <w:jc w:val="center"/>
        </w:trPr>
        <w:tc>
          <w:tcPr>
            <w:tcW w:w="1109"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bCs w:val="0"/>
                <w:sz w:val="16"/>
              </w:rPr>
            </w:pPr>
            <w:r w:rsidRPr="009A3944">
              <w:rPr>
                <w:bCs w:val="0"/>
                <w:sz w:val="16"/>
              </w:rPr>
              <w:t>94-100</w:t>
            </w:r>
          </w:p>
        </w:tc>
        <w:tc>
          <w:tcPr>
            <w:tcW w:w="1072"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sz w:val="16"/>
              </w:rPr>
            </w:pPr>
            <w:r w:rsidRPr="009A3944">
              <w:rPr>
                <w:sz w:val="16"/>
              </w:rPr>
              <w:t>A</w:t>
            </w:r>
          </w:p>
        </w:tc>
        <w:tc>
          <w:tcPr>
            <w:tcW w:w="1072" w:type="dxa"/>
            <w:tcBorders>
              <w:top w:val="single" w:sz="2" w:space="0" w:color="000000"/>
              <w:left w:val="single" w:sz="2" w:space="0" w:color="000000"/>
              <w:bottom w:val="single" w:sz="2" w:space="0" w:color="000000"/>
              <w:right w:val="single" w:sz="2" w:space="0" w:color="000000"/>
            </w:tcBorders>
          </w:tcPr>
          <w:p w:rsidR="00924B21" w:rsidRPr="009A3944" w:rsidRDefault="00924B21">
            <w:pPr>
              <w:spacing w:before="100" w:after="100"/>
              <w:jc w:val="center"/>
              <w:rPr>
                <w:sz w:val="16"/>
              </w:rPr>
            </w:pPr>
            <w:r w:rsidRPr="009A3944">
              <w:rPr>
                <w:sz w:val="16"/>
              </w:rPr>
              <w:t>4.0</w:t>
            </w:r>
          </w:p>
        </w:tc>
      </w:tr>
      <w:tr w:rsidR="00924B21" w:rsidRPr="009A3944">
        <w:trPr>
          <w:jc w:val="center"/>
        </w:trPr>
        <w:tc>
          <w:tcPr>
            <w:tcW w:w="1109"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bCs w:val="0"/>
                <w:sz w:val="16"/>
              </w:rPr>
            </w:pPr>
            <w:r w:rsidRPr="009A3944">
              <w:rPr>
                <w:bCs w:val="0"/>
                <w:sz w:val="16"/>
              </w:rPr>
              <w:t>90-93</w:t>
            </w:r>
          </w:p>
        </w:tc>
        <w:tc>
          <w:tcPr>
            <w:tcW w:w="1072"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sz w:val="16"/>
              </w:rPr>
            </w:pPr>
            <w:r w:rsidRPr="009A3944">
              <w:rPr>
                <w:sz w:val="16"/>
              </w:rPr>
              <w:t>A-</w:t>
            </w:r>
          </w:p>
        </w:tc>
        <w:tc>
          <w:tcPr>
            <w:tcW w:w="1072" w:type="dxa"/>
            <w:tcBorders>
              <w:top w:val="single" w:sz="2" w:space="0" w:color="000000"/>
              <w:left w:val="single" w:sz="2" w:space="0" w:color="000000"/>
              <w:bottom w:val="single" w:sz="2" w:space="0" w:color="000000"/>
              <w:right w:val="single" w:sz="2" w:space="0" w:color="000000"/>
            </w:tcBorders>
          </w:tcPr>
          <w:p w:rsidR="00924B21" w:rsidRPr="009A3944" w:rsidRDefault="00924B21">
            <w:pPr>
              <w:spacing w:before="100" w:after="100"/>
              <w:jc w:val="center"/>
              <w:rPr>
                <w:sz w:val="16"/>
              </w:rPr>
            </w:pPr>
            <w:r w:rsidRPr="009A3944">
              <w:rPr>
                <w:sz w:val="16"/>
              </w:rPr>
              <w:t>3.7</w:t>
            </w:r>
          </w:p>
        </w:tc>
      </w:tr>
      <w:tr w:rsidR="00924B21" w:rsidRPr="009A3944">
        <w:trPr>
          <w:jc w:val="center"/>
        </w:trPr>
        <w:tc>
          <w:tcPr>
            <w:tcW w:w="1109"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bCs w:val="0"/>
                <w:sz w:val="16"/>
              </w:rPr>
            </w:pPr>
            <w:r w:rsidRPr="009A3944">
              <w:rPr>
                <w:bCs w:val="0"/>
                <w:sz w:val="16"/>
              </w:rPr>
              <w:t>87-89</w:t>
            </w:r>
          </w:p>
        </w:tc>
        <w:tc>
          <w:tcPr>
            <w:tcW w:w="1072"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sz w:val="16"/>
              </w:rPr>
            </w:pPr>
            <w:r w:rsidRPr="009A3944">
              <w:rPr>
                <w:sz w:val="16"/>
              </w:rPr>
              <w:t>B+</w:t>
            </w:r>
          </w:p>
        </w:tc>
        <w:tc>
          <w:tcPr>
            <w:tcW w:w="1072" w:type="dxa"/>
            <w:tcBorders>
              <w:top w:val="single" w:sz="2" w:space="0" w:color="000000"/>
              <w:left w:val="single" w:sz="2" w:space="0" w:color="000000"/>
              <w:bottom w:val="single" w:sz="2" w:space="0" w:color="000000"/>
              <w:right w:val="single" w:sz="2" w:space="0" w:color="000000"/>
            </w:tcBorders>
          </w:tcPr>
          <w:p w:rsidR="00924B21" w:rsidRPr="009A3944" w:rsidRDefault="00924B21">
            <w:pPr>
              <w:spacing w:before="100" w:after="100"/>
              <w:jc w:val="center"/>
              <w:rPr>
                <w:sz w:val="16"/>
              </w:rPr>
            </w:pPr>
            <w:r w:rsidRPr="009A3944">
              <w:rPr>
                <w:sz w:val="16"/>
              </w:rPr>
              <w:t>3.3</w:t>
            </w:r>
          </w:p>
        </w:tc>
      </w:tr>
      <w:tr w:rsidR="00924B21" w:rsidRPr="009A3944">
        <w:trPr>
          <w:jc w:val="center"/>
        </w:trPr>
        <w:tc>
          <w:tcPr>
            <w:tcW w:w="1109"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bCs w:val="0"/>
                <w:sz w:val="16"/>
              </w:rPr>
            </w:pPr>
            <w:r w:rsidRPr="009A3944">
              <w:rPr>
                <w:bCs w:val="0"/>
                <w:sz w:val="16"/>
              </w:rPr>
              <w:t>84-86</w:t>
            </w:r>
          </w:p>
        </w:tc>
        <w:tc>
          <w:tcPr>
            <w:tcW w:w="1072"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sz w:val="16"/>
              </w:rPr>
            </w:pPr>
            <w:r w:rsidRPr="009A3944">
              <w:rPr>
                <w:sz w:val="16"/>
              </w:rPr>
              <w:t>B</w:t>
            </w:r>
          </w:p>
        </w:tc>
        <w:tc>
          <w:tcPr>
            <w:tcW w:w="1072" w:type="dxa"/>
            <w:tcBorders>
              <w:top w:val="single" w:sz="2" w:space="0" w:color="000000"/>
              <w:left w:val="single" w:sz="2" w:space="0" w:color="000000"/>
              <w:bottom w:val="single" w:sz="2" w:space="0" w:color="000000"/>
              <w:right w:val="single" w:sz="2" w:space="0" w:color="000000"/>
            </w:tcBorders>
          </w:tcPr>
          <w:p w:rsidR="00924B21" w:rsidRPr="009A3944" w:rsidRDefault="00924B21">
            <w:pPr>
              <w:spacing w:before="100" w:after="100"/>
              <w:jc w:val="center"/>
              <w:rPr>
                <w:sz w:val="16"/>
              </w:rPr>
            </w:pPr>
            <w:r w:rsidRPr="009A3944">
              <w:rPr>
                <w:sz w:val="16"/>
              </w:rPr>
              <w:t>3.0</w:t>
            </w:r>
          </w:p>
        </w:tc>
      </w:tr>
      <w:tr w:rsidR="00924B21" w:rsidRPr="009A3944">
        <w:trPr>
          <w:jc w:val="center"/>
        </w:trPr>
        <w:tc>
          <w:tcPr>
            <w:tcW w:w="1109"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bCs w:val="0"/>
                <w:sz w:val="16"/>
              </w:rPr>
            </w:pPr>
            <w:r w:rsidRPr="009A3944">
              <w:rPr>
                <w:bCs w:val="0"/>
                <w:sz w:val="16"/>
              </w:rPr>
              <w:t>80-83</w:t>
            </w:r>
          </w:p>
        </w:tc>
        <w:tc>
          <w:tcPr>
            <w:tcW w:w="1072"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sz w:val="16"/>
              </w:rPr>
            </w:pPr>
            <w:r w:rsidRPr="009A3944">
              <w:rPr>
                <w:sz w:val="16"/>
              </w:rPr>
              <w:t>B-</w:t>
            </w:r>
          </w:p>
        </w:tc>
        <w:tc>
          <w:tcPr>
            <w:tcW w:w="1072" w:type="dxa"/>
            <w:tcBorders>
              <w:top w:val="single" w:sz="2" w:space="0" w:color="000000"/>
              <w:left w:val="single" w:sz="2" w:space="0" w:color="000000"/>
              <w:bottom w:val="single" w:sz="2" w:space="0" w:color="000000"/>
              <w:right w:val="single" w:sz="2" w:space="0" w:color="000000"/>
            </w:tcBorders>
          </w:tcPr>
          <w:p w:rsidR="00924B21" w:rsidRPr="009A3944" w:rsidRDefault="00924B21">
            <w:pPr>
              <w:spacing w:before="100" w:after="100"/>
              <w:jc w:val="center"/>
              <w:rPr>
                <w:sz w:val="16"/>
              </w:rPr>
            </w:pPr>
            <w:r w:rsidRPr="009A3944">
              <w:rPr>
                <w:sz w:val="16"/>
              </w:rPr>
              <w:t>2.7</w:t>
            </w:r>
          </w:p>
        </w:tc>
      </w:tr>
      <w:tr w:rsidR="00924B21" w:rsidRPr="009A3944">
        <w:trPr>
          <w:jc w:val="center"/>
        </w:trPr>
        <w:tc>
          <w:tcPr>
            <w:tcW w:w="1109"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bCs w:val="0"/>
                <w:sz w:val="16"/>
              </w:rPr>
            </w:pPr>
            <w:r w:rsidRPr="009A3944">
              <w:rPr>
                <w:bCs w:val="0"/>
                <w:sz w:val="16"/>
              </w:rPr>
              <w:t>77-79</w:t>
            </w:r>
          </w:p>
        </w:tc>
        <w:tc>
          <w:tcPr>
            <w:tcW w:w="1072"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sz w:val="16"/>
              </w:rPr>
            </w:pPr>
            <w:r w:rsidRPr="009A3944">
              <w:rPr>
                <w:sz w:val="16"/>
              </w:rPr>
              <w:t>C+</w:t>
            </w:r>
          </w:p>
        </w:tc>
        <w:tc>
          <w:tcPr>
            <w:tcW w:w="1072" w:type="dxa"/>
            <w:tcBorders>
              <w:top w:val="single" w:sz="2" w:space="0" w:color="000000"/>
              <w:left w:val="single" w:sz="2" w:space="0" w:color="000000"/>
              <w:bottom w:val="single" w:sz="2" w:space="0" w:color="000000"/>
              <w:right w:val="single" w:sz="2" w:space="0" w:color="000000"/>
            </w:tcBorders>
          </w:tcPr>
          <w:p w:rsidR="00924B21" w:rsidRPr="009A3944" w:rsidRDefault="00924B21">
            <w:pPr>
              <w:spacing w:before="100" w:after="100"/>
              <w:jc w:val="center"/>
              <w:rPr>
                <w:sz w:val="16"/>
              </w:rPr>
            </w:pPr>
            <w:r w:rsidRPr="009A3944">
              <w:rPr>
                <w:sz w:val="16"/>
              </w:rPr>
              <w:t>2.3</w:t>
            </w:r>
          </w:p>
        </w:tc>
      </w:tr>
      <w:tr w:rsidR="00924B21" w:rsidRPr="009A3944">
        <w:trPr>
          <w:jc w:val="center"/>
        </w:trPr>
        <w:tc>
          <w:tcPr>
            <w:tcW w:w="1109"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bCs w:val="0"/>
                <w:sz w:val="16"/>
                <w:lang w:val="fr-FR"/>
              </w:rPr>
            </w:pPr>
            <w:r w:rsidRPr="009A3944">
              <w:rPr>
                <w:bCs w:val="0"/>
                <w:sz w:val="16"/>
                <w:lang w:val="fr-FR"/>
              </w:rPr>
              <w:t>74-76</w:t>
            </w:r>
          </w:p>
        </w:tc>
        <w:tc>
          <w:tcPr>
            <w:tcW w:w="1072"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sz w:val="16"/>
                <w:lang w:val="fr-FR"/>
              </w:rPr>
            </w:pPr>
            <w:r w:rsidRPr="009A3944">
              <w:rPr>
                <w:sz w:val="16"/>
                <w:lang w:val="fr-FR"/>
              </w:rPr>
              <w:t>C</w:t>
            </w:r>
          </w:p>
        </w:tc>
        <w:tc>
          <w:tcPr>
            <w:tcW w:w="1072" w:type="dxa"/>
            <w:tcBorders>
              <w:top w:val="single" w:sz="2" w:space="0" w:color="000000"/>
              <w:left w:val="single" w:sz="2" w:space="0" w:color="000000"/>
              <w:bottom w:val="single" w:sz="2" w:space="0" w:color="000000"/>
              <w:right w:val="single" w:sz="2" w:space="0" w:color="000000"/>
            </w:tcBorders>
          </w:tcPr>
          <w:p w:rsidR="00924B21" w:rsidRPr="009A3944" w:rsidRDefault="00924B21">
            <w:pPr>
              <w:spacing w:before="100" w:after="100"/>
              <w:jc w:val="center"/>
              <w:rPr>
                <w:sz w:val="16"/>
                <w:lang w:val="fr-FR"/>
              </w:rPr>
            </w:pPr>
            <w:r w:rsidRPr="009A3944">
              <w:rPr>
                <w:sz w:val="16"/>
                <w:lang w:val="fr-FR"/>
              </w:rPr>
              <w:t>2.0</w:t>
            </w:r>
          </w:p>
        </w:tc>
      </w:tr>
      <w:tr w:rsidR="00924B21" w:rsidRPr="009A3944">
        <w:trPr>
          <w:jc w:val="center"/>
        </w:trPr>
        <w:tc>
          <w:tcPr>
            <w:tcW w:w="1109"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bCs w:val="0"/>
                <w:sz w:val="16"/>
                <w:lang w:val="fr-FR"/>
              </w:rPr>
            </w:pPr>
            <w:r w:rsidRPr="009A3944">
              <w:rPr>
                <w:bCs w:val="0"/>
                <w:sz w:val="16"/>
                <w:lang w:val="fr-FR"/>
              </w:rPr>
              <w:t>70-73</w:t>
            </w:r>
          </w:p>
        </w:tc>
        <w:tc>
          <w:tcPr>
            <w:tcW w:w="1072"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sz w:val="16"/>
                <w:lang w:val="fr-FR"/>
              </w:rPr>
            </w:pPr>
            <w:r w:rsidRPr="009A3944">
              <w:rPr>
                <w:sz w:val="16"/>
                <w:lang w:val="fr-FR"/>
              </w:rPr>
              <w:t>C-</w:t>
            </w:r>
          </w:p>
        </w:tc>
        <w:tc>
          <w:tcPr>
            <w:tcW w:w="1072" w:type="dxa"/>
            <w:tcBorders>
              <w:top w:val="single" w:sz="2" w:space="0" w:color="000000"/>
              <w:left w:val="single" w:sz="2" w:space="0" w:color="000000"/>
              <w:bottom w:val="single" w:sz="2" w:space="0" w:color="000000"/>
              <w:right w:val="single" w:sz="2" w:space="0" w:color="000000"/>
            </w:tcBorders>
          </w:tcPr>
          <w:p w:rsidR="00924B21" w:rsidRPr="009A3944" w:rsidRDefault="00924B21">
            <w:pPr>
              <w:spacing w:before="100" w:after="100"/>
              <w:jc w:val="center"/>
              <w:rPr>
                <w:sz w:val="16"/>
                <w:lang w:val="fr-FR"/>
              </w:rPr>
            </w:pPr>
            <w:r w:rsidRPr="009A3944">
              <w:rPr>
                <w:sz w:val="16"/>
                <w:lang w:val="fr-FR"/>
              </w:rPr>
              <w:t>1.7</w:t>
            </w:r>
          </w:p>
        </w:tc>
      </w:tr>
      <w:tr w:rsidR="00924B21" w:rsidRPr="009A3944">
        <w:trPr>
          <w:jc w:val="center"/>
        </w:trPr>
        <w:tc>
          <w:tcPr>
            <w:tcW w:w="1109"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bCs w:val="0"/>
                <w:sz w:val="16"/>
                <w:lang w:val="fr-FR"/>
              </w:rPr>
            </w:pPr>
            <w:r w:rsidRPr="009A3944">
              <w:rPr>
                <w:bCs w:val="0"/>
                <w:sz w:val="16"/>
                <w:lang w:val="fr-FR"/>
              </w:rPr>
              <w:t>0-69</w:t>
            </w:r>
          </w:p>
        </w:tc>
        <w:tc>
          <w:tcPr>
            <w:tcW w:w="1072"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sz w:val="16"/>
                <w:lang w:val="fr-FR"/>
              </w:rPr>
            </w:pPr>
            <w:r w:rsidRPr="009A3944">
              <w:rPr>
                <w:sz w:val="16"/>
                <w:lang w:val="fr-FR"/>
              </w:rPr>
              <w:t>Fail</w:t>
            </w:r>
          </w:p>
        </w:tc>
        <w:tc>
          <w:tcPr>
            <w:tcW w:w="1072" w:type="dxa"/>
            <w:tcBorders>
              <w:top w:val="single" w:sz="2" w:space="0" w:color="000000"/>
              <w:left w:val="single" w:sz="2" w:space="0" w:color="000000"/>
              <w:bottom w:val="single" w:sz="2" w:space="0" w:color="000000"/>
              <w:right w:val="single" w:sz="2" w:space="0" w:color="000000"/>
            </w:tcBorders>
          </w:tcPr>
          <w:p w:rsidR="00924B21" w:rsidRPr="009A3944" w:rsidRDefault="00924B21">
            <w:pPr>
              <w:spacing w:before="100" w:after="100"/>
              <w:jc w:val="center"/>
              <w:rPr>
                <w:sz w:val="16"/>
                <w:lang w:val="fr-FR"/>
              </w:rPr>
            </w:pPr>
            <w:r w:rsidRPr="009A3944">
              <w:rPr>
                <w:sz w:val="16"/>
                <w:lang w:val="fr-FR"/>
              </w:rPr>
              <w:t>0</w:t>
            </w:r>
          </w:p>
        </w:tc>
      </w:tr>
      <w:tr w:rsidR="00924B21" w:rsidRPr="009A3944">
        <w:trPr>
          <w:jc w:val="center"/>
        </w:trPr>
        <w:tc>
          <w:tcPr>
            <w:tcW w:w="1109"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bCs w:val="0"/>
                <w:sz w:val="16"/>
                <w:lang w:val="fr-FR"/>
              </w:rPr>
            </w:pPr>
          </w:p>
        </w:tc>
        <w:tc>
          <w:tcPr>
            <w:tcW w:w="1072"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sz w:val="16"/>
                <w:lang w:val="fr-FR"/>
              </w:rPr>
            </w:pPr>
            <w:r w:rsidRPr="009A3944">
              <w:rPr>
                <w:sz w:val="16"/>
                <w:lang w:val="fr-FR"/>
              </w:rPr>
              <w:t>INC</w:t>
            </w:r>
          </w:p>
        </w:tc>
        <w:tc>
          <w:tcPr>
            <w:tcW w:w="1072" w:type="dxa"/>
            <w:tcBorders>
              <w:top w:val="single" w:sz="2" w:space="0" w:color="000000"/>
              <w:left w:val="single" w:sz="2" w:space="0" w:color="000000"/>
              <w:bottom w:val="single" w:sz="2" w:space="0" w:color="000000"/>
              <w:right w:val="single" w:sz="2" w:space="0" w:color="000000"/>
            </w:tcBorders>
          </w:tcPr>
          <w:p w:rsidR="00924B21" w:rsidRPr="009A3944" w:rsidRDefault="00924B21">
            <w:pPr>
              <w:spacing w:before="100" w:after="100"/>
              <w:jc w:val="center"/>
              <w:rPr>
                <w:sz w:val="16"/>
                <w:lang w:val="fr-FR"/>
              </w:rPr>
            </w:pPr>
            <w:r w:rsidRPr="009A3944">
              <w:rPr>
                <w:sz w:val="16"/>
                <w:lang w:val="fr-FR"/>
              </w:rPr>
              <w:t>0</w:t>
            </w:r>
          </w:p>
        </w:tc>
      </w:tr>
      <w:tr w:rsidR="00924B21" w:rsidRPr="009A3944">
        <w:trPr>
          <w:jc w:val="center"/>
        </w:trPr>
        <w:tc>
          <w:tcPr>
            <w:tcW w:w="1109"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bCs w:val="0"/>
                <w:sz w:val="16"/>
                <w:lang w:val="fr-FR"/>
              </w:rPr>
            </w:pPr>
          </w:p>
        </w:tc>
        <w:tc>
          <w:tcPr>
            <w:tcW w:w="1072"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sz w:val="16"/>
                <w:lang w:val="fr-FR"/>
              </w:rPr>
            </w:pPr>
            <w:r w:rsidRPr="009A3944">
              <w:rPr>
                <w:sz w:val="16"/>
                <w:lang w:val="fr-FR"/>
              </w:rPr>
              <w:t>W</w:t>
            </w:r>
          </w:p>
        </w:tc>
        <w:tc>
          <w:tcPr>
            <w:tcW w:w="1072" w:type="dxa"/>
            <w:tcBorders>
              <w:top w:val="single" w:sz="2" w:space="0" w:color="000000"/>
              <w:left w:val="single" w:sz="2" w:space="0" w:color="000000"/>
              <w:bottom w:val="single" w:sz="2" w:space="0" w:color="000000"/>
              <w:right w:val="single" w:sz="2" w:space="0" w:color="000000"/>
            </w:tcBorders>
          </w:tcPr>
          <w:p w:rsidR="00924B21" w:rsidRPr="009A3944" w:rsidRDefault="00924B21">
            <w:pPr>
              <w:spacing w:before="100" w:after="100"/>
              <w:jc w:val="center"/>
              <w:rPr>
                <w:sz w:val="16"/>
                <w:lang w:val="fr-FR"/>
              </w:rPr>
            </w:pPr>
            <w:r w:rsidRPr="009A3944">
              <w:rPr>
                <w:sz w:val="16"/>
                <w:lang w:val="fr-FR"/>
              </w:rPr>
              <w:t>0</w:t>
            </w:r>
          </w:p>
        </w:tc>
      </w:tr>
      <w:tr w:rsidR="00924B21" w:rsidRPr="009A3944">
        <w:trPr>
          <w:jc w:val="center"/>
        </w:trPr>
        <w:tc>
          <w:tcPr>
            <w:tcW w:w="1109"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bCs w:val="0"/>
                <w:sz w:val="16"/>
                <w:lang w:val="fr-FR"/>
              </w:rPr>
            </w:pPr>
          </w:p>
        </w:tc>
        <w:tc>
          <w:tcPr>
            <w:tcW w:w="1072"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sz w:val="16"/>
                <w:lang w:val="fr-FR"/>
              </w:rPr>
            </w:pPr>
            <w:r w:rsidRPr="009A3944">
              <w:rPr>
                <w:sz w:val="16"/>
                <w:lang w:val="fr-FR"/>
              </w:rPr>
              <w:t>WP</w:t>
            </w:r>
          </w:p>
        </w:tc>
        <w:tc>
          <w:tcPr>
            <w:tcW w:w="1072" w:type="dxa"/>
            <w:tcBorders>
              <w:top w:val="single" w:sz="2" w:space="0" w:color="000000"/>
              <w:left w:val="single" w:sz="2" w:space="0" w:color="000000"/>
              <w:bottom w:val="single" w:sz="2" w:space="0" w:color="000000"/>
              <w:right w:val="single" w:sz="2" w:space="0" w:color="000000"/>
            </w:tcBorders>
          </w:tcPr>
          <w:p w:rsidR="00924B21" w:rsidRPr="009A3944" w:rsidRDefault="00924B21">
            <w:pPr>
              <w:spacing w:before="100" w:after="100"/>
              <w:jc w:val="center"/>
              <w:rPr>
                <w:sz w:val="16"/>
                <w:lang w:val="fr-FR"/>
              </w:rPr>
            </w:pPr>
            <w:r w:rsidRPr="009A3944">
              <w:rPr>
                <w:sz w:val="16"/>
                <w:lang w:val="fr-FR"/>
              </w:rPr>
              <w:t>0</w:t>
            </w:r>
          </w:p>
        </w:tc>
      </w:tr>
      <w:tr w:rsidR="00924B21" w:rsidRPr="009A3944">
        <w:trPr>
          <w:jc w:val="center"/>
        </w:trPr>
        <w:tc>
          <w:tcPr>
            <w:tcW w:w="1109"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bCs w:val="0"/>
                <w:sz w:val="16"/>
                <w:lang w:val="fr-FR"/>
              </w:rPr>
            </w:pPr>
          </w:p>
        </w:tc>
        <w:tc>
          <w:tcPr>
            <w:tcW w:w="1072"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sz w:val="16"/>
                <w:lang w:val="fr-FR"/>
              </w:rPr>
            </w:pPr>
            <w:r w:rsidRPr="009A3944">
              <w:rPr>
                <w:sz w:val="16"/>
                <w:lang w:val="fr-FR"/>
              </w:rPr>
              <w:t>WF</w:t>
            </w:r>
          </w:p>
        </w:tc>
        <w:tc>
          <w:tcPr>
            <w:tcW w:w="1072" w:type="dxa"/>
            <w:tcBorders>
              <w:top w:val="single" w:sz="2" w:space="0" w:color="000000"/>
              <w:left w:val="single" w:sz="2" w:space="0" w:color="000000"/>
              <w:bottom w:val="single" w:sz="2" w:space="0" w:color="000000"/>
              <w:right w:val="single" w:sz="2" w:space="0" w:color="000000"/>
            </w:tcBorders>
          </w:tcPr>
          <w:p w:rsidR="00924B21" w:rsidRPr="009A3944" w:rsidRDefault="00924B21">
            <w:pPr>
              <w:spacing w:before="100" w:after="100"/>
              <w:jc w:val="center"/>
              <w:rPr>
                <w:sz w:val="16"/>
                <w:lang w:val="fr-FR"/>
              </w:rPr>
            </w:pPr>
            <w:r w:rsidRPr="009A3944">
              <w:rPr>
                <w:sz w:val="16"/>
                <w:lang w:val="fr-FR"/>
              </w:rPr>
              <w:t>0</w:t>
            </w:r>
          </w:p>
        </w:tc>
      </w:tr>
      <w:tr w:rsidR="00924B21" w:rsidRPr="009A3944">
        <w:trPr>
          <w:jc w:val="center"/>
        </w:trPr>
        <w:tc>
          <w:tcPr>
            <w:tcW w:w="1109"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bCs w:val="0"/>
                <w:sz w:val="16"/>
                <w:lang w:val="fr-FR"/>
              </w:rPr>
            </w:pPr>
            <w:r w:rsidRPr="009A3944">
              <w:rPr>
                <w:sz w:val="16"/>
                <w:lang w:val="fr-FR"/>
              </w:rPr>
              <w:t>74 or above</w:t>
            </w:r>
          </w:p>
        </w:tc>
        <w:tc>
          <w:tcPr>
            <w:tcW w:w="1072"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sz w:val="16"/>
                <w:lang w:val="fr-FR"/>
              </w:rPr>
            </w:pPr>
            <w:r w:rsidRPr="009A3944">
              <w:rPr>
                <w:sz w:val="16"/>
                <w:lang w:val="fr-FR"/>
              </w:rPr>
              <w:t>CR</w:t>
            </w:r>
          </w:p>
        </w:tc>
        <w:tc>
          <w:tcPr>
            <w:tcW w:w="1072" w:type="dxa"/>
            <w:tcBorders>
              <w:top w:val="single" w:sz="2" w:space="0" w:color="000000"/>
              <w:left w:val="single" w:sz="2" w:space="0" w:color="000000"/>
              <w:bottom w:val="single" w:sz="2" w:space="0" w:color="000000"/>
              <w:right w:val="single" w:sz="2" w:space="0" w:color="000000"/>
            </w:tcBorders>
          </w:tcPr>
          <w:p w:rsidR="00924B21" w:rsidRPr="009A3944" w:rsidRDefault="00924B21">
            <w:pPr>
              <w:spacing w:before="100" w:after="100"/>
              <w:jc w:val="center"/>
              <w:rPr>
                <w:sz w:val="16"/>
                <w:lang w:val="fr-FR"/>
              </w:rPr>
            </w:pPr>
            <w:r w:rsidRPr="009A3944">
              <w:rPr>
                <w:sz w:val="16"/>
                <w:lang w:val="fr-FR"/>
              </w:rPr>
              <w:t>0</w:t>
            </w:r>
          </w:p>
        </w:tc>
      </w:tr>
      <w:tr w:rsidR="00924B21" w:rsidRPr="009A3944">
        <w:trPr>
          <w:jc w:val="center"/>
        </w:trPr>
        <w:tc>
          <w:tcPr>
            <w:tcW w:w="1109"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sz w:val="16"/>
                <w:lang w:val="fr-FR"/>
              </w:rPr>
            </w:pPr>
            <w:r w:rsidRPr="009A3944">
              <w:rPr>
                <w:sz w:val="16"/>
                <w:lang w:val="fr-FR"/>
              </w:rPr>
              <w:t>73 or below</w:t>
            </w:r>
          </w:p>
        </w:tc>
        <w:tc>
          <w:tcPr>
            <w:tcW w:w="1072"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sz w:val="16"/>
                <w:lang w:val="fr-FR"/>
              </w:rPr>
            </w:pPr>
            <w:r w:rsidRPr="009A3944">
              <w:rPr>
                <w:sz w:val="16"/>
                <w:lang w:val="fr-FR"/>
              </w:rPr>
              <w:t>NC</w:t>
            </w:r>
          </w:p>
        </w:tc>
        <w:tc>
          <w:tcPr>
            <w:tcW w:w="1072" w:type="dxa"/>
            <w:tcBorders>
              <w:top w:val="single" w:sz="2" w:space="0" w:color="000000"/>
              <w:left w:val="single" w:sz="2" w:space="0" w:color="000000"/>
              <w:bottom w:val="single" w:sz="2" w:space="0" w:color="000000"/>
              <w:right w:val="single" w:sz="2" w:space="0" w:color="000000"/>
            </w:tcBorders>
          </w:tcPr>
          <w:p w:rsidR="00924B21" w:rsidRPr="009A3944" w:rsidRDefault="00924B21">
            <w:pPr>
              <w:spacing w:before="100" w:after="100"/>
              <w:jc w:val="center"/>
              <w:rPr>
                <w:sz w:val="16"/>
                <w:lang w:val="fr-FR"/>
              </w:rPr>
            </w:pPr>
            <w:r w:rsidRPr="009A3944">
              <w:rPr>
                <w:sz w:val="16"/>
                <w:lang w:val="fr-FR"/>
              </w:rPr>
              <w:t>0</w:t>
            </w:r>
          </w:p>
        </w:tc>
      </w:tr>
      <w:tr w:rsidR="00924B21" w:rsidRPr="009A3944">
        <w:trPr>
          <w:jc w:val="center"/>
        </w:trPr>
        <w:tc>
          <w:tcPr>
            <w:tcW w:w="1109"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sz w:val="16"/>
                <w:lang w:val="fr-FR"/>
              </w:rPr>
            </w:pPr>
            <w:r w:rsidRPr="009A3944">
              <w:rPr>
                <w:sz w:val="16"/>
                <w:lang w:val="fr-FR"/>
              </w:rPr>
              <w:t>70 or above</w:t>
            </w:r>
          </w:p>
        </w:tc>
        <w:tc>
          <w:tcPr>
            <w:tcW w:w="1072" w:type="dxa"/>
            <w:tcBorders>
              <w:top w:val="single" w:sz="2" w:space="0" w:color="000000"/>
              <w:left w:val="single" w:sz="2" w:space="0" w:color="000000"/>
              <w:bottom w:val="single" w:sz="2" w:space="0" w:color="000000"/>
              <w:right w:val="single" w:sz="2" w:space="0" w:color="000000"/>
            </w:tcBorders>
            <w:vAlign w:val="center"/>
          </w:tcPr>
          <w:p w:rsidR="00924B21" w:rsidRPr="009A3944" w:rsidRDefault="00924B21">
            <w:pPr>
              <w:spacing w:before="100" w:after="100"/>
              <w:jc w:val="center"/>
              <w:rPr>
                <w:sz w:val="16"/>
                <w:lang w:val="fr-FR"/>
              </w:rPr>
            </w:pPr>
            <w:r w:rsidRPr="009A3944">
              <w:rPr>
                <w:sz w:val="16"/>
                <w:lang w:val="fr-FR"/>
              </w:rPr>
              <w:t>PASS</w:t>
            </w:r>
          </w:p>
        </w:tc>
        <w:tc>
          <w:tcPr>
            <w:tcW w:w="1072" w:type="dxa"/>
            <w:tcBorders>
              <w:top w:val="single" w:sz="2" w:space="0" w:color="000000"/>
              <w:left w:val="single" w:sz="2" w:space="0" w:color="000000"/>
              <w:bottom w:val="single" w:sz="2" w:space="0" w:color="000000"/>
              <w:right w:val="single" w:sz="2" w:space="0" w:color="000000"/>
            </w:tcBorders>
          </w:tcPr>
          <w:p w:rsidR="00924B21" w:rsidRPr="009A3944" w:rsidRDefault="00924B21">
            <w:pPr>
              <w:spacing w:before="100" w:after="100"/>
              <w:jc w:val="center"/>
              <w:rPr>
                <w:sz w:val="16"/>
                <w:lang w:val="fr-FR"/>
              </w:rPr>
            </w:pPr>
            <w:r w:rsidRPr="009A3944">
              <w:rPr>
                <w:sz w:val="16"/>
                <w:lang w:val="fr-FR"/>
              </w:rPr>
              <w:t>0</w:t>
            </w:r>
          </w:p>
        </w:tc>
      </w:tr>
    </w:tbl>
    <w:p w:rsidR="00924B21" w:rsidRPr="009A3944" w:rsidRDefault="00924B21"/>
    <w:p w:rsidR="00924B21" w:rsidRPr="009A3944" w:rsidRDefault="00924B21">
      <w:pPr>
        <w:pStyle w:val="Heading2"/>
        <w:rPr>
          <w:rFonts w:ascii="Arial" w:hAnsi="Arial"/>
        </w:rPr>
      </w:pPr>
      <w:r w:rsidRPr="009A3944">
        <w:rPr>
          <w:rFonts w:ascii="Arial" w:hAnsi="Arial"/>
        </w:rPr>
        <w:br w:type="page"/>
      </w:r>
      <w:bookmarkStart w:id="15" w:name="_Toc205943847"/>
      <w:bookmarkStart w:id="16" w:name="_Toc206816232"/>
      <w:r w:rsidRPr="009A3944">
        <w:rPr>
          <w:rFonts w:ascii="Arial" w:hAnsi="Arial"/>
        </w:rPr>
        <w:t>Requirements</w:t>
      </w:r>
    </w:p>
    <w:p w:rsidR="00924B21" w:rsidRPr="009A3944" w:rsidRDefault="00924B21"/>
    <w:p w:rsidR="00924B21" w:rsidRPr="009A3944" w:rsidRDefault="00924B21">
      <w:r w:rsidRPr="009A3944">
        <w:rPr>
          <w:b/>
          <w:sz w:val="24"/>
          <w:szCs w:val="26"/>
        </w:rPr>
        <w:t xml:space="preserve">Assignments:  </w:t>
      </w:r>
      <w:r w:rsidRPr="009A3944">
        <w:t>All assignments (including projects, lab work, quizzes and exams) must be completed as scheduled. The following will apply to late assignments:</w:t>
      </w:r>
    </w:p>
    <w:p w:rsidR="00924B21" w:rsidRPr="009A3944" w:rsidRDefault="00924B21"/>
    <w:p w:rsidR="00924B21" w:rsidRPr="009A3944" w:rsidRDefault="00924B21">
      <w:pPr>
        <w:ind w:left="374"/>
      </w:pPr>
      <w:r w:rsidRPr="009A3944">
        <w:t>1</w:t>
      </w:r>
      <w:r w:rsidRPr="009A3944">
        <w:rPr>
          <w:vertAlign w:val="superscript"/>
        </w:rPr>
        <w:t>st</w:t>
      </w:r>
      <w:r w:rsidRPr="009A3944">
        <w:t xml:space="preserve"> day late = 20% off point value</w:t>
      </w:r>
    </w:p>
    <w:p w:rsidR="00924B21" w:rsidRPr="009A3944" w:rsidRDefault="00924B21">
      <w:pPr>
        <w:ind w:left="374"/>
      </w:pPr>
      <w:r w:rsidRPr="009A3944">
        <w:t>2</w:t>
      </w:r>
      <w:r w:rsidRPr="009A3944">
        <w:rPr>
          <w:vertAlign w:val="superscript"/>
        </w:rPr>
        <w:t>nd</w:t>
      </w:r>
      <w:r w:rsidRPr="009A3944">
        <w:t xml:space="preserve"> day late = 60% off point value</w:t>
      </w:r>
    </w:p>
    <w:p w:rsidR="00924B21" w:rsidRPr="009A3944" w:rsidRDefault="00924B21">
      <w:pPr>
        <w:ind w:left="374"/>
      </w:pPr>
      <w:r w:rsidRPr="009A3944">
        <w:t>3</w:t>
      </w:r>
      <w:r w:rsidRPr="009A3944">
        <w:rPr>
          <w:vertAlign w:val="superscript"/>
        </w:rPr>
        <w:t>rd</w:t>
      </w:r>
      <w:r w:rsidRPr="009A3944">
        <w:t xml:space="preserve"> day late = No points given</w:t>
      </w:r>
    </w:p>
    <w:p w:rsidR="00924B21" w:rsidRPr="009A3944" w:rsidRDefault="00924B21">
      <w:pPr>
        <w:ind w:left="374"/>
      </w:pPr>
    </w:p>
    <w:p w:rsidR="00924B21" w:rsidRPr="009A3944" w:rsidRDefault="00924B21">
      <w:r w:rsidRPr="009A3944">
        <w:t>If an assignment equals less than 5 points, no points will be given for late work. If there are extenuating circumstances, the student must submit a written explanation to the department Senior Instructor. Upon evaluation, points will be given according to the Senior Instructor’s discretion.</w:t>
      </w:r>
    </w:p>
    <w:p w:rsidR="00924B21" w:rsidRPr="009A3944" w:rsidRDefault="00924B21"/>
    <w:p w:rsidR="00924B21" w:rsidRPr="009A3944" w:rsidRDefault="00924B21">
      <w:r w:rsidRPr="009A3944">
        <w:rPr>
          <w:b/>
          <w:sz w:val="24"/>
          <w:szCs w:val="26"/>
        </w:rPr>
        <w:t>Attendance:</w:t>
      </w:r>
      <w:r w:rsidRPr="009A3944">
        <w:t xml:space="preserve">  Classes begin and end as indicated in the published schedule. It is required that students be present at the beginning of each class session and stay until class is dismissed, including lab periods. Excessive tardiness, leaving early and/or absences (from either lecture or lab sessions) are causes for dismissal from the College.</w:t>
      </w:r>
    </w:p>
    <w:p w:rsidR="00924B21" w:rsidRPr="009A3944" w:rsidRDefault="00924B21"/>
    <w:p w:rsidR="00924B21" w:rsidRPr="009A3944" w:rsidRDefault="00924B21">
      <w:r w:rsidRPr="009A3944">
        <w:rPr>
          <w:b/>
          <w:sz w:val="24"/>
          <w:szCs w:val="26"/>
        </w:rPr>
        <w:t>Conduct:</w:t>
      </w:r>
      <w:r w:rsidRPr="009A3944">
        <w:t xml:space="preserve">  Students are expected to conduct themselves in a professional manner while on campus. Rules of conduct are outlined in the College Catalog and students are required to adhere to such policies.</w:t>
      </w:r>
    </w:p>
    <w:p w:rsidR="00924B21" w:rsidRPr="009A3944" w:rsidRDefault="00924B21">
      <w:r w:rsidRPr="009A3944">
        <w:br w:type="page"/>
      </w:r>
      <w:r w:rsidR="003F4A7B">
        <w:rPr>
          <w:noProof/>
        </w:rPr>
        <mc:AlternateContent>
          <mc:Choice Requires="wps">
            <w:drawing>
              <wp:anchor distT="0" distB="0" distL="114300" distR="114300" simplePos="0" relativeHeight="251657216" behindDoc="0" locked="0" layoutInCell="1" allowOverlap="1">
                <wp:simplePos x="0" y="0"/>
                <wp:positionH relativeFrom="column">
                  <wp:posOffset>118745</wp:posOffset>
                </wp:positionH>
                <wp:positionV relativeFrom="paragraph">
                  <wp:posOffset>-114300</wp:posOffset>
                </wp:positionV>
                <wp:extent cx="5581015" cy="7886700"/>
                <wp:effectExtent l="33020" t="28575" r="34290" b="28575"/>
                <wp:wrapTight wrapText="bothSides">
                  <wp:wrapPolygon edited="0">
                    <wp:start x="-74" y="0"/>
                    <wp:lineTo x="-74" y="21600"/>
                    <wp:lineTo x="21674" y="21600"/>
                    <wp:lineTo x="21674" y="0"/>
                    <wp:lineTo x="-74" y="0"/>
                  </wp:wrapPolygon>
                </wp:wrapTight>
                <wp:docPr id="5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015" cy="7886700"/>
                        </a:xfrm>
                        <a:prstGeom prst="rect">
                          <a:avLst/>
                        </a:prstGeom>
                        <a:solidFill>
                          <a:srgbClr val="FFFFFF"/>
                        </a:solidFill>
                        <a:ln w="57150" cmpd="thinThick">
                          <a:solidFill>
                            <a:srgbClr val="000000"/>
                          </a:solidFill>
                          <a:miter lim="800000"/>
                          <a:headEnd/>
                          <a:tailEnd/>
                        </a:ln>
                      </wps:spPr>
                      <wps:txbx>
                        <w:txbxContent>
                          <w:p w:rsidR="009A3944" w:rsidRDefault="009A3944">
                            <w:pPr>
                              <w:jc w:val="center"/>
                              <w:rPr>
                                <w:b/>
                                <w:bCs w:val="0"/>
                                <w:sz w:val="24"/>
                              </w:rPr>
                            </w:pPr>
                          </w:p>
                          <w:p w:rsidR="009A3944" w:rsidRDefault="009A3944">
                            <w:pPr>
                              <w:jc w:val="center"/>
                              <w:rPr>
                                <w:b/>
                                <w:bCs w:val="0"/>
                                <w:sz w:val="24"/>
                              </w:rPr>
                            </w:pPr>
                            <w:r>
                              <w:rPr>
                                <w:b/>
                                <w:bCs w:val="0"/>
                                <w:sz w:val="24"/>
                              </w:rPr>
                              <w:t>Coleman College Policy on Academic Honesty</w:t>
                            </w:r>
                          </w:p>
                          <w:p w:rsidR="009A3944" w:rsidRDefault="009A3944">
                            <w:pPr>
                              <w:rPr>
                                <w:i/>
                                <w:iCs/>
                                <w:sz w:val="18"/>
                              </w:rPr>
                            </w:pPr>
                          </w:p>
                          <w:p w:rsidR="009A3944" w:rsidRDefault="009A3944">
                            <w:pPr>
                              <w:rPr>
                                <w:sz w:val="18"/>
                              </w:rPr>
                            </w:pPr>
                            <w:r>
                              <w:rPr>
                                <w:i/>
                                <w:iCs/>
                                <w:sz w:val="18"/>
                              </w:rPr>
                              <w:t> </w:t>
                            </w:r>
                            <w:r>
                              <w:rPr>
                                <w:b/>
                                <w:bCs w:val="0"/>
                                <w:i/>
                                <w:iCs/>
                                <w:sz w:val="18"/>
                              </w:rPr>
                              <w:t>Revised 04/05</w:t>
                            </w:r>
                          </w:p>
                          <w:p w:rsidR="009A3944" w:rsidRDefault="009A3944">
                            <w:pPr>
                              <w:rPr>
                                <w:b/>
                                <w:bCs w:val="0"/>
                                <w:i/>
                                <w:iCs/>
                                <w:sz w:val="18"/>
                              </w:rPr>
                            </w:pPr>
                            <w:r>
                              <w:rPr>
                                <w:b/>
                                <w:bCs w:val="0"/>
                                <w:sz w:val="18"/>
                              </w:rPr>
                              <w:t>Coleman College insists upon academic honesty.</w:t>
                            </w:r>
                            <w:r>
                              <w:rPr>
                                <w:sz w:val="18"/>
                              </w:rPr>
                              <w:t xml:space="preserve"> All work submitted by students for a grade must be </w:t>
                            </w:r>
                            <w:r>
                              <w:rPr>
                                <w:b/>
                                <w:bCs w:val="0"/>
                                <w:i/>
                                <w:iCs/>
                                <w:sz w:val="18"/>
                              </w:rPr>
                              <w:t>independent, original work.</w:t>
                            </w:r>
                          </w:p>
                          <w:p w:rsidR="009A3944" w:rsidRDefault="009A3944">
                            <w:pPr>
                              <w:rPr>
                                <w:b/>
                                <w:bCs w:val="0"/>
                                <w:i/>
                                <w:iCs/>
                                <w:sz w:val="18"/>
                              </w:rPr>
                            </w:pPr>
                          </w:p>
                          <w:p w:rsidR="009A3944" w:rsidRDefault="009A3944">
                            <w:pPr>
                              <w:rPr>
                                <w:b/>
                                <w:bCs w:val="0"/>
                                <w:sz w:val="18"/>
                              </w:rPr>
                            </w:pPr>
                            <w:r>
                              <w:rPr>
                                <w:b/>
                                <w:bCs w:val="0"/>
                                <w:sz w:val="18"/>
                              </w:rPr>
                              <w:t>Academic dishonesty is cause for dismissal from Coleman College.</w:t>
                            </w:r>
                          </w:p>
                          <w:p w:rsidR="009A3944" w:rsidRDefault="009A3944">
                            <w:pPr>
                              <w:rPr>
                                <w:sz w:val="18"/>
                              </w:rPr>
                            </w:pPr>
                            <w:r>
                              <w:rPr>
                                <w:sz w:val="18"/>
                              </w:rPr>
                              <w:t>Presenting another person's coursework, ideas, methods, or test answers with the intention that they are taken as one's own is theft of a special kind. It defrauds the originator of the work, the institution, its graduates, its current students and its future students.</w:t>
                            </w:r>
                          </w:p>
                          <w:p w:rsidR="009A3944" w:rsidRDefault="009A3944">
                            <w:pPr>
                              <w:rPr>
                                <w:sz w:val="18"/>
                              </w:rPr>
                            </w:pPr>
                          </w:p>
                          <w:p w:rsidR="009A3944" w:rsidRDefault="009A3944">
                            <w:pPr>
                              <w:rPr>
                                <w:b/>
                                <w:bCs w:val="0"/>
                                <w:i/>
                                <w:iCs/>
                                <w:sz w:val="18"/>
                              </w:rPr>
                            </w:pPr>
                            <w:r>
                              <w:rPr>
                                <w:b/>
                                <w:bCs w:val="0"/>
                                <w:sz w:val="18"/>
                              </w:rPr>
                              <w:t>Students are required to do their own work.</w:t>
                            </w:r>
                            <w:r>
                              <w:rPr>
                                <w:sz w:val="18"/>
                              </w:rPr>
                              <w:t xml:space="preserve"> </w:t>
                            </w:r>
                            <w:r>
                              <w:rPr>
                                <w:b/>
                                <w:bCs w:val="0"/>
                                <w:i/>
                                <w:iCs/>
                                <w:sz w:val="18"/>
                              </w:rPr>
                              <w:t>The student has full responsibility for the authenticity of all academic work and examinations submitted</w:t>
                            </w:r>
                          </w:p>
                          <w:p w:rsidR="009A3944" w:rsidRDefault="009A3944">
                            <w:pPr>
                              <w:jc w:val="center"/>
                              <w:rPr>
                                <w:b/>
                                <w:bCs w:val="0"/>
                                <w:sz w:val="18"/>
                              </w:rPr>
                            </w:pPr>
                          </w:p>
                          <w:p w:rsidR="009A3944" w:rsidRDefault="009A3944">
                            <w:pPr>
                              <w:jc w:val="center"/>
                              <w:rPr>
                                <w:sz w:val="18"/>
                              </w:rPr>
                            </w:pPr>
                            <w:r>
                              <w:rPr>
                                <w:b/>
                                <w:bCs w:val="0"/>
                                <w:sz w:val="18"/>
                              </w:rPr>
                              <w:t>Academic dishonesty includes both plagiarism and other offenses</w:t>
                            </w:r>
                          </w:p>
                          <w:p w:rsidR="009A3944" w:rsidRDefault="009A3944">
                            <w:pPr>
                              <w:rPr>
                                <w:sz w:val="18"/>
                              </w:rPr>
                            </w:pPr>
                            <w:r>
                              <w:rPr>
                                <w:b/>
                                <w:bCs w:val="0"/>
                                <w:i/>
                                <w:iCs/>
                                <w:sz w:val="18"/>
                              </w:rPr>
                              <w:t>Plagiarism is the presentation of someone else's ideas as your own.</w:t>
                            </w:r>
                            <w:r>
                              <w:rPr>
                                <w:sz w:val="18"/>
                              </w:rPr>
                              <w:t xml:space="preserve"> Coleman College course facilitators are encouraged to check for plagiarism.</w:t>
                            </w:r>
                          </w:p>
                          <w:p w:rsidR="009A3944" w:rsidRDefault="009A3944">
                            <w:pPr>
                              <w:rPr>
                                <w:sz w:val="18"/>
                              </w:rPr>
                            </w:pPr>
                            <w:r>
                              <w:rPr>
                                <w:sz w:val="18"/>
                              </w:rPr>
                              <w:t xml:space="preserve">The following are examples of </w:t>
                            </w:r>
                            <w:r>
                              <w:rPr>
                                <w:b/>
                                <w:bCs w:val="0"/>
                                <w:i/>
                                <w:iCs/>
                                <w:sz w:val="18"/>
                              </w:rPr>
                              <w:t>other types of academic dishonesty:</w:t>
                            </w:r>
                            <w:r>
                              <w:rPr>
                                <w:sz w:val="18"/>
                              </w:rPr>
                              <w:t xml:space="preserve"> </w:t>
                            </w:r>
                          </w:p>
                          <w:p w:rsidR="009A3944" w:rsidRDefault="009A3944" w:rsidP="00924B21">
                            <w:pPr>
                              <w:numPr>
                                <w:ilvl w:val="0"/>
                                <w:numId w:val="5"/>
                              </w:numPr>
                              <w:rPr>
                                <w:sz w:val="18"/>
                              </w:rPr>
                            </w:pPr>
                            <w:r>
                              <w:rPr>
                                <w:sz w:val="18"/>
                              </w:rPr>
                              <w:t>Allowing someone else to do your work on a program or graded assignment.</w:t>
                            </w:r>
                          </w:p>
                          <w:p w:rsidR="009A3944" w:rsidRDefault="009A3944" w:rsidP="00924B21">
                            <w:pPr>
                              <w:numPr>
                                <w:ilvl w:val="0"/>
                                <w:numId w:val="5"/>
                              </w:numPr>
                              <w:rPr>
                                <w:sz w:val="18"/>
                              </w:rPr>
                            </w:pPr>
                            <w:r>
                              <w:rPr>
                                <w:sz w:val="18"/>
                              </w:rPr>
                              <w:t xml:space="preserve">Copying from or using someone else's program, documentation, or graded assignment. </w:t>
                            </w:r>
                          </w:p>
                          <w:p w:rsidR="009A3944" w:rsidRDefault="009A3944" w:rsidP="00924B21">
                            <w:pPr>
                              <w:numPr>
                                <w:ilvl w:val="0"/>
                                <w:numId w:val="5"/>
                              </w:numPr>
                              <w:rPr>
                                <w:sz w:val="18"/>
                              </w:rPr>
                            </w:pPr>
                            <w:r>
                              <w:rPr>
                                <w:sz w:val="18"/>
                              </w:rPr>
                              <w:t xml:space="preserve">Being in possession of another student's program code listing, graded assignment, or disk (that contains program code listings or graded assignments). </w:t>
                            </w:r>
                          </w:p>
                          <w:p w:rsidR="009A3944" w:rsidRDefault="009A3944" w:rsidP="00924B21">
                            <w:pPr>
                              <w:numPr>
                                <w:ilvl w:val="0"/>
                                <w:numId w:val="5"/>
                              </w:numPr>
                              <w:rPr>
                                <w:sz w:val="18"/>
                              </w:rPr>
                            </w:pPr>
                            <w:r>
                              <w:rPr>
                                <w:sz w:val="18"/>
                              </w:rPr>
                              <w:t xml:space="preserve">Sharing your password with another student or allowing another student to log on to your network account with your sign on, or granting another student unauthorized access to your network directory. </w:t>
                            </w:r>
                          </w:p>
                          <w:p w:rsidR="009A3944" w:rsidRDefault="009A3944" w:rsidP="00924B21">
                            <w:pPr>
                              <w:numPr>
                                <w:ilvl w:val="0"/>
                                <w:numId w:val="5"/>
                              </w:numPr>
                              <w:rPr>
                                <w:sz w:val="18"/>
                              </w:rPr>
                            </w:pPr>
                            <w:r>
                              <w:rPr>
                                <w:sz w:val="18"/>
                              </w:rPr>
                              <w:t xml:space="preserve">Unauthorized access of someone else's network directory or network account. </w:t>
                            </w:r>
                          </w:p>
                          <w:p w:rsidR="009A3944" w:rsidRDefault="009A3944" w:rsidP="00924B21">
                            <w:pPr>
                              <w:numPr>
                                <w:ilvl w:val="0"/>
                                <w:numId w:val="5"/>
                              </w:numPr>
                              <w:rPr>
                                <w:sz w:val="18"/>
                              </w:rPr>
                            </w:pPr>
                            <w:r>
                              <w:rPr>
                                <w:sz w:val="18"/>
                              </w:rPr>
                              <w:t>Copying another student's exam questions for a graded test.</w:t>
                            </w:r>
                          </w:p>
                          <w:p w:rsidR="009A3944" w:rsidRDefault="009A3944" w:rsidP="00924B21">
                            <w:pPr>
                              <w:numPr>
                                <w:ilvl w:val="0"/>
                                <w:numId w:val="5"/>
                              </w:numPr>
                              <w:rPr>
                                <w:sz w:val="18"/>
                              </w:rPr>
                            </w:pPr>
                            <w:r>
                              <w:rPr>
                                <w:sz w:val="18"/>
                              </w:rPr>
                              <w:t>Sharing test questions with another student for a graded test.</w:t>
                            </w:r>
                          </w:p>
                          <w:p w:rsidR="009A3944" w:rsidRDefault="009A3944">
                            <w:pPr>
                              <w:ind w:left="360"/>
                              <w:rPr>
                                <w:sz w:val="18"/>
                              </w:rPr>
                            </w:pPr>
                          </w:p>
                          <w:p w:rsidR="009A3944" w:rsidRDefault="009A3944">
                            <w:pPr>
                              <w:jc w:val="center"/>
                              <w:rPr>
                                <w:b/>
                                <w:bCs w:val="0"/>
                                <w:sz w:val="18"/>
                              </w:rPr>
                            </w:pPr>
                            <w:r>
                              <w:rPr>
                                <w:b/>
                                <w:bCs w:val="0"/>
                                <w:sz w:val="18"/>
                              </w:rPr>
                              <w:t>The following are Coleman College policies on academic dishonesty</w:t>
                            </w:r>
                          </w:p>
                          <w:p w:rsidR="009A3944" w:rsidRDefault="009A3944">
                            <w:pPr>
                              <w:rPr>
                                <w:sz w:val="18"/>
                              </w:rPr>
                            </w:pPr>
                            <w:r>
                              <w:rPr>
                                <w:sz w:val="18"/>
                              </w:rPr>
                              <w:t>When academic dishonesty is found, the student(s) involved may be asked to explain the situation. The facilitator will evaluate the situation and notify the student and Coleman College by email and indicate to the student, by email, that Coleman College has been notified of the offense. (This may be accomplished in the same email.)</w:t>
                            </w:r>
                          </w:p>
                          <w:p w:rsidR="009A3944" w:rsidRDefault="009A3944">
                            <w:pPr>
                              <w:rPr>
                                <w:sz w:val="18"/>
                              </w:rPr>
                            </w:pPr>
                            <w:r>
                              <w:rPr>
                                <w:sz w:val="18"/>
                              </w:rPr>
                              <w:t>Coleman College will then check the student's record to see if there have been previous offenses.</w:t>
                            </w:r>
                          </w:p>
                          <w:p w:rsidR="009A3944" w:rsidRDefault="009A3944">
                            <w:pPr>
                              <w:rPr>
                                <w:sz w:val="18"/>
                              </w:rPr>
                            </w:pPr>
                            <w:r>
                              <w:rPr>
                                <w:sz w:val="18"/>
                              </w:rPr>
                              <w:t>If there are no previous offenses, Coleman College will record the offense in the student's record and notify the facilitator who will record a zero or reduced grade for that assignment and warn the student that further offenses will result in more serious penalties, including dismissal from the course with a failing grade and suspension from school.</w:t>
                            </w:r>
                          </w:p>
                          <w:p w:rsidR="009A3944" w:rsidRDefault="009A3944">
                            <w:pPr>
                              <w:rPr>
                                <w:sz w:val="18"/>
                              </w:rPr>
                            </w:pPr>
                            <w:r>
                              <w:rPr>
                                <w:sz w:val="18"/>
                              </w:rPr>
                              <w:t>If there is one previous offense, Coleman College will record the offense in the student's record and notify the student that he or she has been placed on academic probation. The student may also be dismissed from class with a failing grade or receive a lesser penalty, such as a zero for the assignment.</w:t>
                            </w:r>
                          </w:p>
                          <w:p w:rsidR="009A3944" w:rsidRDefault="009A3944">
                            <w:pPr>
                              <w:rPr>
                                <w:sz w:val="18"/>
                              </w:rPr>
                            </w:pPr>
                            <w:r>
                              <w:rPr>
                                <w:sz w:val="18"/>
                              </w:rPr>
                              <w:t xml:space="preserve">If there are two or more previous offenses, the Dean of Academics will notify the student that he or she is suspended from the College. </w:t>
                            </w:r>
                          </w:p>
                          <w:p w:rsidR="009A3944" w:rsidRDefault="009A3944">
                            <w:pPr>
                              <w:rPr>
                                <w:sz w:val="18"/>
                              </w:rPr>
                            </w:pPr>
                          </w:p>
                          <w:p w:rsidR="009A3944" w:rsidRDefault="009A3944">
                            <w:pPr>
                              <w:rPr>
                                <w:sz w:val="18"/>
                              </w:rPr>
                            </w:pPr>
                            <w:r>
                              <w:rPr>
                                <w:sz w:val="18"/>
                              </w:rPr>
                              <w:t>Regardless of the existence of previous offenses, if any offense is particularly objectionable, Coleman College or Dean of Academics may impose more serious penalties, including dismissal from the course with a failing grade and/or suspension from school.</w:t>
                            </w:r>
                          </w:p>
                          <w:p w:rsidR="009A3944" w:rsidRDefault="009A3944">
                            <w:pPr>
                              <w:rPr>
                                <w:b/>
                                <w:bCs w:val="0"/>
                                <w:sz w:val="18"/>
                              </w:rPr>
                            </w:pPr>
                          </w:p>
                          <w:p w:rsidR="009A3944" w:rsidRDefault="009A3944">
                            <w:pPr>
                              <w:jc w:val="center"/>
                              <w:rPr>
                                <w:b/>
                                <w:bCs w:val="0"/>
                                <w:sz w:val="18"/>
                              </w:rPr>
                            </w:pPr>
                            <w:r>
                              <w:rPr>
                                <w:b/>
                                <w:bCs w:val="0"/>
                                <w:sz w:val="18"/>
                              </w:rPr>
                              <w:t>Take responsibility</w:t>
                            </w:r>
                          </w:p>
                          <w:p w:rsidR="009A3944" w:rsidRDefault="009A3944">
                            <w:pPr>
                              <w:jc w:val="center"/>
                              <w:rPr>
                                <w:sz w:val="18"/>
                              </w:rPr>
                            </w:pPr>
                          </w:p>
                          <w:p w:rsidR="009A3944" w:rsidRDefault="009A3944">
                            <w:pPr>
                              <w:rPr>
                                <w:sz w:val="18"/>
                              </w:rPr>
                            </w:pPr>
                            <w:r>
                              <w:rPr>
                                <w:b/>
                                <w:bCs w:val="0"/>
                                <w:i/>
                                <w:iCs/>
                                <w:sz w:val="18"/>
                              </w:rPr>
                              <w:t>When an incident of plagiarism or other academic dishonesty occurs, both the student who gave the information and the student who received the information may be subject to penalties.</w:t>
                            </w:r>
                            <w:r>
                              <w:rPr>
                                <w:sz w:val="18"/>
                              </w:rPr>
                              <w:t xml:space="preserve"> Do not allow yourself to be put in this position. When you need assistance, contact your instructor.</w:t>
                            </w:r>
                          </w:p>
                          <w:p w:rsidR="009A3944" w:rsidRDefault="009A3944">
                            <w:r>
                              <w:rPr>
                                <w:b/>
                                <w:bCs w:val="0"/>
                                <w:i/>
                                <w:iCs/>
                                <w:sz w:val="18"/>
                              </w:rPr>
                              <w:t>If you have any questions about the policy on academic dishonesty, contact your instructor or Coleman College.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9.35pt;margin-top:-9pt;width:439.45pt;height:62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" strokeweight="4.5pt">
                <v:stroke linestyle="thinThick"/>
                <v:textbox>
                  <w:txbxContent>
                    <w:p w:rsidR="009A3944" w:rsidRDefault="009A3944">
                      <w:pPr>
                        <w:jc w:val="center"/>
                        <w:rPr>
                          <w:b/>
                          <w:bCs w:val="0"/>
                          <w:sz w:val="24"/>
                        </w:rPr>
                      </w:pPr>
                    </w:p>
                    <w:p w:rsidR="009A3944" w:rsidRDefault="009A3944">
                      <w:pPr>
                        <w:jc w:val="center"/>
                        <w:rPr>
                          <w:b/>
                          <w:bCs w:val="0"/>
                          <w:sz w:val="24"/>
                        </w:rPr>
                      </w:pPr>
                      <w:r>
                        <w:rPr>
                          <w:b/>
                          <w:bCs w:val="0"/>
                          <w:sz w:val="24"/>
                        </w:rPr>
                        <w:t>Coleman College Policy on Academic Honesty</w:t>
                      </w:r>
                    </w:p>
                    <w:p w:rsidR="009A3944" w:rsidRDefault="009A3944">
                      <w:pPr>
                        <w:rPr>
                          <w:i/>
                          <w:iCs/>
                          <w:sz w:val="18"/>
                        </w:rPr>
                      </w:pPr>
                    </w:p>
                    <w:p w:rsidR="009A3944" w:rsidRDefault="009A3944">
                      <w:pPr>
                        <w:rPr>
                          <w:sz w:val="18"/>
                        </w:rPr>
                      </w:pPr>
                      <w:r>
                        <w:rPr>
                          <w:i/>
                          <w:iCs/>
                          <w:sz w:val="18"/>
                        </w:rPr>
                        <w:t> </w:t>
                      </w:r>
                      <w:r>
                        <w:rPr>
                          <w:b/>
                          <w:bCs w:val="0"/>
                          <w:i/>
                          <w:iCs/>
                          <w:sz w:val="18"/>
                        </w:rPr>
                        <w:t>Revised 04/05</w:t>
                      </w:r>
                    </w:p>
                    <w:p w:rsidR="009A3944" w:rsidRDefault="009A3944">
                      <w:pPr>
                        <w:rPr>
                          <w:b/>
                          <w:bCs w:val="0"/>
                          <w:i/>
                          <w:iCs/>
                          <w:sz w:val="18"/>
                        </w:rPr>
                      </w:pPr>
                      <w:r>
                        <w:rPr>
                          <w:b/>
                          <w:bCs w:val="0"/>
                          <w:sz w:val="18"/>
                        </w:rPr>
                        <w:t>Coleman College insists upon academic honesty.</w:t>
                      </w:r>
                      <w:r>
                        <w:rPr>
                          <w:sz w:val="18"/>
                        </w:rPr>
                        <w:t xml:space="preserve"> All work submitted by students for a grade must be </w:t>
                      </w:r>
                      <w:r>
                        <w:rPr>
                          <w:b/>
                          <w:bCs w:val="0"/>
                          <w:i/>
                          <w:iCs/>
                          <w:sz w:val="18"/>
                        </w:rPr>
                        <w:t>independent, original work.</w:t>
                      </w:r>
                    </w:p>
                    <w:p w:rsidR="009A3944" w:rsidRDefault="009A3944">
                      <w:pPr>
                        <w:rPr>
                          <w:b/>
                          <w:bCs w:val="0"/>
                          <w:i/>
                          <w:iCs/>
                          <w:sz w:val="18"/>
                        </w:rPr>
                      </w:pPr>
                    </w:p>
                    <w:p w:rsidR="009A3944" w:rsidRDefault="009A3944">
                      <w:pPr>
                        <w:rPr>
                          <w:b/>
                          <w:bCs w:val="0"/>
                          <w:sz w:val="18"/>
                        </w:rPr>
                      </w:pPr>
                      <w:r>
                        <w:rPr>
                          <w:b/>
                          <w:bCs w:val="0"/>
                          <w:sz w:val="18"/>
                        </w:rPr>
                        <w:t>Academic dishonesty is cause for dismissal from Coleman College.</w:t>
                      </w:r>
                    </w:p>
                    <w:p w:rsidR="009A3944" w:rsidRDefault="009A3944">
                      <w:pPr>
                        <w:rPr>
                          <w:sz w:val="18"/>
                        </w:rPr>
                      </w:pPr>
                      <w:r>
                        <w:rPr>
                          <w:sz w:val="18"/>
                        </w:rPr>
                        <w:t>Presenting another person's coursework, ideas, methods, or test answers with the intention that they are taken as one's own is theft of a special kind. It defrauds the originator of the work, the institution, its graduates, its current students and its future students.</w:t>
                      </w:r>
                    </w:p>
                    <w:p w:rsidR="009A3944" w:rsidRDefault="009A3944">
                      <w:pPr>
                        <w:rPr>
                          <w:sz w:val="18"/>
                        </w:rPr>
                      </w:pPr>
                    </w:p>
                    <w:p w:rsidR="009A3944" w:rsidRDefault="009A3944">
                      <w:pPr>
                        <w:rPr>
                          <w:b/>
                          <w:bCs w:val="0"/>
                          <w:i/>
                          <w:iCs/>
                          <w:sz w:val="18"/>
                        </w:rPr>
                      </w:pPr>
                      <w:r>
                        <w:rPr>
                          <w:b/>
                          <w:bCs w:val="0"/>
                          <w:sz w:val="18"/>
                        </w:rPr>
                        <w:t>Students are required to do their own work.</w:t>
                      </w:r>
                      <w:r>
                        <w:rPr>
                          <w:sz w:val="18"/>
                        </w:rPr>
                        <w:t xml:space="preserve"> </w:t>
                      </w:r>
                      <w:r>
                        <w:rPr>
                          <w:b/>
                          <w:bCs w:val="0"/>
                          <w:i/>
                          <w:iCs/>
                          <w:sz w:val="18"/>
                        </w:rPr>
                        <w:t>The student has full responsibility for the authenticity of all academic work and examinations submitted</w:t>
                      </w:r>
                    </w:p>
                    <w:p w:rsidR="009A3944" w:rsidRDefault="009A3944">
                      <w:pPr>
                        <w:jc w:val="center"/>
                        <w:rPr>
                          <w:b/>
                          <w:bCs w:val="0"/>
                          <w:sz w:val="18"/>
                        </w:rPr>
                      </w:pPr>
                    </w:p>
                    <w:p w:rsidR="009A3944" w:rsidRDefault="009A3944">
                      <w:pPr>
                        <w:jc w:val="center"/>
                        <w:rPr>
                          <w:sz w:val="18"/>
                        </w:rPr>
                      </w:pPr>
                      <w:r>
                        <w:rPr>
                          <w:b/>
                          <w:bCs w:val="0"/>
                          <w:sz w:val="18"/>
                        </w:rPr>
                        <w:t>Academic dishonesty includes both plagiarism and other offenses</w:t>
                      </w:r>
                    </w:p>
                    <w:p w:rsidR="009A3944" w:rsidRDefault="009A3944">
                      <w:pPr>
                        <w:rPr>
                          <w:sz w:val="18"/>
                        </w:rPr>
                      </w:pPr>
                      <w:r>
                        <w:rPr>
                          <w:b/>
                          <w:bCs w:val="0"/>
                          <w:i/>
                          <w:iCs/>
                          <w:sz w:val="18"/>
                        </w:rPr>
                        <w:t>Plagiarism is the presentation of someone else's ideas as your own.</w:t>
                      </w:r>
                      <w:r>
                        <w:rPr>
                          <w:sz w:val="18"/>
                        </w:rPr>
                        <w:t xml:space="preserve"> Coleman College course facilitators are encouraged to check for plagiarism.</w:t>
                      </w:r>
                    </w:p>
                    <w:p w:rsidR="009A3944" w:rsidRDefault="009A3944">
                      <w:pPr>
                        <w:rPr>
                          <w:sz w:val="18"/>
                        </w:rPr>
                      </w:pPr>
                      <w:r>
                        <w:rPr>
                          <w:sz w:val="18"/>
                        </w:rPr>
                        <w:t xml:space="preserve">The following are examples of </w:t>
                      </w:r>
                      <w:r>
                        <w:rPr>
                          <w:b/>
                          <w:bCs w:val="0"/>
                          <w:i/>
                          <w:iCs/>
                          <w:sz w:val="18"/>
                        </w:rPr>
                        <w:t>other types of academic dishonesty:</w:t>
                      </w:r>
                      <w:r>
                        <w:rPr>
                          <w:sz w:val="18"/>
                        </w:rPr>
                        <w:t xml:space="preserve"> </w:t>
                      </w:r>
                    </w:p>
                    <w:p w:rsidR="009A3944" w:rsidRDefault="009A3944" w:rsidP="00924B21">
                      <w:pPr>
                        <w:numPr>
                          <w:ilvl w:val="0"/>
                          <w:numId w:val="5"/>
                        </w:numPr>
                        <w:rPr>
                          <w:sz w:val="18"/>
                        </w:rPr>
                      </w:pPr>
                      <w:r>
                        <w:rPr>
                          <w:sz w:val="18"/>
                        </w:rPr>
                        <w:t>Allowing someone else to do your work on a program or graded assignment.</w:t>
                      </w:r>
                    </w:p>
                    <w:p w:rsidR="009A3944" w:rsidRDefault="009A3944" w:rsidP="00924B21">
                      <w:pPr>
                        <w:numPr>
                          <w:ilvl w:val="0"/>
                          <w:numId w:val="5"/>
                        </w:numPr>
                        <w:rPr>
                          <w:sz w:val="18"/>
                        </w:rPr>
                      </w:pPr>
                      <w:r>
                        <w:rPr>
                          <w:sz w:val="18"/>
                        </w:rPr>
                        <w:t xml:space="preserve">Copying from or using someone else's program, documentation, or graded assignment. </w:t>
                      </w:r>
                    </w:p>
                    <w:p w:rsidR="009A3944" w:rsidRDefault="009A3944" w:rsidP="00924B21">
                      <w:pPr>
                        <w:numPr>
                          <w:ilvl w:val="0"/>
                          <w:numId w:val="5"/>
                        </w:numPr>
                        <w:rPr>
                          <w:sz w:val="18"/>
                        </w:rPr>
                      </w:pPr>
                      <w:r>
                        <w:rPr>
                          <w:sz w:val="18"/>
                        </w:rPr>
                        <w:t xml:space="preserve">Being in possession of another student's program code listing, graded assignment, or disk (that contains program code listings or graded assignments). </w:t>
                      </w:r>
                    </w:p>
                    <w:p w:rsidR="009A3944" w:rsidRDefault="009A3944" w:rsidP="00924B21">
                      <w:pPr>
                        <w:numPr>
                          <w:ilvl w:val="0"/>
                          <w:numId w:val="5"/>
                        </w:numPr>
                        <w:rPr>
                          <w:sz w:val="18"/>
                        </w:rPr>
                      </w:pPr>
                      <w:r>
                        <w:rPr>
                          <w:sz w:val="18"/>
                        </w:rPr>
                        <w:t xml:space="preserve">Sharing your password with another student or allowing another student to log on to your network account with your sign on, or granting another student unauthorized access to your network directory. </w:t>
                      </w:r>
                    </w:p>
                    <w:p w:rsidR="009A3944" w:rsidRDefault="009A3944" w:rsidP="00924B21">
                      <w:pPr>
                        <w:numPr>
                          <w:ilvl w:val="0"/>
                          <w:numId w:val="5"/>
                        </w:numPr>
                        <w:rPr>
                          <w:sz w:val="18"/>
                        </w:rPr>
                      </w:pPr>
                      <w:r>
                        <w:rPr>
                          <w:sz w:val="18"/>
                        </w:rPr>
                        <w:t xml:space="preserve">Unauthorized access of someone else's network directory or network account. </w:t>
                      </w:r>
                    </w:p>
                    <w:p w:rsidR="009A3944" w:rsidRDefault="009A3944" w:rsidP="00924B21">
                      <w:pPr>
                        <w:numPr>
                          <w:ilvl w:val="0"/>
                          <w:numId w:val="5"/>
                        </w:numPr>
                        <w:rPr>
                          <w:sz w:val="18"/>
                        </w:rPr>
                      </w:pPr>
                      <w:r>
                        <w:rPr>
                          <w:sz w:val="18"/>
                        </w:rPr>
                        <w:t>Copying another student's exam questions for a graded test.</w:t>
                      </w:r>
                    </w:p>
                    <w:p w:rsidR="009A3944" w:rsidRDefault="009A3944" w:rsidP="00924B21">
                      <w:pPr>
                        <w:numPr>
                          <w:ilvl w:val="0"/>
                          <w:numId w:val="5"/>
                        </w:numPr>
                        <w:rPr>
                          <w:sz w:val="18"/>
                        </w:rPr>
                      </w:pPr>
                      <w:r>
                        <w:rPr>
                          <w:sz w:val="18"/>
                        </w:rPr>
                        <w:t>Sharing test questions with another student for a graded test.</w:t>
                      </w:r>
                    </w:p>
                    <w:p w:rsidR="009A3944" w:rsidRDefault="009A3944">
                      <w:pPr>
                        <w:ind w:left="360"/>
                        <w:rPr>
                          <w:sz w:val="18"/>
                        </w:rPr>
                      </w:pPr>
                    </w:p>
                    <w:p w:rsidR="009A3944" w:rsidRDefault="009A3944">
                      <w:pPr>
                        <w:jc w:val="center"/>
                        <w:rPr>
                          <w:b/>
                          <w:bCs w:val="0"/>
                          <w:sz w:val="18"/>
                        </w:rPr>
                      </w:pPr>
                      <w:r>
                        <w:rPr>
                          <w:b/>
                          <w:bCs w:val="0"/>
                          <w:sz w:val="18"/>
                        </w:rPr>
                        <w:t>The following are Coleman College policies on academic dishonesty</w:t>
                      </w:r>
                    </w:p>
                    <w:p w:rsidR="009A3944" w:rsidRDefault="009A3944">
                      <w:pPr>
                        <w:rPr>
                          <w:sz w:val="18"/>
                        </w:rPr>
                      </w:pPr>
                      <w:r>
                        <w:rPr>
                          <w:sz w:val="18"/>
                        </w:rPr>
                        <w:t>When academic dishonesty is found, the student(s) involved may be asked to explain the situation. The facilitator will evaluate the situation and notify the student and Coleman College by email and indicate to the student, by email, that Coleman College has been notified of the offense. (This may be accomplished in the same email.)</w:t>
                      </w:r>
                    </w:p>
                    <w:p w:rsidR="009A3944" w:rsidRDefault="009A3944">
                      <w:pPr>
                        <w:rPr>
                          <w:sz w:val="18"/>
                        </w:rPr>
                      </w:pPr>
                      <w:r>
                        <w:rPr>
                          <w:sz w:val="18"/>
                        </w:rPr>
                        <w:t>Coleman College will then check the student's record to see if there have been previous offenses.</w:t>
                      </w:r>
                    </w:p>
                    <w:p w:rsidR="009A3944" w:rsidRDefault="009A3944">
                      <w:pPr>
                        <w:rPr>
                          <w:sz w:val="18"/>
                        </w:rPr>
                      </w:pPr>
                      <w:r>
                        <w:rPr>
                          <w:sz w:val="18"/>
                        </w:rPr>
                        <w:t>If there are no previous offenses, Coleman College will record the offense in the student's record and notify the facilitator who will record a zero or reduced grade for that assignment and warn the student that further offenses will result in more serious penalties, including dismissal from the course with a failing grade and suspension from school.</w:t>
                      </w:r>
                    </w:p>
                    <w:p w:rsidR="009A3944" w:rsidRDefault="009A3944">
                      <w:pPr>
                        <w:rPr>
                          <w:sz w:val="18"/>
                        </w:rPr>
                      </w:pPr>
                      <w:r>
                        <w:rPr>
                          <w:sz w:val="18"/>
                        </w:rPr>
                        <w:t>If there is one previous offense, Coleman College will record the offense in the student's record and notify the student that he or she has been placed on academic probation. The student may also be dismissed from class with a failing grade or receive a lesser penalty, such as a zero for the assignment.</w:t>
                      </w:r>
                    </w:p>
                    <w:p w:rsidR="009A3944" w:rsidRDefault="009A3944">
                      <w:pPr>
                        <w:rPr>
                          <w:sz w:val="18"/>
                        </w:rPr>
                      </w:pPr>
                      <w:r>
                        <w:rPr>
                          <w:sz w:val="18"/>
                        </w:rPr>
                        <w:t xml:space="preserve">If there are two or more previous offenses, the Dean of Academics will notify the student that he or she is suspended from the College. </w:t>
                      </w:r>
                    </w:p>
                    <w:p w:rsidR="009A3944" w:rsidRDefault="009A3944">
                      <w:pPr>
                        <w:rPr>
                          <w:sz w:val="18"/>
                        </w:rPr>
                      </w:pPr>
                    </w:p>
                    <w:p w:rsidR="009A3944" w:rsidRDefault="009A3944">
                      <w:pPr>
                        <w:rPr>
                          <w:sz w:val="18"/>
                        </w:rPr>
                      </w:pPr>
                      <w:r>
                        <w:rPr>
                          <w:sz w:val="18"/>
                        </w:rPr>
                        <w:t>Regardless of the existence of previous offenses, if any offense is particularly objectionable, Coleman College or Dean of Academics may impose more serious penalties, including dismissal from the course with a failing grade and/or suspension from school.</w:t>
                      </w:r>
                    </w:p>
                    <w:p w:rsidR="009A3944" w:rsidRDefault="009A3944">
                      <w:pPr>
                        <w:rPr>
                          <w:b/>
                          <w:bCs w:val="0"/>
                          <w:sz w:val="18"/>
                        </w:rPr>
                      </w:pPr>
                    </w:p>
                    <w:p w:rsidR="009A3944" w:rsidRDefault="009A3944">
                      <w:pPr>
                        <w:jc w:val="center"/>
                        <w:rPr>
                          <w:b/>
                          <w:bCs w:val="0"/>
                          <w:sz w:val="18"/>
                        </w:rPr>
                      </w:pPr>
                      <w:r>
                        <w:rPr>
                          <w:b/>
                          <w:bCs w:val="0"/>
                          <w:sz w:val="18"/>
                        </w:rPr>
                        <w:t>Take responsibility</w:t>
                      </w:r>
                    </w:p>
                    <w:p w:rsidR="009A3944" w:rsidRDefault="009A3944">
                      <w:pPr>
                        <w:jc w:val="center"/>
                        <w:rPr>
                          <w:sz w:val="18"/>
                        </w:rPr>
                      </w:pPr>
                    </w:p>
                    <w:p w:rsidR="009A3944" w:rsidRDefault="009A3944">
                      <w:pPr>
                        <w:rPr>
                          <w:sz w:val="18"/>
                        </w:rPr>
                      </w:pPr>
                      <w:r>
                        <w:rPr>
                          <w:b/>
                          <w:bCs w:val="0"/>
                          <w:i/>
                          <w:iCs/>
                          <w:sz w:val="18"/>
                        </w:rPr>
                        <w:t>When an incident of plagiarism or other academic dishonesty occurs, both the student who gave the information and the student who received the information may be subject to penalties.</w:t>
                      </w:r>
                      <w:r>
                        <w:rPr>
                          <w:sz w:val="18"/>
                        </w:rPr>
                        <w:t xml:space="preserve"> Do not allow yourself to be put in this position. When you need assistance, contact your instructor.</w:t>
                      </w:r>
                    </w:p>
                    <w:p w:rsidR="009A3944" w:rsidRDefault="009A3944">
                      <w:r>
                        <w:rPr>
                          <w:b/>
                          <w:bCs w:val="0"/>
                          <w:i/>
                          <w:iCs/>
                          <w:sz w:val="18"/>
                        </w:rPr>
                        <w:t>If you have any questions about the policy on academic dishonesty, contact your instructor or Coleman College.</w:t>
                      </w:r>
                    </w:p>
                  </w:txbxContent>
                </v:textbox>
                <w10:wrap type="tight"/>
              </v:shape>
            </w:pict>
          </mc:Fallback>
        </mc:AlternateContent>
      </w:r>
    </w:p>
    <w:p w:rsidR="00924B21" w:rsidRPr="009A3944" w:rsidRDefault="00924B21">
      <w:r w:rsidRPr="009A3944">
        <w:t xml:space="preserve">Course </w:t>
      </w:r>
      <w:bookmarkEnd w:id="15"/>
      <w:r w:rsidRPr="009A3944">
        <w:t>Assignments</w:t>
      </w:r>
      <w:bookmarkEnd w:id="16"/>
    </w:p>
    <w:p w:rsidR="00924B21" w:rsidRPr="009A3944" w:rsidRDefault="00924B21">
      <w:r w:rsidRPr="009A3944">
        <w:t xml:space="preserve">This section of the Instructor Guide offers suggestions for assignments to be given to students in COM </w:t>
      </w:r>
      <w:r w:rsidR="00FA07C5" w:rsidRPr="009A3944">
        <w:t>203</w:t>
      </w:r>
      <w:r w:rsidRPr="009A3944">
        <w:t>. Each assignment pertains to a specific lesson topic, and contributes to student pursuit of the Learning Objectives of the course. The material contained herein is reproduced in the Student Manual.</w:t>
      </w:r>
    </w:p>
    <w:p w:rsidR="00924B21" w:rsidRPr="009A3944" w:rsidRDefault="00924B21"/>
    <w:p w:rsidR="00924B21" w:rsidRPr="009A3944" w:rsidRDefault="00924B21">
      <w:pPr>
        <w:pStyle w:val="Heading4"/>
      </w:pPr>
      <w:r w:rsidRPr="009A3944">
        <w:t>Summary of Course Assignments</w:t>
      </w:r>
    </w:p>
    <w:p w:rsidR="00924B21" w:rsidRPr="009A3944" w:rsidRDefault="00924B21"/>
    <w:p w:rsidR="00924B21" w:rsidRPr="009A3944" w:rsidRDefault="00924B21"/>
    <w:p w:rsidR="00924B21" w:rsidRPr="009A3944" w:rsidRDefault="00924B21">
      <w:pPr>
        <w:pStyle w:val="Caption"/>
        <w:rPr>
          <w:rFonts w:ascii="Arial" w:hAnsi="Arial"/>
        </w:rPr>
      </w:pPr>
      <w:r w:rsidRPr="009A3944">
        <w:rPr>
          <w:rFonts w:ascii="Arial" w:hAnsi="Arial"/>
        </w:rPr>
        <w:t xml:space="preserve">Chart 4. Summary of Course Assignments, COM </w:t>
      </w:r>
      <w:r w:rsidR="00FA07C5" w:rsidRPr="009A3944">
        <w:rPr>
          <w:rFonts w:ascii="Arial" w:hAnsi="Arial"/>
        </w:rPr>
        <w:t>203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0"/>
        <w:gridCol w:w="1052"/>
        <w:gridCol w:w="2445"/>
        <w:gridCol w:w="821"/>
        <w:gridCol w:w="900"/>
        <w:gridCol w:w="736"/>
      </w:tblGrid>
      <w:tr w:rsidR="00924B21" w:rsidRPr="009A3944">
        <w:trPr>
          <w:jc w:val="center"/>
        </w:trPr>
        <w:tc>
          <w:tcPr>
            <w:tcW w:w="0" w:type="auto"/>
            <w:vAlign w:val="center"/>
          </w:tcPr>
          <w:p w:rsidR="00924B21" w:rsidRPr="009A3944" w:rsidRDefault="00924B21">
            <w:pPr>
              <w:jc w:val="center"/>
              <w:rPr>
                <w:sz w:val="16"/>
              </w:rPr>
            </w:pPr>
            <w:r w:rsidRPr="009A3944">
              <w:rPr>
                <w:sz w:val="16"/>
              </w:rPr>
              <w:t>Lesson</w:t>
            </w:r>
          </w:p>
        </w:tc>
        <w:tc>
          <w:tcPr>
            <w:tcW w:w="0" w:type="auto"/>
            <w:vAlign w:val="center"/>
          </w:tcPr>
          <w:p w:rsidR="00924B21" w:rsidRPr="009A3944" w:rsidRDefault="00924B21">
            <w:pPr>
              <w:rPr>
                <w:sz w:val="16"/>
              </w:rPr>
            </w:pPr>
            <w:r w:rsidRPr="009A3944">
              <w:rPr>
                <w:sz w:val="16"/>
              </w:rPr>
              <w:t>Assignment</w:t>
            </w:r>
          </w:p>
        </w:tc>
        <w:tc>
          <w:tcPr>
            <w:tcW w:w="2445" w:type="dxa"/>
            <w:vAlign w:val="center"/>
          </w:tcPr>
          <w:p w:rsidR="00924B21" w:rsidRPr="009A3944" w:rsidRDefault="00924B21">
            <w:pPr>
              <w:rPr>
                <w:sz w:val="16"/>
              </w:rPr>
            </w:pPr>
            <w:r w:rsidRPr="009A3944">
              <w:rPr>
                <w:sz w:val="16"/>
              </w:rPr>
              <w:t>Task</w:t>
            </w:r>
          </w:p>
        </w:tc>
        <w:tc>
          <w:tcPr>
            <w:tcW w:w="810" w:type="dxa"/>
            <w:vAlign w:val="center"/>
          </w:tcPr>
          <w:p w:rsidR="00924B21" w:rsidRPr="009A3944" w:rsidRDefault="00924B21">
            <w:pPr>
              <w:rPr>
                <w:sz w:val="16"/>
              </w:rPr>
            </w:pPr>
            <w:r w:rsidRPr="009A3944">
              <w:rPr>
                <w:sz w:val="16"/>
              </w:rPr>
              <w:t>Possible</w:t>
            </w:r>
          </w:p>
          <w:p w:rsidR="00924B21" w:rsidRPr="009A3944" w:rsidRDefault="00924B21">
            <w:pPr>
              <w:rPr>
                <w:sz w:val="16"/>
              </w:rPr>
            </w:pPr>
            <w:r w:rsidRPr="009A3944">
              <w:rPr>
                <w:sz w:val="16"/>
              </w:rPr>
              <w:t>Points</w:t>
            </w:r>
          </w:p>
        </w:tc>
        <w:tc>
          <w:tcPr>
            <w:tcW w:w="900" w:type="dxa"/>
            <w:vAlign w:val="center"/>
          </w:tcPr>
          <w:p w:rsidR="00924B21" w:rsidRPr="009A3944" w:rsidRDefault="00924B21">
            <w:pPr>
              <w:rPr>
                <w:sz w:val="16"/>
              </w:rPr>
            </w:pPr>
            <w:r w:rsidRPr="009A3944">
              <w:rPr>
                <w:sz w:val="16"/>
              </w:rPr>
              <w:t>Week</w:t>
            </w:r>
          </w:p>
          <w:p w:rsidR="00924B21" w:rsidRPr="009A3944" w:rsidRDefault="00924B21">
            <w:pPr>
              <w:rPr>
                <w:sz w:val="16"/>
              </w:rPr>
            </w:pPr>
            <w:r w:rsidRPr="009A3944">
              <w:rPr>
                <w:sz w:val="16"/>
              </w:rPr>
              <w:t>Assigned</w:t>
            </w:r>
          </w:p>
        </w:tc>
        <w:tc>
          <w:tcPr>
            <w:tcW w:w="736" w:type="dxa"/>
            <w:vAlign w:val="center"/>
          </w:tcPr>
          <w:p w:rsidR="00924B21" w:rsidRPr="009A3944" w:rsidRDefault="00924B21">
            <w:pPr>
              <w:rPr>
                <w:sz w:val="16"/>
              </w:rPr>
            </w:pPr>
            <w:r w:rsidRPr="009A3944">
              <w:rPr>
                <w:sz w:val="16"/>
              </w:rPr>
              <w:t>Week</w:t>
            </w:r>
          </w:p>
          <w:p w:rsidR="00924B21" w:rsidRPr="009A3944" w:rsidRDefault="00924B21">
            <w:pPr>
              <w:rPr>
                <w:sz w:val="16"/>
              </w:rPr>
            </w:pPr>
            <w:r w:rsidRPr="009A3944">
              <w:rPr>
                <w:sz w:val="16"/>
              </w:rPr>
              <w:t>Due</w:t>
            </w:r>
          </w:p>
        </w:tc>
      </w:tr>
      <w:tr w:rsidR="00924B21" w:rsidRPr="009A3944">
        <w:trPr>
          <w:jc w:val="center"/>
        </w:trPr>
        <w:tc>
          <w:tcPr>
            <w:tcW w:w="0" w:type="auto"/>
          </w:tcPr>
          <w:p w:rsidR="00924B21" w:rsidRPr="009A3944" w:rsidRDefault="004C184A">
            <w:pPr>
              <w:spacing w:before="60"/>
              <w:jc w:val="center"/>
              <w:rPr>
                <w:sz w:val="16"/>
              </w:rPr>
            </w:pPr>
            <w:r w:rsidRPr="009A3944">
              <w:rPr>
                <w:sz w:val="16"/>
              </w:rPr>
              <w:t>5</w:t>
            </w:r>
          </w:p>
        </w:tc>
        <w:tc>
          <w:tcPr>
            <w:tcW w:w="0" w:type="auto"/>
          </w:tcPr>
          <w:p w:rsidR="00924B21" w:rsidRPr="009A3944" w:rsidRDefault="00924B21">
            <w:pPr>
              <w:spacing w:before="60"/>
              <w:jc w:val="center"/>
              <w:rPr>
                <w:sz w:val="16"/>
              </w:rPr>
            </w:pPr>
            <w:r w:rsidRPr="009A3944">
              <w:rPr>
                <w:sz w:val="16"/>
              </w:rPr>
              <w:t>1</w:t>
            </w:r>
          </w:p>
        </w:tc>
        <w:tc>
          <w:tcPr>
            <w:tcW w:w="2445" w:type="dxa"/>
          </w:tcPr>
          <w:p w:rsidR="00924B21" w:rsidRPr="009A3944" w:rsidRDefault="00C20E13" w:rsidP="009339C6">
            <w:pPr>
              <w:spacing w:before="60"/>
              <w:rPr>
                <w:sz w:val="16"/>
              </w:rPr>
            </w:pPr>
            <w:r w:rsidRPr="009A3944">
              <w:rPr>
                <w:sz w:val="16"/>
              </w:rPr>
              <w:t>Game Tic-Tac-Toe</w:t>
            </w:r>
          </w:p>
        </w:tc>
        <w:tc>
          <w:tcPr>
            <w:tcW w:w="810" w:type="dxa"/>
          </w:tcPr>
          <w:p w:rsidR="00924B21" w:rsidRPr="009A3944" w:rsidRDefault="00924B21">
            <w:pPr>
              <w:spacing w:before="60"/>
              <w:jc w:val="center"/>
              <w:rPr>
                <w:sz w:val="16"/>
              </w:rPr>
            </w:pPr>
            <w:r w:rsidRPr="009A3944">
              <w:rPr>
                <w:sz w:val="16"/>
              </w:rPr>
              <w:t>10</w:t>
            </w:r>
          </w:p>
        </w:tc>
        <w:tc>
          <w:tcPr>
            <w:tcW w:w="900" w:type="dxa"/>
            <w:vAlign w:val="center"/>
          </w:tcPr>
          <w:p w:rsidR="00924B21" w:rsidRPr="009A3944" w:rsidRDefault="009339C6">
            <w:pPr>
              <w:spacing w:before="60"/>
              <w:jc w:val="center"/>
              <w:rPr>
                <w:sz w:val="16"/>
              </w:rPr>
            </w:pPr>
            <w:r w:rsidRPr="009A3944">
              <w:rPr>
                <w:sz w:val="16"/>
              </w:rPr>
              <w:t>1</w:t>
            </w:r>
          </w:p>
        </w:tc>
        <w:tc>
          <w:tcPr>
            <w:tcW w:w="736" w:type="dxa"/>
          </w:tcPr>
          <w:p w:rsidR="00924B21" w:rsidRPr="009A3944" w:rsidRDefault="00C53056">
            <w:pPr>
              <w:spacing w:before="60"/>
              <w:rPr>
                <w:sz w:val="16"/>
              </w:rPr>
            </w:pPr>
            <w:r w:rsidRPr="009A3944">
              <w:rPr>
                <w:sz w:val="16"/>
              </w:rPr>
              <w:t>3</w:t>
            </w:r>
            <w:r w:rsidR="009339C6" w:rsidRPr="009A3944">
              <w:rPr>
                <w:sz w:val="16"/>
              </w:rPr>
              <w:t xml:space="preserve"> </w:t>
            </w:r>
          </w:p>
        </w:tc>
      </w:tr>
      <w:tr w:rsidR="00924B21" w:rsidRPr="009A3944">
        <w:trPr>
          <w:jc w:val="center"/>
        </w:trPr>
        <w:tc>
          <w:tcPr>
            <w:tcW w:w="0" w:type="auto"/>
          </w:tcPr>
          <w:p w:rsidR="00924B21" w:rsidRPr="009A3944" w:rsidRDefault="004C184A">
            <w:pPr>
              <w:spacing w:before="60"/>
              <w:jc w:val="center"/>
              <w:rPr>
                <w:sz w:val="16"/>
              </w:rPr>
            </w:pPr>
            <w:r w:rsidRPr="009A3944">
              <w:rPr>
                <w:sz w:val="16"/>
              </w:rPr>
              <w:t>8</w:t>
            </w:r>
          </w:p>
        </w:tc>
        <w:tc>
          <w:tcPr>
            <w:tcW w:w="0" w:type="auto"/>
          </w:tcPr>
          <w:p w:rsidR="00924B21" w:rsidRPr="009A3944" w:rsidRDefault="00924B21">
            <w:pPr>
              <w:spacing w:before="60"/>
              <w:jc w:val="center"/>
              <w:rPr>
                <w:sz w:val="16"/>
              </w:rPr>
            </w:pPr>
            <w:r w:rsidRPr="009A3944">
              <w:rPr>
                <w:sz w:val="16"/>
              </w:rPr>
              <w:t>2</w:t>
            </w:r>
          </w:p>
        </w:tc>
        <w:tc>
          <w:tcPr>
            <w:tcW w:w="2445" w:type="dxa"/>
          </w:tcPr>
          <w:p w:rsidR="00924B21" w:rsidRPr="009A3944" w:rsidRDefault="00C20E13" w:rsidP="004C184A">
            <w:pPr>
              <w:spacing w:before="60"/>
              <w:rPr>
                <w:sz w:val="16"/>
              </w:rPr>
            </w:pPr>
            <w:r w:rsidRPr="009A3944">
              <w:rPr>
                <w:sz w:val="16"/>
              </w:rPr>
              <w:t xml:space="preserve">Game </w:t>
            </w:r>
            <w:r w:rsidR="004C184A" w:rsidRPr="009A3944">
              <w:rPr>
                <w:sz w:val="16"/>
              </w:rPr>
              <w:t>Maze</w:t>
            </w:r>
          </w:p>
        </w:tc>
        <w:tc>
          <w:tcPr>
            <w:tcW w:w="810" w:type="dxa"/>
          </w:tcPr>
          <w:p w:rsidR="00924B21" w:rsidRPr="009A3944" w:rsidRDefault="00924B21">
            <w:pPr>
              <w:spacing w:before="60"/>
              <w:jc w:val="center"/>
              <w:rPr>
                <w:sz w:val="16"/>
              </w:rPr>
            </w:pPr>
            <w:r w:rsidRPr="009A3944">
              <w:rPr>
                <w:sz w:val="16"/>
              </w:rPr>
              <w:t>10</w:t>
            </w:r>
          </w:p>
        </w:tc>
        <w:tc>
          <w:tcPr>
            <w:tcW w:w="900" w:type="dxa"/>
            <w:vAlign w:val="center"/>
          </w:tcPr>
          <w:p w:rsidR="00924B21" w:rsidRPr="009A3944" w:rsidRDefault="00E5060A">
            <w:pPr>
              <w:spacing w:before="60"/>
              <w:jc w:val="center"/>
              <w:rPr>
                <w:sz w:val="16"/>
              </w:rPr>
            </w:pPr>
            <w:r w:rsidRPr="009A3944">
              <w:rPr>
                <w:sz w:val="16"/>
              </w:rPr>
              <w:t>3</w:t>
            </w:r>
          </w:p>
        </w:tc>
        <w:tc>
          <w:tcPr>
            <w:tcW w:w="736" w:type="dxa"/>
          </w:tcPr>
          <w:p w:rsidR="00924B21" w:rsidRPr="009A3944" w:rsidRDefault="00C53056">
            <w:pPr>
              <w:spacing w:before="60"/>
              <w:rPr>
                <w:sz w:val="16"/>
              </w:rPr>
            </w:pPr>
            <w:r w:rsidRPr="009A3944">
              <w:rPr>
                <w:sz w:val="16"/>
              </w:rPr>
              <w:t>4</w:t>
            </w:r>
          </w:p>
        </w:tc>
      </w:tr>
      <w:tr w:rsidR="00924B21" w:rsidRPr="009A3944">
        <w:trPr>
          <w:jc w:val="center"/>
        </w:trPr>
        <w:tc>
          <w:tcPr>
            <w:tcW w:w="0" w:type="auto"/>
          </w:tcPr>
          <w:p w:rsidR="00924B21" w:rsidRPr="009A3944" w:rsidRDefault="004C184A">
            <w:pPr>
              <w:spacing w:before="60"/>
              <w:jc w:val="center"/>
              <w:rPr>
                <w:sz w:val="16"/>
              </w:rPr>
            </w:pPr>
            <w:r w:rsidRPr="009A3944">
              <w:rPr>
                <w:sz w:val="16"/>
              </w:rPr>
              <w:t>11</w:t>
            </w:r>
          </w:p>
        </w:tc>
        <w:tc>
          <w:tcPr>
            <w:tcW w:w="0" w:type="auto"/>
          </w:tcPr>
          <w:p w:rsidR="00924B21" w:rsidRPr="009A3944" w:rsidRDefault="00924B21">
            <w:pPr>
              <w:spacing w:before="60"/>
              <w:jc w:val="center"/>
              <w:rPr>
                <w:sz w:val="16"/>
              </w:rPr>
            </w:pPr>
            <w:r w:rsidRPr="009A3944">
              <w:rPr>
                <w:sz w:val="16"/>
              </w:rPr>
              <w:t>3</w:t>
            </w:r>
          </w:p>
        </w:tc>
        <w:tc>
          <w:tcPr>
            <w:tcW w:w="2445" w:type="dxa"/>
          </w:tcPr>
          <w:p w:rsidR="00924B21" w:rsidRPr="009A3944" w:rsidRDefault="00C20E13" w:rsidP="004C184A">
            <w:pPr>
              <w:spacing w:before="60"/>
              <w:rPr>
                <w:sz w:val="16"/>
              </w:rPr>
            </w:pPr>
            <w:r w:rsidRPr="009A3944">
              <w:rPr>
                <w:sz w:val="16"/>
              </w:rPr>
              <w:t xml:space="preserve">Game </w:t>
            </w:r>
            <w:r w:rsidR="004C184A" w:rsidRPr="009A3944">
              <w:rPr>
                <w:sz w:val="16"/>
              </w:rPr>
              <w:t>BlackJack</w:t>
            </w:r>
          </w:p>
        </w:tc>
        <w:tc>
          <w:tcPr>
            <w:tcW w:w="810" w:type="dxa"/>
          </w:tcPr>
          <w:p w:rsidR="00924B21" w:rsidRPr="009A3944" w:rsidRDefault="00924B21">
            <w:pPr>
              <w:spacing w:before="60"/>
              <w:jc w:val="center"/>
              <w:rPr>
                <w:sz w:val="16"/>
              </w:rPr>
            </w:pPr>
            <w:r w:rsidRPr="009A3944">
              <w:rPr>
                <w:sz w:val="16"/>
              </w:rPr>
              <w:t>10</w:t>
            </w:r>
          </w:p>
        </w:tc>
        <w:tc>
          <w:tcPr>
            <w:tcW w:w="900" w:type="dxa"/>
            <w:vAlign w:val="center"/>
          </w:tcPr>
          <w:p w:rsidR="00924B21" w:rsidRPr="009A3944" w:rsidRDefault="00E5060A">
            <w:pPr>
              <w:spacing w:before="60"/>
              <w:jc w:val="center"/>
              <w:rPr>
                <w:sz w:val="16"/>
              </w:rPr>
            </w:pPr>
            <w:r w:rsidRPr="009A3944">
              <w:rPr>
                <w:sz w:val="16"/>
              </w:rPr>
              <w:t>4</w:t>
            </w:r>
          </w:p>
        </w:tc>
        <w:tc>
          <w:tcPr>
            <w:tcW w:w="736" w:type="dxa"/>
          </w:tcPr>
          <w:p w:rsidR="00924B21" w:rsidRPr="009A3944" w:rsidRDefault="00C53056">
            <w:pPr>
              <w:spacing w:before="60"/>
              <w:rPr>
                <w:sz w:val="16"/>
              </w:rPr>
            </w:pPr>
            <w:r w:rsidRPr="009A3944">
              <w:rPr>
                <w:sz w:val="16"/>
              </w:rPr>
              <w:t>7</w:t>
            </w:r>
          </w:p>
        </w:tc>
      </w:tr>
      <w:tr w:rsidR="00924B21" w:rsidRPr="009A3944">
        <w:trPr>
          <w:jc w:val="center"/>
        </w:trPr>
        <w:tc>
          <w:tcPr>
            <w:tcW w:w="0" w:type="auto"/>
          </w:tcPr>
          <w:p w:rsidR="00924B21" w:rsidRPr="009A3944" w:rsidRDefault="00127B49">
            <w:pPr>
              <w:spacing w:before="60"/>
              <w:jc w:val="center"/>
              <w:rPr>
                <w:sz w:val="16"/>
              </w:rPr>
            </w:pPr>
            <w:r w:rsidRPr="009A3944">
              <w:rPr>
                <w:sz w:val="16"/>
              </w:rPr>
              <w:t>13</w:t>
            </w:r>
          </w:p>
        </w:tc>
        <w:tc>
          <w:tcPr>
            <w:tcW w:w="0" w:type="auto"/>
          </w:tcPr>
          <w:p w:rsidR="00924B21" w:rsidRPr="009A3944" w:rsidRDefault="00924B21">
            <w:pPr>
              <w:spacing w:before="60"/>
              <w:jc w:val="center"/>
              <w:rPr>
                <w:sz w:val="16"/>
              </w:rPr>
            </w:pPr>
            <w:r w:rsidRPr="009A3944">
              <w:rPr>
                <w:sz w:val="16"/>
              </w:rPr>
              <w:t>4</w:t>
            </w:r>
          </w:p>
        </w:tc>
        <w:tc>
          <w:tcPr>
            <w:tcW w:w="2445" w:type="dxa"/>
          </w:tcPr>
          <w:p w:rsidR="00924B21" w:rsidRPr="009A3944" w:rsidRDefault="00924B21" w:rsidP="004C184A">
            <w:pPr>
              <w:spacing w:before="60"/>
              <w:rPr>
                <w:sz w:val="16"/>
              </w:rPr>
            </w:pPr>
            <w:r w:rsidRPr="009A3944">
              <w:rPr>
                <w:sz w:val="16"/>
              </w:rPr>
              <w:t xml:space="preserve">Game </w:t>
            </w:r>
            <w:r w:rsidR="004C184A" w:rsidRPr="009A3944">
              <w:rPr>
                <w:sz w:val="16"/>
              </w:rPr>
              <w:t>Hangman</w:t>
            </w:r>
          </w:p>
        </w:tc>
        <w:tc>
          <w:tcPr>
            <w:tcW w:w="810" w:type="dxa"/>
          </w:tcPr>
          <w:p w:rsidR="00924B21" w:rsidRPr="009A3944" w:rsidRDefault="00924B21">
            <w:pPr>
              <w:spacing w:before="60"/>
              <w:jc w:val="center"/>
              <w:rPr>
                <w:sz w:val="16"/>
              </w:rPr>
            </w:pPr>
            <w:r w:rsidRPr="009A3944">
              <w:rPr>
                <w:sz w:val="16"/>
              </w:rPr>
              <w:t>15</w:t>
            </w:r>
          </w:p>
        </w:tc>
        <w:tc>
          <w:tcPr>
            <w:tcW w:w="900" w:type="dxa"/>
            <w:vAlign w:val="center"/>
          </w:tcPr>
          <w:p w:rsidR="00924B21" w:rsidRPr="009A3944" w:rsidRDefault="00E5060A">
            <w:pPr>
              <w:spacing w:before="60"/>
              <w:jc w:val="center"/>
              <w:rPr>
                <w:sz w:val="16"/>
              </w:rPr>
            </w:pPr>
            <w:r w:rsidRPr="009A3944">
              <w:rPr>
                <w:sz w:val="16"/>
              </w:rPr>
              <w:t>7</w:t>
            </w:r>
          </w:p>
        </w:tc>
        <w:tc>
          <w:tcPr>
            <w:tcW w:w="736" w:type="dxa"/>
          </w:tcPr>
          <w:p w:rsidR="00924B21" w:rsidRPr="009A3944" w:rsidRDefault="00C53056">
            <w:pPr>
              <w:spacing w:before="60"/>
              <w:rPr>
                <w:sz w:val="16"/>
              </w:rPr>
            </w:pPr>
            <w:r w:rsidRPr="009A3944">
              <w:rPr>
                <w:sz w:val="16"/>
              </w:rPr>
              <w:t>10</w:t>
            </w:r>
          </w:p>
        </w:tc>
      </w:tr>
      <w:tr w:rsidR="00924B21" w:rsidRPr="009A3944">
        <w:trPr>
          <w:jc w:val="center"/>
        </w:trPr>
        <w:tc>
          <w:tcPr>
            <w:tcW w:w="0" w:type="auto"/>
          </w:tcPr>
          <w:p w:rsidR="00924B21" w:rsidRPr="009A3944" w:rsidRDefault="00127B49">
            <w:pPr>
              <w:spacing w:before="60"/>
              <w:jc w:val="center"/>
              <w:rPr>
                <w:sz w:val="16"/>
              </w:rPr>
            </w:pPr>
            <w:r w:rsidRPr="009A3944">
              <w:rPr>
                <w:sz w:val="16"/>
              </w:rPr>
              <w:t>1</w:t>
            </w:r>
            <w:r w:rsidR="004C184A" w:rsidRPr="009A3944">
              <w:rPr>
                <w:sz w:val="16"/>
              </w:rPr>
              <w:t>5</w:t>
            </w:r>
          </w:p>
        </w:tc>
        <w:tc>
          <w:tcPr>
            <w:tcW w:w="0" w:type="auto"/>
          </w:tcPr>
          <w:p w:rsidR="00924B21" w:rsidRPr="009A3944" w:rsidRDefault="00924B21">
            <w:pPr>
              <w:spacing w:before="60"/>
              <w:jc w:val="center"/>
              <w:rPr>
                <w:sz w:val="16"/>
              </w:rPr>
            </w:pPr>
            <w:r w:rsidRPr="009A3944">
              <w:rPr>
                <w:sz w:val="16"/>
              </w:rPr>
              <w:t>5</w:t>
            </w:r>
          </w:p>
        </w:tc>
        <w:tc>
          <w:tcPr>
            <w:tcW w:w="2445" w:type="dxa"/>
          </w:tcPr>
          <w:p w:rsidR="00924B21" w:rsidRPr="009A3944" w:rsidRDefault="00924B21">
            <w:pPr>
              <w:spacing w:before="60"/>
              <w:rPr>
                <w:sz w:val="16"/>
              </w:rPr>
            </w:pPr>
            <w:r w:rsidRPr="009A3944">
              <w:rPr>
                <w:sz w:val="16"/>
              </w:rPr>
              <w:t>Pong</w:t>
            </w:r>
          </w:p>
        </w:tc>
        <w:tc>
          <w:tcPr>
            <w:tcW w:w="810" w:type="dxa"/>
          </w:tcPr>
          <w:p w:rsidR="00924B21" w:rsidRPr="009A3944" w:rsidRDefault="00924B21">
            <w:pPr>
              <w:spacing w:before="60"/>
              <w:jc w:val="center"/>
              <w:rPr>
                <w:sz w:val="16"/>
              </w:rPr>
            </w:pPr>
            <w:r w:rsidRPr="009A3944">
              <w:rPr>
                <w:sz w:val="16"/>
              </w:rPr>
              <w:t>15</w:t>
            </w:r>
          </w:p>
        </w:tc>
        <w:tc>
          <w:tcPr>
            <w:tcW w:w="900" w:type="dxa"/>
            <w:vAlign w:val="center"/>
          </w:tcPr>
          <w:p w:rsidR="00924B21" w:rsidRPr="009A3944" w:rsidRDefault="00E5060A">
            <w:pPr>
              <w:spacing w:before="60"/>
              <w:jc w:val="center"/>
              <w:rPr>
                <w:sz w:val="16"/>
              </w:rPr>
            </w:pPr>
            <w:r w:rsidRPr="009A3944">
              <w:rPr>
                <w:sz w:val="16"/>
              </w:rPr>
              <w:t>9</w:t>
            </w:r>
          </w:p>
        </w:tc>
        <w:tc>
          <w:tcPr>
            <w:tcW w:w="736" w:type="dxa"/>
          </w:tcPr>
          <w:p w:rsidR="00924B21" w:rsidRPr="009A3944" w:rsidRDefault="00924B21">
            <w:pPr>
              <w:spacing w:before="60"/>
              <w:rPr>
                <w:sz w:val="16"/>
              </w:rPr>
            </w:pPr>
          </w:p>
        </w:tc>
      </w:tr>
      <w:tr w:rsidR="00924B21" w:rsidRPr="009A3944">
        <w:trPr>
          <w:jc w:val="center"/>
        </w:trPr>
        <w:tc>
          <w:tcPr>
            <w:tcW w:w="0" w:type="auto"/>
          </w:tcPr>
          <w:p w:rsidR="00924B21" w:rsidRPr="009A3944" w:rsidRDefault="00924B21">
            <w:pPr>
              <w:spacing w:before="60"/>
              <w:jc w:val="center"/>
              <w:rPr>
                <w:b/>
                <w:bCs w:val="0"/>
                <w:sz w:val="16"/>
              </w:rPr>
            </w:pPr>
            <w:r w:rsidRPr="009A3944">
              <w:rPr>
                <w:b/>
                <w:bCs w:val="0"/>
                <w:sz w:val="16"/>
              </w:rPr>
              <w:t>TOTAL</w:t>
            </w:r>
          </w:p>
        </w:tc>
        <w:tc>
          <w:tcPr>
            <w:tcW w:w="0" w:type="auto"/>
          </w:tcPr>
          <w:p w:rsidR="00924B21" w:rsidRPr="009A3944" w:rsidRDefault="00924B21">
            <w:pPr>
              <w:spacing w:before="60"/>
              <w:jc w:val="center"/>
              <w:rPr>
                <w:b/>
                <w:bCs w:val="0"/>
                <w:sz w:val="16"/>
              </w:rPr>
            </w:pPr>
            <w:r w:rsidRPr="009A3944">
              <w:rPr>
                <w:b/>
                <w:bCs w:val="0"/>
                <w:sz w:val="16"/>
              </w:rPr>
              <w:t>100</w:t>
            </w:r>
          </w:p>
        </w:tc>
        <w:tc>
          <w:tcPr>
            <w:tcW w:w="2445" w:type="dxa"/>
            <w:vAlign w:val="center"/>
          </w:tcPr>
          <w:p w:rsidR="00924B21" w:rsidRPr="009A3944" w:rsidRDefault="00924B21">
            <w:pPr>
              <w:spacing w:before="60"/>
              <w:rPr>
                <w:sz w:val="16"/>
              </w:rPr>
            </w:pPr>
          </w:p>
        </w:tc>
        <w:tc>
          <w:tcPr>
            <w:tcW w:w="810" w:type="dxa"/>
          </w:tcPr>
          <w:p w:rsidR="00924B21" w:rsidRPr="009A3944" w:rsidRDefault="00924B21">
            <w:pPr>
              <w:spacing w:before="60"/>
              <w:rPr>
                <w:sz w:val="16"/>
              </w:rPr>
            </w:pPr>
          </w:p>
        </w:tc>
        <w:tc>
          <w:tcPr>
            <w:tcW w:w="900" w:type="dxa"/>
          </w:tcPr>
          <w:p w:rsidR="00924B21" w:rsidRPr="009A3944" w:rsidRDefault="00924B21">
            <w:pPr>
              <w:spacing w:before="60"/>
              <w:jc w:val="center"/>
              <w:rPr>
                <w:sz w:val="16"/>
              </w:rPr>
            </w:pPr>
          </w:p>
        </w:tc>
        <w:tc>
          <w:tcPr>
            <w:tcW w:w="736" w:type="dxa"/>
          </w:tcPr>
          <w:p w:rsidR="00924B21" w:rsidRPr="009A3944" w:rsidRDefault="00924B21">
            <w:pPr>
              <w:spacing w:before="60"/>
              <w:rPr>
                <w:sz w:val="16"/>
              </w:rPr>
            </w:pPr>
          </w:p>
        </w:tc>
      </w:tr>
    </w:tbl>
    <w:p w:rsidR="00924B21" w:rsidRPr="009A3944" w:rsidRDefault="00924B21"/>
    <w:p w:rsidR="00924B21" w:rsidRPr="009A3944" w:rsidRDefault="00924B21"/>
    <w:p w:rsidR="00924B21" w:rsidRPr="009A3944" w:rsidRDefault="00924B21">
      <w:pPr>
        <w:pStyle w:val="Heading4"/>
      </w:pPr>
    </w:p>
    <w:p w:rsidR="00924B21" w:rsidRPr="009A3944" w:rsidRDefault="00C20E13">
      <w:pPr>
        <w:pStyle w:val="Heading6"/>
        <w:rPr>
          <w:rFonts w:ascii="Arial" w:hAnsi="Arial"/>
        </w:rPr>
      </w:pPr>
      <w:r w:rsidRPr="009A3944">
        <w:rPr>
          <w:rFonts w:ascii="Arial" w:hAnsi="Arial"/>
        </w:rPr>
        <w:t xml:space="preserve">Lesson </w:t>
      </w:r>
      <w:r w:rsidR="004C184A" w:rsidRPr="009A3944">
        <w:rPr>
          <w:rFonts w:ascii="Arial" w:hAnsi="Arial"/>
        </w:rPr>
        <w:t>5</w:t>
      </w:r>
      <w:r w:rsidR="00924B21" w:rsidRPr="009A3944">
        <w:rPr>
          <w:rFonts w:ascii="Arial" w:hAnsi="Arial"/>
        </w:rPr>
        <w:t xml:space="preserve">:  </w:t>
      </w:r>
      <w:r w:rsidR="004C184A" w:rsidRPr="009A3944">
        <w:rPr>
          <w:rFonts w:ascii="Arial" w:hAnsi="Arial"/>
        </w:rPr>
        <w:t>Tic- Tac- Toe</w:t>
      </w:r>
    </w:p>
    <w:p w:rsidR="00924B21" w:rsidRPr="009A3944" w:rsidRDefault="00924B21" w:rsidP="00924B21">
      <w:pPr>
        <w:pStyle w:val="Heading7"/>
      </w:pPr>
      <w:r w:rsidRPr="009A3944">
        <w:t>Assignment 1: Create a text based game Tic-Tac-Toe using pointers There are no graphics involved in this project. The program should accept the location on the text-based board and automatically generate the move by the computer and print the result.</w:t>
      </w:r>
    </w:p>
    <w:p w:rsidR="00C20E13" w:rsidRPr="009A3944" w:rsidRDefault="00C20E13" w:rsidP="00C20E13"/>
    <w:p w:rsidR="00C20E13" w:rsidRPr="009A3944" w:rsidRDefault="00127B49" w:rsidP="00C20E13">
      <w:pPr>
        <w:pStyle w:val="Heading6"/>
        <w:rPr>
          <w:rFonts w:ascii="Arial" w:hAnsi="Arial"/>
        </w:rPr>
      </w:pPr>
      <w:r w:rsidRPr="009A3944">
        <w:rPr>
          <w:rFonts w:ascii="Arial" w:hAnsi="Arial"/>
        </w:rPr>
        <w:t>Lesson 8</w:t>
      </w:r>
      <w:r w:rsidR="00C20E13" w:rsidRPr="009A3944">
        <w:rPr>
          <w:rFonts w:ascii="Arial" w:hAnsi="Arial"/>
        </w:rPr>
        <w:t>:  Maze</w:t>
      </w:r>
    </w:p>
    <w:p w:rsidR="00511433" w:rsidRPr="009A3944" w:rsidRDefault="00511433" w:rsidP="00511433">
      <w:pPr>
        <w:rPr>
          <w:b/>
        </w:rPr>
      </w:pPr>
      <w:r w:rsidRPr="009A3944">
        <w:rPr>
          <w:b/>
        </w:rPr>
        <w:t>Assignment 3: Create a text based game Maze.</w:t>
      </w:r>
    </w:p>
    <w:p w:rsidR="00C20E13" w:rsidRPr="009A3944" w:rsidRDefault="00C20E13" w:rsidP="00C20E13"/>
    <w:p w:rsidR="00C20E13" w:rsidRPr="009A3944" w:rsidRDefault="00C20E13" w:rsidP="00C20E13">
      <w:pPr>
        <w:pStyle w:val="Heading6"/>
        <w:rPr>
          <w:rFonts w:ascii="Arial" w:hAnsi="Arial"/>
        </w:rPr>
      </w:pPr>
      <w:r w:rsidRPr="009A3944">
        <w:rPr>
          <w:rFonts w:ascii="Arial" w:hAnsi="Arial"/>
        </w:rPr>
        <w:t xml:space="preserve">Lesson </w:t>
      </w:r>
      <w:r w:rsidR="00127B49" w:rsidRPr="009A3944">
        <w:rPr>
          <w:rFonts w:ascii="Arial" w:hAnsi="Arial"/>
        </w:rPr>
        <w:t>1</w:t>
      </w:r>
      <w:r w:rsidR="004C184A" w:rsidRPr="009A3944">
        <w:rPr>
          <w:rFonts w:ascii="Arial" w:hAnsi="Arial"/>
        </w:rPr>
        <w:t>1</w:t>
      </w:r>
      <w:r w:rsidRPr="009A3944">
        <w:rPr>
          <w:rFonts w:ascii="Arial" w:hAnsi="Arial"/>
        </w:rPr>
        <w:t>:  Blackjack</w:t>
      </w:r>
    </w:p>
    <w:p w:rsidR="00511433" w:rsidRPr="009A3944" w:rsidRDefault="00511433" w:rsidP="00511433">
      <w:pPr>
        <w:rPr>
          <w:b/>
        </w:rPr>
      </w:pPr>
      <w:r w:rsidRPr="009A3944">
        <w:rPr>
          <w:b/>
        </w:rPr>
        <w:t>Assignment4: Create a text based game Black Jack.</w:t>
      </w:r>
    </w:p>
    <w:p w:rsidR="004C184A" w:rsidRPr="009A3944" w:rsidRDefault="004C184A" w:rsidP="004C184A">
      <w:pPr>
        <w:pStyle w:val="Heading6"/>
        <w:rPr>
          <w:rFonts w:ascii="Arial" w:hAnsi="Arial"/>
        </w:rPr>
      </w:pPr>
    </w:p>
    <w:p w:rsidR="004C184A" w:rsidRPr="009A3944" w:rsidRDefault="004C184A" w:rsidP="004C184A">
      <w:pPr>
        <w:pStyle w:val="Heading6"/>
        <w:rPr>
          <w:rFonts w:ascii="Arial" w:hAnsi="Arial"/>
        </w:rPr>
      </w:pPr>
      <w:r w:rsidRPr="009A3944">
        <w:rPr>
          <w:rFonts w:ascii="Arial" w:hAnsi="Arial"/>
        </w:rPr>
        <w:t>Lesson 13:  Hangman</w:t>
      </w:r>
    </w:p>
    <w:p w:rsidR="004C184A" w:rsidRPr="009A3944" w:rsidRDefault="004C184A" w:rsidP="004C184A">
      <w:pPr>
        <w:pStyle w:val="Heading7"/>
      </w:pPr>
      <w:r w:rsidRPr="009A3944">
        <w:t>Assignment 2: Create a text based game Hangman. This program should use a file that stores words and accept input from the user.</w:t>
      </w:r>
    </w:p>
    <w:p w:rsidR="00C20E13" w:rsidRPr="009A3944" w:rsidRDefault="00C20E13" w:rsidP="00C20E13"/>
    <w:p w:rsidR="00127B49" w:rsidRPr="009A3944" w:rsidRDefault="004C184A" w:rsidP="00127B49">
      <w:pPr>
        <w:pStyle w:val="Heading6"/>
        <w:rPr>
          <w:rFonts w:ascii="Arial" w:hAnsi="Arial"/>
        </w:rPr>
      </w:pPr>
      <w:r w:rsidRPr="009A3944">
        <w:rPr>
          <w:rFonts w:ascii="Arial" w:hAnsi="Arial"/>
        </w:rPr>
        <w:t>Lesson 15</w:t>
      </w:r>
      <w:r w:rsidR="00127B49" w:rsidRPr="009A3944">
        <w:rPr>
          <w:rFonts w:ascii="Arial" w:hAnsi="Arial"/>
        </w:rPr>
        <w:t>:  Pong</w:t>
      </w:r>
    </w:p>
    <w:p w:rsidR="00127B49" w:rsidRPr="009A3944" w:rsidRDefault="00127B49" w:rsidP="00127B49">
      <w:pPr>
        <w:rPr>
          <w:b/>
        </w:rPr>
      </w:pPr>
      <w:r w:rsidRPr="009A3944">
        <w:rPr>
          <w:b/>
        </w:rPr>
        <w:t xml:space="preserve">Assignment4: Create a Pong game using the </w:t>
      </w:r>
      <w:r w:rsidR="00480AA0" w:rsidRPr="009A3944">
        <w:rPr>
          <w:b/>
        </w:rPr>
        <w:t>OGRE Engine</w:t>
      </w:r>
      <w:r w:rsidRPr="009A3944">
        <w:rPr>
          <w:b/>
        </w:rPr>
        <w:t>.</w:t>
      </w:r>
    </w:p>
    <w:p w:rsidR="00924B21" w:rsidRPr="009A3944" w:rsidRDefault="00924B21"/>
    <w:p w:rsidR="00924B21" w:rsidRPr="009A3944" w:rsidRDefault="00924B21"/>
    <w:p w:rsidR="00924B21" w:rsidRPr="009A3944" w:rsidRDefault="00924B21">
      <w:pPr>
        <w:pStyle w:val="ScenarioParagraph"/>
      </w:pPr>
    </w:p>
    <w:p w:rsidR="00924B21" w:rsidRPr="009A3944" w:rsidRDefault="00924B21">
      <w:pPr>
        <w:pStyle w:val="Heading1"/>
        <w:rPr>
          <w:rFonts w:ascii="Arial" w:hAnsi="Arial"/>
        </w:rPr>
      </w:pPr>
      <w:r w:rsidRPr="009A3944">
        <w:rPr>
          <w:rFonts w:ascii="Arial" w:hAnsi="Arial"/>
        </w:rPr>
        <w:br w:type="page"/>
      </w:r>
      <w:bookmarkStart w:id="17" w:name="_Toc206816233"/>
      <w:r w:rsidRPr="009A3944">
        <w:rPr>
          <w:rFonts w:ascii="Arial" w:hAnsi="Arial"/>
        </w:rPr>
        <w:t xml:space="preserve"> Attachment 1</w:t>
      </w:r>
      <w:r w:rsidRPr="009A3944">
        <w:br/>
      </w:r>
      <w:r w:rsidRPr="009A3944">
        <w:rPr>
          <w:rFonts w:ascii="Arial" w:hAnsi="Arial"/>
          <w:b/>
          <w:bCs/>
        </w:rPr>
        <w:t>Suggested Lesson Structure and Notes</w:t>
      </w:r>
      <w:bookmarkEnd w:id="17"/>
    </w:p>
    <w:p w:rsidR="00924B21" w:rsidRPr="009A3944" w:rsidRDefault="00924B21">
      <w:pPr>
        <w:jc w:val="center"/>
        <w:rPr>
          <w:b/>
          <w:bCs w:val="0"/>
        </w:rPr>
      </w:pPr>
    </w:p>
    <w:p w:rsidR="0051303E" w:rsidRPr="009A3944" w:rsidRDefault="0051303E" w:rsidP="005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4"/>
        </w:rPr>
      </w:pPr>
      <w:r w:rsidRPr="009A3944">
        <w:rPr>
          <w:rFonts w:ascii="Times New Roman" w:hAnsi="Times New Roman" w:cs="Times New Roman"/>
          <w:b/>
          <w:sz w:val="24"/>
        </w:rPr>
        <w:t>Lesson 1: Introduction to C++ and OOAD</w:t>
      </w:r>
    </w:p>
    <w:p w:rsidR="0051303E" w:rsidRPr="009A3944" w:rsidRDefault="0051303E" w:rsidP="005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4"/>
        </w:rPr>
      </w:pPr>
    </w:p>
    <w:p w:rsidR="0051303E" w:rsidRPr="009A3944" w:rsidRDefault="0051303E" w:rsidP="005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4"/>
        </w:rPr>
      </w:pPr>
      <w:r w:rsidRPr="009A3944">
        <w:rPr>
          <w:rFonts w:ascii="Times New Roman" w:hAnsi="Times New Roman" w:cs="Times New Roman"/>
          <w:b/>
          <w:sz w:val="24"/>
        </w:rPr>
        <w:t>C++ Standard Library</w:t>
      </w:r>
    </w:p>
    <w:p w:rsidR="0051303E" w:rsidRPr="009A3944" w:rsidRDefault="0051303E" w:rsidP="005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4"/>
        </w:rPr>
      </w:pPr>
    </w:p>
    <w:p w:rsidR="0051303E" w:rsidRPr="009A3944" w:rsidRDefault="0051303E" w:rsidP="005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rPr>
      </w:pPr>
      <w:bookmarkStart w:id="18" w:name="ch01term17"/>
      <w:bookmarkEnd w:id="18"/>
      <w:r w:rsidRPr="009A3944">
        <w:rPr>
          <w:rStyle w:val="docemphroman"/>
          <w:rFonts w:ascii="Times New Roman" w:hAnsi="Times New Roman" w:cs="Times New Roman"/>
          <w:sz w:val="24"/>
        </w:rPr>
        <w:t>C++</w:t>
      </w:r>
      <w:r w:rsidRPr="009A3944">
        <w:rPr>
          <w:rFonts w:ascii="Times New Roman" w:hAnsi="Times New Roman" w:cs="Times New Roman"/>
          <w:sz w:val="24"/>
        </w:rPr>
        <w:t xml:space="preserve"> programs consist of pieces called </w:t>
      </w:r>
      <w:r w:rsidRPr="009A3944">
        <w:rPr>
          <w:rStyle w:val="docemphstrong"/>
          <w:rFonts w:ascii="Times New Roman" w:hAnsi="Times New Roman" w:cs="Times New Roman"/>
          <w:sz w:val="24"/>
        </w:rPr>
        <w:t>classes</w:t>
      </w:r>
      <w:r w:rsidRPr="009A3944">
        <w:rPr>
          <w:rFonts w:ascii="Times New Roman" w:hAnsi="Times New Roman" w:cs="Times New Roman"/>
          <w:sz w:val="24"/>
        </w:rPr>
        <w:t xml:space="preserve"> and </w:t>
      </w:r>
      <w:r w:rsidRPr="009A3944">
        <w:rPr>
          <w:rStyle w:val="docemphstrong"/>
          <w:rFonts w:ascii="Times New Roman" w:hAnsi="Times New Roman" w:cs="Times New Roman"/>
          <w:sz w:val="24"/>
        </w:rPr>
        <w:t>functions</w:t>
      </w:r>
      <w:r w:rsidRPr="009A3944">
        <w:rPr>
          <w:rFonts w:ascii="Times New Roman" w:hAnsi="Times New Roman" w:cs="Times New Roman"/>
          <w:sz w:val="24"/>
        </w:rPr>
        <w:t xml:space="preserve">. You can program each piece that you may need to form a C++ program. However, most C++ programmers take advantage of the rich collections of existing classes and functions in the </w:t>
      </w:r>
      <w:bookmarkStart w:id="19" w:name="ch01term18"/>
      <w:bookmarkEnd w:id="19"/>
      <w:r w:rsidRPr="009A3944">
        <w:rPr>
          <w:rFonts w:ascii="Times New Roman" w:hAnsi="Times New Roman" w:cs="Times New Roman"/>
          <w:b/>
          <w:sz w:val="24"/>
        </w:rPr>
        <w:t>C++ Standard Library</w:t>
      </w:r>
      <w:r w:rsidRPr="009A3944">
        <w:rPr>
          <w:rFonts w:ascii="Times New Roman" w:hAnsi="Times New Roman" w:cs="Times New Roman"/>
          <w:sz w:val="24"/>
        </w:rPr>
        <w:t>. Thus, there are really two parts to learning the C++ "world." The first is learning the C++ language itself; the second is learning how to use the classes and functions in the C++ Standard Library. Throughout the book, we discuss many of these classes and functions.</w:t>
      </w:r>
    </w:p>
    <w:p w:rsidR="0051303E" w:rsidRPr="009A3944" w:rsidRDefault="0051303E" w:rsidP="005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51303E" w:rsidRPr="009A3944" w:rsidRDefault="0051303E" w:rsidP="005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rPr>
      </w:pPr>
      <w:r w:rsidRPr="009A3944">
        <w:rPr>
          <w:rFonts w:ascii="Times New Roman" w:hAnsi="Times New Roman" w:cs="Times New Roman"/>
          <w:sz w:val="24"/>
        </w:rPr>
        <w:t>The standard class libraries generally are provided by compiler vendors. Many special-purpose class libraries are supplied by independent software vendors.</w:t>
      </w:r>
    </w:p>
    <w:p w:rsidR="0051303E" w:rsidRPr="009A3944" w:rsidRDefault="0051303E" w:rsidP="005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rPr>
      </w:pPr>
    </w:p>
    <w:p w:rsidR="0051303E" w:rsidRPr="009A3944" w:rsidRDefault="0051303E" w:rsidP="005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i/>
          <w:sz w:val="24"/>
        </w:rPr>
      </w:pPr>
      <w:r w:rsidRPr="009A3944">
        <w:rPr>
          <w:rFonts w:ascii="Times New Roman" w:hAnsi="Times New Roman" w:cs="Times New Roman"/>
          <w:i/>
          <w:sz w:val="24"/>
        </w:rPr>
        <w:t>Software Engineering Observation 1:</w:t>
      </w:r>
    </w:p>
    <w:p w:rsidR="0051303E" w:rsidRPr="009A3944" w:rsidRDefault="0051303E" w:rsidP="0051303E">
      <w:pPr>
        <w:pStyle w:val="doctext"/>
        <w:rPr>
          <w:rStyle w:val="docemphasis"/>
        </w:rPr>
      </w:pPr>
      <w:bookmarkStart w:id="20" w:name="idd1e6598"/>
      <w:bookmarkStart w:id="21" w:name="idd1e6595"/>
      <w:bookmarkStart w:id="22" w:name="idd1e6592"/>
      <w:bookmarkStart w:id="23" w:name="idd1e6589"/>
      <w:bookmarkStart w:id="24" w:name="idd1e6586"/>
      <w:bookmarkStart w:id="25" w:name="idd1e6583"/>
      <w:bookmarkStart w:id="26" w:name="idd1e6580"/>
      <w:bookmarkStart w:id="27" w:name="idd1e6577"/>
      <w:bookmarkStart w:id="28" w:name="idd1e6574"/>
      <w:bookmarkStart w:id="29" w:name="idd1e6571"/>
      <w:bookmarkStart w:id="30" w:name="idd1e6568"/>
      <w:bookmarkStart w:id="31" w:name="idd1e6565"/>
      <w:bookmarkStart w:id="32" w:name="idd1e6562"/>
      <w:bookmarkEnd w:id="20"/>
      <w:bookmarkEnd w:id="21"/>
      <w:bookmarkEnd w:id="22"/>
      <w:bookmarkEnd w:id="23"/>
      <w:bookmarkEnd w:id="24"/>
      <w:bookmarkEnd w:id="25"/>
      <w:bookmarkEnd w:id="26"/>
      <w:bookmarkEnd w:id="27"/>
      <w:bookmarkEnd w:id="28"/>
      <w:bookmarkEnd w:id="29"/>
      <w:bookmarkEnd w:id="30"/>
      <w:bookmarkEnd w:id="31"/>
      <w:bookmarkEnd w:id="32"/>
      <w:r w:rsidRPr="009A3944">
        <w:rPr>
          <w:rStyle w:val="docemphasis"/>
        </w:rPr>
        <w:t xml:space="preserve">Use a "building-block" approach to create programs. Avoid reinventing the wheel. Use existing pieces wherever possible. Called </w:t>
      </w:r>
      <w:bookmarkStart w:id="33" w:name="ch01term108"/>
      <w:bookmarkEnd w:id="33"/>
      <w:r w:rsidRPr="009A3944">
        <w:rPr>
          <w:rStyle w:val="docemphasis"/>
          <w:b/>
          <w:bCs/>
        </w:rPr>
        <w:t>software reuse</w:t>
      </w:r>
      <w:r w:rsidRPr="009A3944">
        <w:rPr>
          <w:rStyle w:val="docemphasis"/>
        </w:rPr>
        <w:t>, this practice is central to object-oriented programming.</w:t>
      </w:r>
    </w:p>
    <w:p w:rsidR="0051303E" w:rsidRPr="009A3944" w:rsidRDefault="0051303E" w:rsidP="005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i/>
          <w:sz w:val="24"/>
        </w:rPr>
      </w:pPr>
      <w:r w:rsidRPr="009A3944">
        <w:rPr>
          <w:rFonts w:ascii="Times New Roman" w:hAnsi="Times New Roman" w:cs="Times New Roman"/>
          <w:i/>
          <w:sz w:val="24"/>
        </w:rPr>
        <w:t>Software Engineering Observation 2:</w:t>
      </w:r>
    </w:p>
    <w:p w:rsidR="0051303E" w:rsidRPr="009A3944" w:rsidRDefault="0051303E" w:rsidP="0051303E">
      <w:pPr>
        <w:pStyle w:val="doctext"/>
      </w:pPr>
      <w:r w:rsidRPr="009A3944">
        <w:rPr>
          <w:rStyle w:val="docemphasis"/>
        </w:rPr>
        <w:t>When programming in C++, you typically will use the following building blocks: Classes and functions from the C++ Standard Library, classes and functions you and your colleagues create and classes and functions from various popular third-party libraries.</w:t>
      </w:r>
    </w:p>
    <w:p w:rsidR="0051303E" w:rsidRPr="009A3944" w:rsidRDefault="0051303E" w:rsidP="00316E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4"/>
        </w:rPr>
      </w:pPr>
      <w:r w:rsidRPr="009A3944">
        <w:rPr>
          <w:rFonts w:ascii="Times New Roman" w:hAnsi="Times New Roman" w:cs="Times New Roman"/>
          <w:b/>
          <w:sz w:val="24"/>
        </w:rPr>
        <w:t>Software Engineering Case Study: Introduction to Object Technology and the UML</w:t>
      </w:r>
      <w:r w:rsidR="00316EBD" w:rsidRPr="009A3944">
        <w:rPr>
          <w:rFonts w:ascii="Times New Roman" w:hAnsi="Times New Roman" w:cs="Times New Roman"/>
          <w:b/>
          <w:sz w:val="24"/>
        </w:rPr>
        <w:t xml:space="preserve"> </w:t>
      </w:r>
      <w:r w:rsidRPr="009A3944">
        <w:rPr>
          <w:rFonts w:ascii="Times New Roman" w:hAnsi="Times New Roman" w:cs="Times New Roman"/>
          <w:b/>
          <w:sz w:val="24"/>
        </w:rPr>
        <w:t>Basic Object Technology Concepts</w:t>
      </w:r>
    </w:p>
    <w:p w:rsidR="0051303E" w:rsidRPr="009A3944" w:rsidRDefault="0051303E" w:rsidP="0051303E">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Humans think in terms of objects. Objects can be seen everywhere you look in the real world; people, animals, plants, cars, planes, buildings, computers and so on. </w:t>
      </w:r>
    </w:p>
    <w:p w:rsidR="0051303E" w:rsidRPr="009A3944" w:rsidRDefault="0051303E" w:rsidP="0051303E">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We sometimes divide objects into two categories: animate and inanimate. Animate objects are "alive" in some sense they move around and do things. Inanimate objects, on the other hand, do not move on their own. Objects of both types, however, have some things in common. They all have </w:t>
      </w:r>
      <w:bookmarkStart w:id="34" w:name="ch01term11"/>
      <w:bookmarkEnd w:id="34"/>
      <w:r w:rsidRPr="009A3944">
        <w:rPr>
          <w:rFonts w:ascii="Times New Roman" w:hAnsi="Times New Roman" w:cs="Times New Roman"/>
          <w:b/>
          <w:sz w:val="24"/>
        </w:rPr>
        <w:t>attributes</w:t>
      </w:r>
      <w:r w:rsidRPr="009A3944">
        <w:rPr>
          <w:rFonts w:ascii="Times New Roman" w:hAnsi="Times New Roman" w:cs="Times New Roman"/>
          <w:sz w:val="24"/>
        </w:rPr>
        <w:t xml:space="preserve"> (e.g., size, shape, color and weight), and they all exhibit </w:t>
      </w:r>
      <w:bookmarkStart w:id="35" w:name="ch01term14"/>
      <w:bookmarkEnd w:id="35"/>
      <w:r w:rsidRPr="009A3944">
        <w:rPr>
          <w:rFonts w:ascii="Times New Roman" w:hAnsi="Times New Roman" w:cs="Times New Roman"/>
          <w:b/>
          <w:sz w:val="24"/>
        </w:rPr>
        <w:t>behaviors</w:t>
      </w:r>
      <w:r w:rsidRPr="009A3944">
        <w:rPr>
          <w:rFonts w:ascii="Times New Roman" w:hAnsi="Times New Roman" w:cs="Times New Roman"/>
          <w:sz w:val="24"/>
        </w:rPr>
        <w:t xml:space="preserve"> (e.g., a ball rolls, bounces, inflates and deflates; a baby cries, sleeps, crawls, walks and blinks; a car accelerates, brakes and turns; a towel absorbs water). We will study the kinds of attributes and behaviors that software objects have.</w:t>
      </w:r>
    </w:p>
    <w:p w:rsidR="0051303E" w:rsidRPr="009A3944" w:rsidRDefault="0051303E" w:rsidP="0051303E">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Humans learn about existing objects by studying their attributes and observing their behaviors. Different objects can have similar attributes and can exhibit similar behaviors. Comparisons can be made, for example, between babies and adults and between humans and chimpanzees.</w:t>
      </w:r>
    </w:p>
    <w:p w:rsidR="0051303E" w:rsidRPr="009A3944" w:rsidRDefault="0051303E" w:rsidP="0051303E">
      <w:pPr>
        <w:pStyle w:val="doctext"/>
      </w:pPr>
      <w:bookmarkStart w:id="36" w:name="ch01term88"/>
      <w:bookmarkStart w:id="37" w:name="idd1e8856"/>
      <w:bookmarkStart w:id="38" w:name="idd1e8853"/>
      <w:bookmarkStart w:id="39" w:name="idd1e8850"/>
      <w:bookmarkStart w:id="40" w:name="idd1e8847"/>
      <w:bookmarkStart w:id="41" w:name="idd1e8844"/>
      <w:bookmarkStart w:id="42" w:name="idd1e8841"/>
      <w:bookmarkStart w:id="43" w:name="idd1e8838"/>
      <w:bookmarkStart w:id="44" w:name="idd1e8835"/>
      <w:bookmarkStart w:id="45" w:name="idd1e8832"/>
      <w:bookmarkStart w:id="46" w:name="idd1e8829"/>
      <w:bookmarkStart w:id="47" w:name="idd1e8826"/>
      <w:bookmarkStart w:id="48" w:name="idd1e8823"/>
      <w:bookmarkStart w:id="49" w:name="idd1e8820"/>
      <w:bookmarkStart w:id="50" w:name="idd1e8817"/>
      <w:bookmarkStart w:id="51" w:name="idd1e8814"/>
      <w:bookmarkStart w:id="52" w:name="idd1e8811"/>
      <w:bookmarkStart w:id="53" w:name="idd1e8808"/>
      <w:bookmarkStart w:id="54" w:name="idd1e8805"/>
      <w:bookmarkStart w:id="55" w:name="idd1e8802"/>
      <w:bookmarkStart w:id="56" w:name="idd1e8799"/>
      <w:bookmarkStart w:id="57" w:name="idd1e8796"/>
      <w:bookmarkStart w:id="58" w:name="idd1e8793"/>
      <w:bookmarkStart w:id="59" w:name="idd1e8790"/>
      <w:bookmarkStart w:id="60" w:name="idd1e8785"/>
      <w:bookmarkStart w:id="61" w:name="idd1e8782"/>
      <w:bookmarkStart w:id="62" w:name="idd1e8779"/>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r w:rsidRPr="009A3944">
        <w:rPr>
          <w:b/>
          <w:bCs/>
        </w:rPr>
        <w:t>Object-oriented design (OOD)</w:t>
      </w:r>
      <w:r w:rsidRPr="009A3944">
        <w:t xml:space="preserve"> models software in terms similar to those that people use to describe real-world objects. It takes advantage of class relationships, where objects of a certain class, such as a class of vehicles, have the same characteristics cars, trucks, little red wagons and roller skates have much in common. OOD takes advantage of </w:t>
      </w:r>
      <w:bookmarkStart w:id="63" w:name="ch01term52"/>
      <w:bookmarkEnd w:id="63"/>
      <w:r w:rsidRPr="009A3944">
        <w:rPr>
          <w:b/>
          <w:bCs/>
        </w:rPr>
        <w:t>inheritance</w:t>
      </w:r>
      <w:r w:rsidRPr="009A3944">
        <w:t xml:space="preserve"> relationships, where new classes of objects are derived by absorbing characteristics of existing classes and adding unique characteristics of their own. An object of class "convertible" certainly has the characteristics of the more general class "automobile," but more specifically, the roof goes up and down.</w:t>
      </w:r>
    </w:p>
    <w:p w:rsidR="0051303E" w:rsidRPr="009A3944" w:rsidRDefault="0051303E" w:rsidP="0051303E">
      <w:pPr>
        <w:pStyle w:val="doctext"/>
      </w:pPr>
      <w:r w:rsidRPr="009A3944">
        <w:t>Object-oriented design provides a natural and intuitive way to view the software design process namely, modeling objects by their attributes, behaviors and interrelationships just as we describe real-world objects. OOD also models communication between objects. Just as people send messages to one another (e.g., a sergeant commands a soldier to stand at attention), objects also communicate via messages. A bank account object may receive a message to decrease its balance by a certain amount because the customer has withdrawn that amount of money.</w:t>
      </w:r>
    </w:p>
    <w:p w:rsidR="0051303E" w:rsidRPr="009A3944" w:rsidRDefault="0051303E" w:rsidP="0051303E">
      <w:pPr>
        <w:pStyle w:val="doctext"/>
      </w:pPr>
      <w:r w:rsidRPr="009A3944">
        <w:t xml:space="preserve">OOD </w:t>
      </w:r>
      <w:bookmarkStart w:id="64" w:name="ch01term41"/>
      <w:bookmarkEnd w:id="64"/>
      <w:r w:rsidRPr="009A3944">
        <w:rPr>
          <w:b/>
          <w:bCs/>
        </w:rPr>
        <w:t>encapsulates</w:t>
      </w:r>
      <w:r w:rsidRPr="009A3944">
        <w:t xml:space="preserve"> (i.e., wraps) attributes and </w:t>
      </w:r>
      <w:bookmarkStart w:id="65" w:name="ch01term91"/>
      <w:bookmarkEnd w:id="65"/>
      <w:r w:rsidRPr="009A3944">
        <w:rPr>
          <w:b/>
          <w:bCs/>
        </w:rPr>
        <w:t>operations</w:t>
      </w:r>
      <w:r w:rsidRPr="009A3944">
        <w:t xml:space="preserve"> (behaviors) into objects an object's attributes and operations are intimately tied together. Objects have the property of </w:t>
      </w:r>
      <w:bookmarkStart w:id="66" w:name="ch01term51"/>
      <w:bookmarkEnd w:id="66"/>
      <w:r w:rsidRPr="009A3944">
        <w:rPr>
          <w:b/>
          <w:bCs/>
        </w:rPr>
        <w:t>information hiding</w:t>
      </w:r>
      <w:r w:rsidRPr="009A3944">
        <w:t xml:space="preserve">. This means that objects may know how to communicate with one another across well-defined </w:t>
      </w:r>
      <w:bookmarkStart w:id="67" w:name="ch01term57"/>
      <w:bookmarkEnd w:id="67"/>
      <w:r w:rsidRPr="009A3944">
        <w:rPr>
          <w:b/>
          <w:bCs/>
        </w:rPr>
        <w:t>interfaces</w:t>
      </w:r>
      <w:r w:rsidRPr="009A3944">
        <w:t>, but normally they are not allowed to know how other objects are implemented, implementation details are hidden within the objects themselves. We can drive a car effectively, for instance, without knowing the details of how engines, transmissions, brakes and exhaust systems work internally as long as we know how to use the accelerator pedal, the brake pedal, the steering wheel and so on. Information hiding, as we will see, is crucial to good software engineering.</w:t>
      </w:r>
    </w:p>
    <w:p w:rsidR="0051303E" w:rsidRPr="009A3944" w:rsidRDefault="0051303E" w:rsidP="0051303E">
      <w:pPr>
        <w:pStyle w:val="doctext"/>
      </w:pPr>
      <w:r w:rsidRPr="009A3944">
        <w:t xml:space="preserve">Languages like C++ are </w:t>
      </w:r>
      <w:r w:rsidRPr="009A3944">
        <w:rPr>
          <w:rStyle w:val="docemphstrong"/>
        </w:rPr>
        <w:t>object oriented</w:t>
      </w:r>
      <w:r w:rsidRPr="009A3944">
        <w:t xml:space="preserve">. Programming in such a language is called </w:t>
      </w:r>
      <w:bookmarkStart w:id="68" w:name="ch01term89"/>
      <w:bookmarkEnd w:id="68"/>
      <w:r w:rsidRPr="009A3944">
        <w:rPr>
          <w:b/>
          <w:bCs/>
        </w:rPr>
        <w:t>object-oriented programming (OOP)</w:t>
      </w:r>
      <w:r w:rsidRPr="009A3944">
        <w:t xml:space="preserve">, and it allows computer programmers to implement an object-oriented design as a working software system. Languages like C, on the other hand, are </w:t>
      </w:r>
      <w:bookmarkStart w:id="69" w:name="ch01term100"/>
      <w:bookmarkEnd w:id="69"/>
      <w:r w:rsidRPr="009A3944">
        <w:rPr>
          <w:b/>
          <w:bCs/>
        </w:rPr>
        <w:t>procedural</w:t>
      </w:r>
      <w:r w:rsidRPr="009A3944">
        <w:t xml:space="preserve">, so programming tends to be </w:t>
      </w:r>
      <w:r w:rsidRPr="009A3944">
        <w:rPr>
          <w:rStyle w:val="docemphstrong"/>
        </w:rPr>
        <w:t>action oriented</w:t>
      </w:r>
      <w:r w:rsidRPr="009A3944">
        <w:t xml:space="preserve">. In C, the unit of programming is the </w:t>
      </w:r>
      <w:bookmarkStart w:id="70" w:name="ch01term47"/>
      <w:bookmarkEnd w:id="70"/>
      <w:r w:rsidRPr="009A3944">
        <w:rPr>
          <w:b/>
          <w:bCs/>
        </w:rPr>
        <w:t>function</w:t>
      </w:r>
      <w:r w:rsidRPr="009A3944">
        <w:t xml:space="preserve">. In C++, the unit of programming is the </w:t>
      </w:r>
      <w:bookmarkStart w:id="71" w:name="ch01term21"/>
      <w:bookmarkEnd w:id="71"/>
      <w:r w:rsidRPr="009A3944">
        <w:rPr>
          <w:b/>
          <w:bCs/>
        </w:rPr>
        <w:t>class</w:t>
      </w:r>
      <w:r w:rsidRPr="009A3944">
        <w:t xml:space="preserve"> from which objects are eventually </w:t>
      </w:r>
      <w:bookmarkStart w:id="72" w:name="ch01term56"/>
      <w:bookmarkEnd w:id="72"/>
      <w:r w:rsidRPr="009A3944">
        <w:rPr>
          <w:b/>
          <w:bCs/>
        </w:rPr>
        <w:t>instantiated</w:t>
      </w:r>
      <w:r w:rsidRPr="009A3944">
        <w:t xml:space="preserve"> (an OOP term for "created"). C++ classes contain functions that implement operations and data that implements attributes.</w:t>
      </w:r>
    </w:p>
    <w:p w:rsidR="0051303E" w:rsidRPr="009A3944" w:rsidRDefault="0051303E" w:rsidP="0051303E">
      <w:pPr>
        <w:pStyle w:val="doctext"/>
      </w:pPr>
      <w:r w:rsidRPr="009A3944">
        <w:t xml:space="preserve">C programmers concentrate on writing functions. Programmers group actions that perform some common task into functions, and group functions to form programs. Data is certainly important in C, but the view is that data exists primarily in support of the actions that functions perform. The </w:t>
      </w:r>
      <w:r w:rsidRPr="009A3944">
        <w:rPr>
          <w:rStyle w:val="docemphstrong"/>
        </w:rPr>
        <w:t>verbs</w:t>
      </w:r>
      <w:r w:rsidRPr="009A3944">
        <w:t xml:space="preserve"> in a system specification help the C programmer determine the set of functions that will work together to implement the system.</w:t>
      </w:r>
    </w:p>
    <w:p w:rsidR="0051303E" w:rsidRPr="009A3944" w:rsidRDefault="0051303E" w:rsidP="0051303E">
      <w:pPr>
        <w:pStyle w:val="Heading4"/>
        <w:rPr>
          <w:rFonts w:ascii="Times New Roman" w:hAnsi="Times New Roman" w:cs="Times New Roman"/>
          <w:i w:val="0"/>
        </w:rPr>
      </w:pPr>
      <w:r w:rsidRPr="009A3944">
        <w:rPr>
          <w:rFonts w:ascii="Times New Roman" w:hAnsi="Times New Roman" w:cs="Times New Roman"/>
          <w:i w:val="0"/>
        </w:rPr>
        <w:t>Classes, Data Members and Member Functions</w:t>
      </w:r>
    </w:p>
    <w:p w:rsidR="0051303E" w:rsidRPr="009A3944" w:rsidRDefault="0051303E" w:rsidP="0051303E">
      <w:pPr>
        <w:pStyle w:val="doctext"/>
      </w:pPr>
      <w:r w:rsidRPr="009A3944">
        <w:t xml:space="preserve">C++ programmers concentrate on creating their own </w:t>
      </w:r>
      <w:bookmarkStart w:id="73" w:name="ch01term119"/>
      <w:bookmarkEnd w:id="73"/>
      <w:r w:rsidRPr="009A3944">
        <w:rPr>
          <w:b/>
          <w:bCs/>
        </w:rPr>
        <w:t>user-defined types</w:t>
      </w:r>
      <w:r w:rsidRPr="009A3944">
        <w:t xml:space="preserve"> called </w:t>
      </w:r>
      <w:r w:rsidRPr="009A3944">
        <w:rPr>
          <w:rStyle w:val="docemphstrong"/>
        </w:rPr>
        <w:t>classes</w:t>
      </w:r>
      <w:r w:rsidRPr="009A3944">
        <w:t xml:space="preserve">. Each class contains data as well as the set of functions that manipulate that data and provide services to </w:t>
      </w:r>
      <w:r w:rsidRPr="009A3944">
        <w:rPr>
          <w:rStyle w:val="docemphstrong"/>
        </w:rPr>
        <w:t>clients</w:t>
      </w:r>
      <w:r w:rsidRPr="009A3944">
        <w:t xml:space="preserve"> (i.e., other classes or functions that use the class). The data components of a class are called </w:t>
      </w:r>
      <w:bookmarkStart w:id="74" w:name="ch01term33"/>
      <w:bookmarkEnd w:id="74"/>
      <w:r w:rsidRPr="009A3944">
        <w:rPr>
          <w:b/>
          <w:bCs/>
        </w:rPr>
        <w:t>data members</w:t>
      </w:r>
      <w:r w:rsidRPr="009A3944">
        <w:t xml:space="preserve">. For example, a bank account class might include an account number and a balance. The function components of a class are called </w:t>
      </w:r>
      <w:bookmarkStart w:id="75" w:name="ch01term73"/>
      <w:bookmarkEnd w:id="75"/>
      <w:r w:rsidRPr="009A3944">
        <w:rPr>
          <w:b/>
          <w:bCs/>
        </w:rPr>
        <w:t>member functions</w:t>
      </w:r>
      <w:r w:rsidRPr="009A3944">
        <w:t xml:space="preserve"> (typically called </w:t>
      </w:r>
      <w:bookmarkStart w:id="76" w:name="ch01term76"/>
      <w:bookmarkEnd w:id="76"/>
      <w:r w:rsidRPr="009A3944">
        <w:rPr>
          <w:b/>
          <w:bCs/>
        </w:rPr>
        <w:t>methods</w:t>
      </w:r>
      <w:r w:rsidRPr="009A3944">
        <w:t xml:space="preserve"> in other object-oriented programming languages such as Java). For example, a bank account class might include member functions to make a deposit (increasing the balance), make a withdrawal (decreasing the balance) and inquire what the current balance is. The programmer uses built-in types (and other user-defined </w:t>
      </w:r>
      <w:bookmarkStart w:id="77" w:name="idd1e8994"/>
      <w:bookmarkStart w:id="78" w:name="idd1e8991"/>
      <w:bookmarkStart w:id="79" w:name="idd1e8988"/>
      <w:bookmarkStart w:id="80" w:name="idd1e8985"/>
      <w:bookmarkStart w:id="81" w:name="idd1e8982"/>
      <w:bookmarkStart w:id="82" w:name="idd1e8979"/>
      <w:bookmarkStart w:id="83" w:name="idd1e8976"/>
      <w:bookmarkStart w:id="84" w:name="idd1e8973"/>
      <w:bookmarkStart w:id="85" w:name="idd1e8970"/>
      <w:bookmarkStart w:id="86" w:name="idd1e8967"/>
      <w:bookmarkStart w:id="87" w:name="idd1e8964"/>
      <w:bookmarkStart w:id="88" w:name="idd1e8961"/>
      <w:bookmarkEnd w:id="77"/>
      <w:bookmarkEnd w:id="78"/>
      <w:bookmarkEnd w:id="79"/>
      <w:bookmarkEnd w:id="80"/>
      <w:bookmarkEnd w:id="81"/>
      <w:bookmarkEnd w:id="82"/>
      <w:bookmarkEnd w:id="83"/>
      <w:bookmarkEnd w:id="84"/>
      <w:bookmarkEnd w:id="85"/>
      <w:bookmarkEnd w:id="86"/>
      <w:bookmarkEnd w:id="87"/>
      <w:bookmarkEnd w:id="88"/>
      <w:r w:rsidRPr="009A3944">
        <w:t xml:space="preserve">types) as the "building blocks" for constructing new user-defined types (classes). The </w:t>
      </w:r>
      <w:r w:rsidRPr="009A3944">
        <w:rPr>
          <w:rStyle w:val="docemphstrong"/>
        </w:rPr>
        <w:t>nouns</w:t>
      </w:r>
      <w:r w:rsidRPr="009A3944">
        <w:t xml:space="preserve"> in a system specification help the C++ programmer determine the set of classes from which objects are created that work together to implement the system.</w:t>
      </w:r>
    </w:p>
    <w:p w:rsidR="0051303E" w:rsidRPr="009A3944" w:rsidRDefault="0051303E" w:rsidP="0051303E">
      <w:pPr>
        <w:pStyle w:val="doctext"/>
      </w:pPr>
      <w:r w:rsidRPr="009A3944">
        <w:t>Classes are to objects as blueprints are to houses a class is a "plan" for building an object of the class. Just as we can build many houses from one blueprint, we can instantiate (create) many objects from one class. You cannot cook meals in the kitchen of a blueprint; you can cook meals in the kitchen of a house. You cannot sleep in the bedroom of a blueprint; you can sleep in the bedroom of a house.</w:t>
      </w:r>
    </w:p>
    <w:p w:rsidR="0051303E" w:rsidRPr="009A3944" w:rsidRDefault="0051303E" w:rsidP="0051303E">
      <w:pPr>
        <w:pStyle w:val="doctext"/>
      </w:pPr>
      <w:r w:rsidRPr="009A3944">
        <w:t xml:space="preserve">Classes can have relationships with other classes. For example, in an object-oriented design of a bank, the "bank teller" class needs to relate to other classes, such as the "customer" class, the "cash drawer" class, the "safe" class, and so on. These relationships are called </w:t>
      </w:r>
      <w:bookmarkStart w:id="89" w:name="ch01term10"/>
      <w:bookmarkEnd w:id="89"/>
      <w:r w:rsidRPr="009A3944">
        <w:rPr>
          <w:b/>
          <w:bCs/>
        </w:rPr>
        <w:t>associations</w:t>
      </w:r>
      <w:r w:rsidRPr="009A3944">
        <w:t>.</w:t>
      </w:r>
    </w:p>
    <w:p w:rsidR="0051303E" w:rsidRPr="009A3944" w:rsidRDefault="0051303E" w:rsidP="0051303E">
      <w:pPr>
        <w:pStyle w:val="doctext"/>
      </w:pPr>
      <w:r w:rsidRPr="009A3944">
        <w:t xml:space="preserve">Packaging software as classes makes it possible for future software systems to </w:t>
      </w:r>
      <w:r w:rsidRPr="009A3944">
        <w:rPr>
          <w:rStyle w:val="docemphstrong"/>
        </w:rPr>
        <w:t>reuse</w:t>
      </w:r>
      <w:r w:rsidRPr="009A3944">
        <w:t xml:space="preserve"> the classes. Groups of related classes are often packaged as reusable </w:t>
      </w:r>
      <w:r w:rsidRPr="009A3944">
        <w:rPr>
          <w:rStyle w:val="docemphstrong"/>
        </w:rPr>
        <w:t>components</w:t>
      </w:r>
      <w:r w:rsidRPr="009A3944">
        <w:t>. Just as realtors often say that the three most important factors affecting the price of real estate are "location, location and location," people in the software development community often say that the three most important factors affecting the future of software development are "reuse, reuse and reuse."</w:t>
      </w:r>
    </w:p>
    <w:p w:rsidR="0051303E" w:rsidRPr="009A3944" w:rsidRDefault="0051303E" w:rsidP="0051303E">
      <w:pPr>
        <w:pStyle w:val="Heading4"/>
        <w:rPr>
          <w:rFonts w:ascii="Times New Roman" w:hAnsi="Times New Roman" w:cs="Times New Roman"/>
          <w:i w:val="0"/>
        </w:rPr>
      </w:pPr>
      <w:r w:rsidRPr="009A3944">
        <w:rPr>
          <w:rFonts w:ascii="Times New Roman" w:hAnsi="Times New Roman" w:cs="Times New Roman"/>
          <w:i w:val="0"/>
        </w:rPr>
        <w:t>Introduction to Object-Oriented Analysis and Design (OOAD)</w:t>
      </w:r>
    </w:p>
    <w:p w:rsidR="0051303E" w:rsidRPr="009A3944" w:rsidRDefault="0051303E" w:rsidP="0051303E">
      <w:pPr>
        <w:pStyle w:val="doctext"/>
      </w:pPr>
      <w:r w:rsidRPr="009A3944">
        <w:t>Soon you will be writing programs in C++. How will you create the code for your programs? Perhaps, like many beginning programmers, you will simply turn on your computer and start typing. This approach may work for small programs, but what if you were asked to create a multiplayer game with all the bells and whistles? Or what if you were asked to work on a team of 1,000 game developers building the next generation strategy game? For projects so large and complex, you could not simply sit down and start writing programs.</w:t>
      </w:r>
    </w:p>
    <w:p w:rsidR="0051303E" w:rsidRPr="009A3944" w:rsidRDefault="0051303E" w:rsidP="0051303E">
      <w:pPr>
        <w:pStyle w:val="doctext"/>
      </w:pPr>
      <w:r w:rsidRPr="009A3944">
        <w:t xml:space="preserve">To create the best solutions, you should follow a detailed process for </w:t>
      </w:r>
      <w:bookmarkStart w:id="90" w:name="ch01term4"/>
      <w:bookmarkEnd w:id="90"/>
      <w:r w:rsidRPr="009A3944">
        <w:rPr>
          <w:b/>
          <w:bCs/>
        </w:rPr>
        <w:t>analyzing</w:t>
      </w:r>
      <w:r w:rsidRPr="009A3944">
        <w:t xml:space="preserve"> your project's </w:t>
      </w:r>
      <w:r w:rsidRPr="009A3944">
        <w:rPr>
          <w:rStyle w:val="docemphstrong"/>
        </w:rPr>
        <w:t>requirements</w:t>
      </w:r>
      <w:r w:rsidRPr="009A3944">
        <w:t xml:space="preserve"> (i.e., determining </w:t>
      </w:r>
      <w:r w:rsidRPr="009A3944">
        <w:rPr>
          <w:rStyle w:val="docemphasis"/>
        </w:rPr>
        <w:t>what</w:t>
      </w:r>
      <w:r w:rsidRPr="009A3944">
        <w:t xml:space="preserve"> the system is supposed to do) and developing a </w:t>
      </w:r>
      <w:bookmarkStart w:id="91" w:name="ch01term36"/>
      <w:bookmarkEnd w:id="91"/>
      <w:r w:rsidRPr="009A3944">
        <w:rPr>
          <w:b/>
          <w:bCs/>
        </w:rPr>
        <w:t>design</w:t>
      </w:r>
      <w:r w:rsidRPr="009A3944">
        <w:t xml:space="preserve"> that satisfies them (i.e., deciding </w:t>
      </w:r>
      <w:r w:rsidRPr="009A3944">
        <w:rPr>
          <w:rStyle w:val="docemphasis"/>
        </w:rPr>
        <w:t>how</w:t>
      </w:r>
      <w:r w:rsidRPr="009A3944">
        <w:t xml:space="preserve"> the system should do it). Ideally, you would go through this process and carefully review the design (or have your design reviewed by other software professionals) before writing any code. If this process involves analyzing and designing your system from an object-oriented point of view, it is called </w:t>
      </w:r>
      <w:bookmarkStart w:id="92" w:name="ch01term87"/>
      <w:bookmarkEnd w:id="92"/>
      <w:r w:rsidRPr="009A3944">
        <w:rPr>
          <w:b/>
          <w:bCs/>
        </w:rPr>
        <w:t>object-oriented analysis and design (OOAD)</w:t>
      </w:r>
      <w:r w:rsidRPr="009A3944">
        <w:t xml:space="preserve">. Experienced programmers know that analysis and design can save many hours by helping avoid an ill-planned system development </w:t>
      </w:r>
      <w:bookmarkStart w:id="93" w:name="idd1e9130"/>
      <w:bookmarkStart w:id="94" w:name="idd1e9127"/>
      <w:bookmarkStart w:id="95" w:name="idd1e9124"/>
      <w:bookmarkStart w:id="96" w:name="idd1e9121"/>
      <w:bookmarkStart w:id="97" w:name="idd1e9118"/>
      <w:bookmarkStart w:id="98" w:name="idd1e9115"/>
      <w:bookmarkStart w:id="99" w:name="idd1e9112"/>
      <w:bookmarkStart w:id="100" w:name="idd1e9109"/>
      <w:bookmarkStart w:id="101" w:name="idd1e9106"/>
      <w:bookmarkStart w:id="102" w:name="idd1e9103"/>
      <w:bookmarkStart w:id="103" w:name="idd1e9100"/>
      <w:bookmarkStart w:id="104" w:name="idd1e9097"/>
      <w:bookmarkStart w:id="105" w:name="idd1e9094"/>
      <w:bookmarkStart w:id="106" w:name="idd1e9091"/>
      <w:bookmarkStart w:id="107" w:name="idd1e9083"/>
      <w:bookmarkStart w:id="108" w:name="idd1e9080"/>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sidRPr="009A3944">
        <w:t>approach that has to be abandoned partway through its implementation, possibly wasting considerable time, money and effort.</w:t>
      </w:r>
    </w:p>
    <w:p w:rsidR="0051303E" w:rsidRPr="009A3944" w:rsidRDefault="0051303E" w:rsidP="0051303E">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OOAD is the generic term for the process of analyzing a problem and developing an approach for solving it. Small problems like the ones discussed in these first few chapters do not require an exhaustive OOAD process. It may be sufficient, before we begin writing C++ code, to write </w:t>
      </w:r>
      <w:bookmarkStart w:id="109" w:name="ch01term101"/>
      <w:bookmarkEnd w:id="109"/>
      <w:r w:rsidRPr="009A3944">
        <w:rPr>
          <w:rFonts w:ascii="Times New Roman" w:hAnsi="Times New Roman" w:cs="Times New Roman"/>
          <w:b/>
          <w:sz w:val="24"/>
        </w:rPr>
        <w:t xml:space="preserve">pseudocode </w:t>
      </w:r>
      <w:r w:rsidRPr="009A3944">
        <w:rPr>
          <w:rFonts w:ascii="Times New Roman" w:hAnsi="Times New Roman" w:cs="Times New Roman"/>
          <w:sz w:val="24"/>
        </w:rPr>
        <w:t>an informal text-based means of expressing program logic. It is not actually a programming language, but we can use it as a kind of outline to guide us as we write our code.</w:t>
      </w:r>
    </w:p>
    <w:p w:rsidR="0051303E" w:rsidRPr="009A3944" w:rsidRDefault="0051303E" w:rsidP="0051303E">
      <w:pPr>
        <w:pStyle w:val="doctext"/>
      </w:pPr>
      <w:r w:rsidRPr="009A3944">
        <w:t xml:space="preserve">As problems and the groups of people solving them increase in size, the methods of OOAD quickly become more appropriate than pseudocode. Ideally, a group should agree on a strictly defined process for solving its problem and a uniform way of communicating the results of that process to one another. Although many different OOAD processes exist, a single graphical language for communicating the results of </w:t>
      </w:r>
      <w:r w:rsidRPr="009A3944">
        <w:rPr>
          <w:rStyle w:val="docemphasis"/>
        </w:rPr>
        <w:t>any</w:t>
      </w:r>
      <w:r w:rsidRPr="009A3944">
        <w:t xml:space="preserve"> OOAD process has come into wide use. This language, known as the Unified Modeling Language (UML), was developed in the mid-1990s under the initial direction of three software methodologists: </w:t>
      </w:r>
      <w:bookmarkStart w:id="110" w:name="ch01term15"/>
      <w:bookmarkEnd w:id="110"/>
      <w:r w:rsidRPr="009A3944">
        <w:rPr>
          <w:rStyle w:val="docemphroman"/>
        </w:rPr>
        <w:t>Grady Booch</w:t>
      </w:r>
      <w:r w:rsidRPr="009A3944">
        <w:t xml:space="preserve">, </w:t>
      </w:r>
      <w:bookmarkStart w:id="111" w:name="ch01term104"/>
      <w:bookmarkEnd w:id="111"/>
      <w:r w:rsidRPr="009A3944">
        <w:rPr>
          <w:rStyle w:val="docemphroman"/>
        </w:rPr>
        <w:t>James Rumbaugh</w:t>
      </w:r>
      <w:r w:rsidRPr="009A3944">
        <w:t xml:space="preserve"> and </w:t>
      </w:r>
      <w:bookmarkStart w:id="112" w:name="ch01term61"/>
      <w:bookmarkEnd w:id="112"/>
      <w:r w:rsidRPr="009A3944">
        <w:rPr>
          <w:rStyle w:val="docemphroman"/>
        </w:rPr>
        <w:t>Ivar Jacobson</w:t>
      </w:r>
      <w:r w:rsidRPr="009A3944">
        <w:t>.</w:t>
      </w:r>
    </w:p>
    <w:p w:rsidR="0051303E" w:rsidRPr="009A3944" w:rsidRDefault="0051303E" w:rsidP="0051303E">
      <w:pPr>
        <w:pStyle w:val="Heading4"/>
        <w:rPr>
          <w:rFonts w:ascii="Times New Roman" w:hAnsi="Times New Roman" w:cs="Times New Roman"/>
          <w:i w:val="0"/>
        </w:rPr>
      </w:pPr>
      <w:r w:rsidRPr="009A3944">
        <w:rPr>
          <w:rFonts w:ascii="Times New Roman" w:hAnsi="Times New Roman" w:cs="Times New Roman"/>
          <w:i w:val="0"/>
        </w:rPr>
        <w:t>History of the UML</w:t>
      </w:r>
    </w:p>
    <w:p w:rsidR="0051303E" w:rsidRPr="009A3944" w:rsidRDefault="0051303E" w:rsidP="0051303E">
      <w:pPr>
        <w:pStyle w:val="doctext"/>
      </w:pPr>
      <w:r w:rsidRPr="009A3944">
        <w:t>In the 1980s, increasing numbers of organizations began using OOP to build their applications, and a need developed for a standard OOAD process. Many methodologists including Booch, Rumbaugh and Jacobson individually produced and promoted separate processes to satisfy this need. Each process had its own notation, or "language" (in the form of graphical diagrams), to convey the results of analysis and design.</w:t>
      </w:r>
    </w:p>
    <w:p w:rsidR="0051303E" w:rsidRPr="009A3944" w:rsidRDefault="0051303E" w:rsidP="0051303E">
      <w:pPr>
        <w:pStyle w:val="doctext"/>
      </w:pPr>
      <w:r w:rsidRPr="009A3944">
        <w:t>By the early 1990s, different organizations, and even divisions within the same organization, were using their own unique processes and notations. At the same time, these organizations also wanted to use software tools that would support their particular processes. Software vendors found it difficult to provide tools for so many processes. Clearly, a standard notation and standard processes were needed.</w:t>
      </w:r>
    </w:p>
    <w:p w:rsidR="0051303E" w:rsidRPr="009A3944" w:rsidRDefault="0051303E" w:rsidP="0051303E">
      <w:pPr>
        <w:pStyle w:val="doctext"/>
      </w:pPr>
      <w:r w:rsidRPr="009A3944">
        <w:t xml:space="preserve">In 1994, James Rumbaugh joined Grady Booch at </w:t>
      </w:r>
      <w:bookmarkStart w:id="113" w:name="ch01term102"/>
      <w:bookmarkEnd w:id="113"/>
      <w:r w:rsidRPr="009A3944">
        <w:rPr>
          <w:rStyle w:val="docemphroman"/>
        </w:rPr>
        <w:t>Rational Software Corporation</w:t>
      </w:r>
      <w:r w:rsidRPr="009A3944">
        <w:t xml:space="preserve"> (now a division of IBM), and the two began working to unify their popular processes. They soon were joined by Ivar Jacobson. In 1996, the group released early versions of the UML to the software engineering community and requested feedback. Around the same time, an organization known as the </w:t>
      </w:r>
      <w:bookmarkStart w:id="114" w:name="ch01term86"/>
      <w:bookmarkEnd w:id="114"/>
      <w:r w:rsidRPr="009A3944">
        <w:rPr>
          <w:b/>
          <w:bCs/>
        </w:rPr>
        <w:t>Object Management Group™ (OMG™)</w:t>
      </w:r>
      <w:r w:rsidRPr="009A3944">
        <w:t xml:space="preserve"> invited submissions for a common modeling language. The OMG (</w:t>
      </w:r>
      <w:hyperlink r:id="rId16" w:tgtFrame="_blank" w:history="1">
        <w:r w:rsidRPr="009A3944">
          <w:rPr>
            <w:rStyle w:val="Hyperlink"/>
            <w:rFonts w:eastAsia="Arial Unicode MS"/>
            <w:color w:val="auto"/>
          </w:rPr>
          <w:t>www.omg.org</w:t>
        </w:r>
      </w:hyperlink>
      <w:r w:rsidRPr="009A3944">
        <w:t xml:space="preserve">) is a nonprofit organization that promotes the standardization of object-oriented technologies by issuing guidelines and specifications, such as the UML. Several corporations among them HP, IBM, Microsoft, Oracle and Rational Software had already recognized the need for a common modeling language. In response to the OMG's request for proposals, these companies formed </w:t>
      </w:r>
      <w:r w:rsidRPr="009A3944">
        <w:rPr>
          <w:rStyle w:val="docemphstrong"/>
        </w:rPr>
        <w:t xml:space="preserve">UML Partners </w:t>
      </w:r>
      <w:r w:rsidRPr="009A3944">
        <w:t>the consortium that developed the UML version 1.1 and submitted it to the OMG. The OMG accepted the proposal and, in 1997, assumed responsibility for the continuing maintenance and revision of the UML. In March 2003, the OMG released UML version 1.5. The UML version 2which had been adopted and was in the process of being finalized at the time of this publication marks the first major revision since the 1997 version 1.1 standard. Many books, modeling tools and industry experts are already using the UML version 2, so we present UML version 2 terminology and notation throughout this course.</w:t>
      </w:r>
    </w:p>
    <w:p w:rsidR="0051303E" w:rsidRPr="009A3944" w:rsidRDefault="0051303E" w:rsidP="0051303E">
      <w:pPr>
        <w:pStyle w:val="Heading4"/>
        <w:rPr>
          <w:rFonts w:ascii="Times New Roman" w:hAnsi="Times New Roman" w:cs="Times New Roman"/>
          <w:i w:val="0"/>
        </w:rPr>
      </w:pPr>
      <w:r w:rsidRPr="009A3944">
        <w:rPr>
          <w:rFonts w:ascii="Times New Roman" w:hAnsi="Times New Roman" w:cs="Times New Roman"/>
          <w:i w:val="0"/>
        </w:rPr>
        <w:t>What Is the UML?</w:t>
      </w:r>
    </w:p>
    <w:p w:rsidR="0051303E" w:rsidRPr="009A3944" w:rsidRDefault="0051303E" w:rsidP="0051303E">
      <w:pPr>
        <w:pStyle w:val="doctext"/>
      </w:pPr>
      <w:bookmarkStart w:id="115" w:name="idd1e9207"/>
      <w:bookmarkStart w:id="116" w:name="idd1e9203"/>
      <w:bookmarkStart w:id="117" w:name="idd1e9200"/>
      <w:bookmarkEnd w:id="115"/>
      <w:bookmarkEnd w:id="116"/>
      <w:bookmarkEnd w:id="117"/>
      <w:r w:rsidRPr="009A3944">
        <w:t>The Unified Modeling Language is now the most widely used graphical representation scheme for modeling object-oriented systems. It has indeed unified the various popular notational schemes. Those who design systems use the language (in the form of diagrams) to model their systems, as we do throughout this book.</w:t>
      </w:r>
    </w:p>
    <w:p w:rsidR="0051303E" w:rsidRPr="009A3944" w:rsidRDefault="0051303E" w:rsidP="0051303E">
      <w:pPr>
        <w:pStyle w:val="doctext"/>
      </w:pPr>
      <w:r w:rsidRPr="009A3944">
        <w:t xml:space="preserve">An attractive feature of the UML is its flexibility. The UML is </w:t>
      </w:r>
      <w:bookmarkStart w:id="118" w:name="ch01term44"/>
      <w:bookmarkEnd w:id="118"/>
      <w:r w:rsidRPr="009A3944">
        <w:rPr>
          <w:b/>
          <w:bCs/>
        </w:rPr>
        <w:t>extensible</w:t>
      </w:r>
      <w:r w:rsidRPr="009A3944">
        <w:t xml:space="preserve"> (i.e., capable of being enhanced with new features) and is independent of any particular OOAD process. UML modelers are free to use various processes in designing systems, but all developers can now express their designs with one standard set of graphical notations.</w:t>
      </w:r>
    </w:p>
    <w:p w:rsidR="0051303E" w:rsidRPr="009A3944" w:rsidRDefault="0051303E" w:rsidP="0051303E">
      <w:pPr>
        <w:pStyle w:val="doctext"/>
      </w:pPr>
      <w:r w:rsidRPr="009A3944">
        <w:t>The UML is a complex, feature-rich graphical language.  Learning this will help you to create efficient software designs for your Capstone project.</w:t>
      </w:r>
    </w:p>
    <w:p w:rsidR="005E4AFE" w:rsidRPr="009A3944" w:rsidRDefault="0051303E" w:rsidP="0051303E">
      <w:pPr>
        <w:pStyle w:val="doctext"/>
      </w:pPr>
      <w:r w:rsidRPr="009A3944">
        <w:t>Exercise:</w:t>
      </w:r>
    </w:p>
    <w:p w:rsidR="00641490" w:rsidRPr="009A3944" w:rsidRDefault="00641490" w:rsidP="00CB1D7B">
      <w:pPr>
        <w:pStyle w:val="doctext"/>
        <w:numPr>
          <w:ilvl w:val="0"/>
          <w:numId w:val="258"/>
        </w:numPr>
      </w:pPr>
      <w:r w:rsidRPr="009A3944">
        <w:t>The ___________  in a system specification help the C++ programmer determine the set of classes to implement the system.</w:t>
      </w:r>
    </w:p>
    <w:p w:rsidR="00641490" w:rsidRPr="009A3944" w:rsidRDefault="00641490" w:rsidP="00CB1D7B">
      <w:pPr>
        <w:pStyle w:val="doctext"/>
        <w:numPr>
          <w:ilvl w:val="0"/>
          <w:numId w:val="258"/>
        </w:numPr>
      </w:pPr>
      <w:r w:rsidRPr="009A3944">
        <w:t>The _______ or _____________ ______________ ____________ is now the most widely used graphical representation scheme for modeling object-oriented systems.</w:t>
      </w:r>
    </w:p>
    <w:p w:rsidR="0051303E" w:rsidRPr="009A3944" w:rsidRDefault="0051303E" w:rsidP="00CB1D7B">
      <w:pPr>
        <w:pStyle w:val="doctext"/>
        <w:numPr>
          <w:ilvl w:val="0"/>
          <w:numId w:val="258"/>
        </w:numPr>
        <w:spacing w:after="0" w:afterAutospacing="0"/>
      </w:pPr>
      <w:r w:rsidRPr="009A3944">
        <w:t>Pseudocode is ________.</w:t>
      </w:r>
    </w:p>
    <w:p w:rsidR="0051303E" w:rsidRPr="009A3944" w:rsidRDefault="0051303E" w:rsidP="00CB1D7B">
      <w:pPr>
        <w:pStyle w:val="doclist"/>
        <w:numPr>
          <w:ilvl w:val="0"/>
          <w:numId w:val="7"/>
        </w:numPr>
        <w:spacing w:before="0" w:beforeAutospacing="0" w:after="0" w:afterAutospacing="0"/>
      </w:pPr>
      <w:r w:rsidRPr="009A3944">
        <w:t>another term for OOAD</w:t>
      </w:r>
    </w:p>
    <w:p w:rsidR="0051303E" w:rsidRPr="009A3944" w:rsidRDefault="0051303E" w:rsidP="00CB1D7B">
      <w:pPr>
        <w:pStyle w:val="doclist"/>
        <w:numPr>
          <w:ilvl w:val="0"/>
          <w:numId w:val="7"/>
        </w:numPr>
        <w:spacing w:before="0" w:beforeAutospacing="0"/>
      </w:pPr>
      <w:r w:rsidRPr="009A3944">
        <w:t>a programming language used to display UML diagrams</w:t>
      </w:r>
    </w:p>
    <w:p w:rsidR="0051303E" w:rsidRPr="009A3944" w:rsidRDefault="0051303E" w:rsidP="0051303E">
      <w:pPr>
        <w:pStyle w:val="doclist"/>
        <w:numPr>
          <w:ilvl w:val="0"/>
          <w:numId w:val="7"/>
        </w:numPr>
      </w:pPr>
      <w:r w:rsidRPr="009A3944">
        <w:t>an informal means of expressing program logic</w:t>
      </w:r>
    </w:p>
    <w:p w:rsidR="0051303E" w:rsidRPr="009A3944" w:rsidRDefault="0051303E" w:rsidP="00CB1D7B">
      <w:pPr>
        <w:pStyle w:val="doclist"/>
        <w:numPr>
          <w:ilvl w:val="0"/>
          <w:numId w:val="7"/>
        </w:numPr>
        <w:spacing w:after="0" w:afterAutospacing="0"/>
      </w:pPr>
      <w:r w:rsidRPr="009A3944">
        <w:t>a graphical representation scheme for modeling object-oriented systems</w:t>
      </w:r>
    </w:p>
    <w:p w:rsidR="0051303E" w:rsidRPr="009A3944" w:rsidRDefault="0051303E" w:rsidP="00CB1D7B">
      <w:pPr>
        <w:pStyle w:val="doctext"/>
        <w:numPr>
          <w:ilvl w:val="0"/>
          <w:numId w:val="258"/>
        </w:numPr>
        <w:spacing w:before="0" w:beforeAutospacing="0" w:after="0" w:afterAutospacing="0"/>
      </w:pPr>
      <w:r w:rsidRPr="009A3944">
        <w:t>The UML is used primarily to ________.</w:t>
      </w:r>
    </w:p>
    <w:p w:rsidR="0051303E" w:rsidRPr="009A3944" w:rsidRDefault="0051303E" w:rsidP="00CB1D7B">
      <w:pPr>
        <w:pStyle w:val="doclist"/>
        <w:numPr>
          <w:ilvl w:val="0"/>
          <w:numId w:val="8"/>
        </w:numPr>
        <w:spacing w:before="0" w:beforeAutospacing="0"/>
      </w:pPr>
      <w:r w:rsidRPr="009A3944">
        <w:t>test object-oriented systems</w:t>
      </w:r>
    </w:p>
    <w:p w:rsidR="0051303E" w:rsidRPr="009A3944" w:rsidRDefault="0051303E" w:rsidP="0051303E">
      <w:pPr>
        <w:pStyle w:val="doclist"/>
        <w:numPr>
          <w:ilvl w:val="0"/>
          <w:numId w:val="8"/>
        </w:numPr>
      </w:pPr>
      <w:r w:rsidRPr="009A3944">
        <w:t>design object-oriented systems</w:t>
      </w:r>
    </w:p>
    <w:p w:rsidR="0051303E" w:rsidRPr="009A3944" w:rsidRDefault="0051303E" w:rsidP="0051303E">
      <w:pPr>
        <w:pStyle w:val="doclist"/>
        <w:numPr>
          <w:ilvl w:val="0"/>
          <w:numId w:val="8"/>
        </w:numPr>
      </w:pPr>
      <w:r w:rsidRPr="009A3944">
        <w:t>implement object-oriented systems</w:t>
      </w:r>
    </w:p>
    <w:p w:rsidR="0051303E" w:rsidRPr="009A3944" w:rsidRDefault="0051303E" w:rsidP="0051303E">
      <w:pPr>
        <w:pStyle w:val="doclist"/>
        <w:numPr>
          <w:ilvl w:val="0"/>
          <w:numId w:val="8"/>
        </w:numPr>
      </w:pPr>
      <w:r w:rsidRPr="009A3944">
        <w:t>Both a and b</w:t>
      </w:r>
    </w:p>
    <w:p w:rsidR="00CC0046" w:rsidRPr="009A3944" w:rsidRDefault="00CC0046" w:rsidP="005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4"/>
        </w:rPr>
      </w:pPr>
    </w:p>
    <w:p w:rsidR="00CC0046" w:rsidRPr="009A3944" w:rsidRDefault="00CC0046" w:rsidP="005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4"/>
        </w:rPr>
      </w:pPr>
    </w:p>
    <w:p w:rsidR="00CC0046" w:rsidRPr="009A3944" w:rsidRDefault="00CC0046" w:rsidP="005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4"/>
        </w:rPr>
      </w:pPr>
    </w:p>
    <w:p w:rsidR="00CC0046" w:rsidRPr="009A3944" w:rsidRDefault="00CC0046" w:rsidP="005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4"/>
        </w:rPr>
      </w:pPr>
    </w:p>
    <w:p w:rsidR="0051303E" w:rsidRPr="009A3944" w:rsidRDefault="0051303E" w:rsidP="005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4"/>
        </w:rPr>
      </w:pPr>
      <w:r w:rsidRPr="009A3944">
        <w:rPr>
          <w:rFonts w:ascii="Times New Roman" w:hAnsi="Times New Roman" w:cs="Times New Roman"/>
          <w:b/>
          <w:sz w:val="24"/>
        </w:rPr>
        <w:t>First Program in C++: Printing a Line of Text</w:t>
      </w:r>
    </w:p>
    <w:p w:rsidR="0051303E" w:rsidRPr="009A3944" w:rsidRDefault="0051303E" w:rsidP="0051303E">
      <w:pPr>
        <w:pStyle w:val="doctext"/>
        <w:spacing w:before="0" w:beforeAutospacing="0" w:after="0" w:afterAutospacing="0"/>
        <w:rPr>
          <w:rStyle w:val="docemphroman"/>
        </w:rPr>
      </w:pPr>
    </w:p>
    <w:p w:rsidR="0051303E" w:rsidRPr="009A3944" w:rsidRDefault="0051303E" w:rsidP="0051303E">
      <w:pPr>
        <w:pStyle w:val="doctext"/>
        <w:spacing w:before="0" w:beforeAutospacing="0" w:after="0" w:afterAutospacing="0"/>
      </w:pPr>
      <w:r w:rsidRPr="009A3944">
        <w:rPr>
          <w:rStyle w:val="docemphroman"/>
        </w:rPr>
        <w:t>C++</w:t>
      </w:r>
      <w:r w:rsidRPr="009A3944">
        <w:t xml:space="preserve"> programs consist of pieces called </w:t>
      </w:r>
      <w:r w:rsidRPr="009A3944">
        <w:rPr>
          <w:rStyle w:val="docemphstrong"/>
        </w:rPr>
        <w:t>classes</w:t>
      </w:r>
      <w:r w:rsidRPr="009A3944">
        <w:t xml:space="preserve"> and </w:t>
      </w:r>
      <w:r w:rsidRPr="009A3944">
        <w:rPr>
          <w:rStyle w:val="docemphstrong"/>
        </w:rPr>
        <w:t>functions</w:t>
      </w:r>
      <w:r w:rsidRPr="009A3944">
        <w:t xml:space="preserve">. You can program each piece that you may need to form a C++ program. </w:t>
      </w:r>
    </w:p>
    <w:p w:rsidR="0051303E" w:rsidRPr="009A3944" w:rsidRDefault="0051303E" w:rsidP="0051303E">
      <w:pPr>
        <w:autoSpaceDE w:val="0"/>
        <w:autoSpaceDN w:val="0"/>
        <w:adjustRightInd w:val="0"/>
        <w:rPr>
          <w:rFonts w:ascii="Courier New" w:hAnsi="Courier New" w:cs="Courier New"/>
          <w:noProof/>
          <w:szCs w:val="28"/>
        </w:rPr>
      </w:pPr>
    </w:p>
    <w:p w:rsidR="002843BF" w:rsidRPr="009A3944" w:rsidRDefault="002843BF" w:rsidP="0051303E">
      <w:pPr>
        <w:autoSpaceDE w:val="0"/>
        <w:autoSpaceDN w:val="0"/>
        <w:adjustRightInd w:val="0"/>
        <w:rPr>
          <w:rFonts w:ascii="Courier New" w:hAnsi="Courier New" w:cs="Courier New"/>
          <w:i/>
          <w:noProof/>
          <w:szCs w:val="28"/>
        </w:rPr>
      </w:pPr>
    </w:p>
    <w:p w:rsidR="004F0663" w:rsidRPr="009A3944" w:rsidRDefault="00562C9E" w:rsidP="004F0663">
      <w:pPr>
        <w:pStyle w:val="doctext"/>
        <w:spacing w:before="0" w:beforeAutospacing="0" w:after="0" w:afterAutospacing="0"/>
        <w:rPr>
          <w:i/>
        </w:rPr>
      </w:pPr>
      <w:r w:rsidRPr="009A3944">
        <w:rPr>
          <w:i/>
        </w:rPr>
        <w:t>Refer to Page</w:t>
      </w:r>
      <w:r w:rsidR="009B7F12" w:rsidRPr="009A3944">
        <w:rPr>
          <w:i/>
        </w:rPr>
        <w:t>s</w:t>
      </w:r>
      <w:r w:rsidRPr="009A3944">
        <w:rPr>
          <w:i/>
        </w:rPr>
        <w:t xml:space="preserve"> 40 – 43 in the textbook</w:t>
      </w:r>
      <w:r w:rsidR="004F0663" w:rsidRPr="009A3944">
        <w:rPr>
          <w:i/>
        </w:rPr>
        <w:t xml:space="preserve"> for the program</w:t>
      </w:r>
    </w:p>
    <w:p w:rsidR="0051303E" w:rsidRPr="009A3944" w:rsidRDefault="0051303E" w:rsidP="0051303E">
      <w:pPr>
        <w:pStyle w:val="doctext"/>
      </w:pPr>
      <w:r w:rsidRPr="009A3944">
        <w:t>NOTE: Indent the entire body of each function one level within the braces that delimit the body of the function. This makes a program's functional structure stand out and helps make the program easier to read.</w:t>
      </w:r>
    </w:p>
    <w:p w:rsidR="0051303E" w:rsidRPr="009A3944" w:rsidRDefault="0051303E" w:rsidP="0051303E">
      <w:pPr>
        <w:pStyle w:val="doctext"/>
      </w:pPr>
      <w:r w:rsidRPr="009A3944">
        <w:t xml:space="preserve">Our next program uses the input stream object </w:t>
      </w:r>
      <w:r w:rsidRPr="009A3944">
        <w:rPr>
          <w:b/>
          <w:bCs/>
          <w:szCs w:val="20"/>
        </w:rPr>
        <w:t>std::cin</w:t>
      </w:r>
      <w:r w:rsidRPr="009A3944">
        <w:t xml:space="preserve"> and the </w:t>
      </w:r>
      <w:r w:rsidRPr="009A3944">
        <w:rPr>
          <w:b/>
          <w:bCs/>
        </w:rPr>
        <w:t>stream extraction operator</w:t>
      </w:r>
      <w:r w:rsidRPr="009A3944">
        <w:t xml:space="preserve">, </w:t>
      </w:r>
      <w:r w:rsidRPr="009A3944">
        <w:rPr>
          <w:rStyle w:val="docemphstrong"/>
        </w:rPr>
        <w:t>&gt;&gt;</w:t>
      </w:r>
      <w:r w:rsidRPr="009A3944">
        <w:t xml:space="preserve">, to obtain two integers typed by a user at the keyboard, computes the sum of these values and outputs the result using </w:t>
      </w:r>
      <w:r w:rsidRPr="009A3944">
        <w:rPr>
          <w:rStyle w:val="HTMLTypewriter"/>
        </w:rPr>
        <w:t>std::cout</w:t>
      </w:r>
      <w:r w:rsidRPr="009A3944">
        <w:t>.</w:t>
      </w:r>
    </w:p>
    <w:p w:rsidR="00562C9E" w:rsidRPr="009A3944" w:rsidRDefault="00562C9E" w:rsidP="00562C9E">
      <w:pPr>
        <w:pStyle w:val="doctext"/>
        <w:spacing w:before="0" w:beforeAutospacing="0" w:after="0" w:afterAutospacing="0"/>
        <w:rPr>
          <w:i/>
        </w:rPr>
      </w:pPr>
      <w:r w:rsidRPr="009A3944">
        <w:rPr>
          <w:i/>
        </w:rPr>
        <w:t>Refer to Page</w:t>
      </w:r>
      <w:r w:rsidR="009B7F12" w:rsidRPr="009A3944">
        <w:rPr>
          <w:i/>
        </w:rPr>
        <w:t>s</w:t>
      </w:r>
      <w:r w:rsidRPr="009A3944">
        <w:rPr>
          <w:i/>
        </w:rPr>
        <w:t xml:space="preserve"> 45 – 49 in the textbook</w:t>
      </w:r>
    </w:p>
    <w:p w:rsidR="0051303E" w:rsidRPr="009A3944" w:rsidRDefault="0051303E" w:rsidP="0051303E">
      <w:pPr>
        <w:pStyle w:val="doctext"/>
        <w:spacing w:before="0" w:beforeAutospacing="0" w:after="0" w:afterAutospacing="0"/>
      </w:pPr>
    </w:p>
    <w:p w:rsidR="00AD4B37" w:rsidRPr="009A3944" w:rsidRDefault="003F4A7B" w:rsidP="00AD4B37">
      <w:pPr>
        <w:pStyle w:val="doctext"/>
        <w:spacing w:before="0" w:beforeAutospacing="0" w:after="0" w:afterAutospacing="0"/>
      </w:pPr>
      <w:r>
        <w:rPr>
          <w:rFonts w:ascii="Courier New" w:hAnsi="Courier New" w:cs="Courier New"/>
          <w:noProof/>
          <w:sz w:val="20"/>
          <w:szCs w:val="20"/>
        </w:rPr>
        <mc:AlternateContent>
          <mc:Choice Requires="wps">
            <w:drawing>
              <wp:anchor distT="0" distB="0" distL="114300" distR="114300" simplePos="0" relativeHeight="251667456" behindDoc="0" locked="0" layoutInCell="1" allowOverlap="1">
                <wp:simplePos x="0" y="0"/>
                <wp:positionH relativeFrom="column">
                  <wp:posOffset>26670</wp:posOffset>
                </wp:positionH>
                <wp:positionV relativeFrom="paragraph">
                  <wp:posOffset>30480</wp:posOffset>
                </wp:positionV>
                <wp:extent cx="5621655" cy="1000125"/>
                <wp:effectExtent l="7620" t="11430" r="9525" b="7620"/>
                <wp:wrapNone/>
                <wp:docPr id="5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1655" cy="1000125"/>
                        </a:xfrm>
                        <a:prstGeom prst="rect">
                          <a:avLst/>
                        </a:prstGeom>
                        <a:solidFill>
                          <a:schemeClr val="bg1">
                            <a:lumMod val="100000"/>
                            <a:lumOff val="0"/>
                          </a:schemeClr>
                        </a:solidFill>
                        <a:ln w="9525">
                          <a:solidFill>
                            <a:srgbClr val="000000"/>
                          </a:solidFill>
                          <a:miter lim="800000"/>
                          <a:headEnd/>
                          <a:tailEnd/>
                        </a:ln>
                      </wps:spPr>
                      <wps:txbx>
                        <w:txbxContent>
                          <w:p w:rsidR="009A3944" w:rsidRPr="00E77D8B" w:rsidRDefault="009A3944" w:rsidP="00AD4B37">
                            <w:pPr>
                              <w:pStyle w:val="doctext"/>
                              <w:spacing w:before="0" w:beforeAutospacing="0" w:after="0" w:afterAutospacing="0"/>
                              <w:rPr>
                                <w:rStyle w:val="HTMLTypewriter"/>
                              </w:rPr>
                            </w:pPr>
                            <w:r w:rsidRPr="00E77D8B">
                              <w:rPr>
                                <w:rStyle w:val="HTMLTypewriter"/>
                              </w:rPr>
                              <w:t>Class Assignment 1:</w:t>
                            </w:r>
                          </w:p>
                          <w:p w:rsidR="009A3944" w:rsidRPr="00E77D8B" w:rsidRDefault="009A3944" w:rsidP="00AD4B37">
                            <w:pPr>
                              <w:pStyle w:val="doctext"/>
                              <w:spacing w:before="0" w:beforeAutospacing="0" w:after="0" w:afterAutospacing="0"/>
                              <w:rPr>
                                <w:rStyle w:val="HTMLTypewriter"/>
                              </w:rPr>
                            </w:pPr>
                          </w:p>
                          <w:p w:rsidR="009A3944" w:rsidRPr="00220A71" w:rsidRDefault="009A3944" w:rsidP="00AD4B37">
                            <w:pPr>
                              <w:pStyle w:val="doctext"/>
                              <w:spacing w:before="0" w:beforeAutospacing="0" w:after="0" w:afterAutospacing="0"/>
                              <w:rPr>
                                <w:rStyle w:val="HTMLTypewriter"/>
                              </w:rPr>
                            </w:pPr>
                            <w:r w:rsidRPr="00E77D8B">
                              <w:rPr>
                                <w:rStyle w:val="HTMLTypewriter"/>
                              </w:rPr>
                              <w:t>Write a program to accept 2 numbers from the user. Perform addition, subtraction, multiplication and division of the the numbers and print the result on the screen. Use appropriate names for all the variables, provide necessary comments.</w:t>
                            </w:r>
                          </w:p>
                          <w:p w:rsidR="009A3944" w:rsidRDefault="009A3944" w:rsidP="00AD4B37"/>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0" o:spid="_x0000_s1028" type="#_x0000_t202" style="position:absolute;margin-left:2.1pt;margin-top:2.4pt;width:442.65pt;height:7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" fillcolor="white [3212]">
                <v:textbox>
                  <w:txbxContent>
                    <w:p w:rsidR="009A3944" w:rsidRPr="00E77D8B" w:rsidRDefault="009A3944" w:rsidP="00AD4B37">
                      <w:pPr>
                        <w:pStyle w:val="doctext"/>
                        <w:spacing w:before="0" w:beforeAutospacing="0" w:after="0" w:afterAutospacing="0"/>
                        <w:rPr>
                          <w:rStyle w:val="HTMLTypewriter"/>
                        </w:rPr>
                      </w:pPr>
                      <w:r w:rsidRPr="00E77D8B">
                        <w:rPr>
                          <w:rStyle w:val="HTMLTypewriter"/>
                        </w:rPr>
                        <w:t>Class Assignment 1:</w:t>
                      </w:r>
                    </w:p>
                    <w:p w:rsidR="009A3944" w:rsidRPr="00E77D8B" w:rsidRDefault="009A3944" w:rsidP="00AD4B37">
                      <w:pPr>
                        <w:pStyle w:val="doctext"/>
                        <w:spacing w:before="0" w:beforeAutospacing="0" w:after="0" w:afterAutospacing="0"/>
                        <w:rPr>
                          <w:rStyle w:val="HTMLTypewriter"/>
                        </w:rPr>
                      </w:pPr>
                    </w:p>
                    <w:p w:rsidR="009A3944" w:rsidRPr="00220A71" w:rsidRDefault="009A3944" w:rsidP="00AD4B37">
                      <w:pPr>
                        <w:pStyle w:val="doctext"/>
                        <w:spacing w:before="0" w:beforeAutospacing="0" w:after="0" w:afterAutospacing="0"/>
                        <w:rPr>
                          <w:rStyle w:val="HTMLTypewriter"/>
                        </w:rPr>
                      </w:pPr>
                      <w:r w:rsidRPr="00E77D8B">
                        <w:rPr>
                          <w:rStyle w:val="HTMLTypewriter"/>
                        </w:rPr>
                        <w:t>Write a program to accept 2 numbers from the user. Perform addition, subtraction, multiplication and division of the the numbers and print the result on the screen. Use appropriate names for all the variables, provide necessary comments.</w:t>
                      </w:r>
                    </w:p>
                    <w:p w:rsidR="009A3944" w:rsidRDefault="009A3944" w:rsidP="00AD4B37"/>
                  </w:txbxContent>
                </v:textbox>
              </v:shape>
            </w:pict>
          </mc:Fallback>
        </mc:AlternateContent>
      </w:r>
    </w:p>
    <w:p w:rsidR="00AD4B37" w:rsidRPr="009A3944" w:rsidRDefault="00AD4B37" w:rsidP="00AD4B37">
      <w:pPr>
        <w:pStyle w:val="doctext"/>
        <w:spacing w:before="0" w:beforeAutospacing="0" w:after="0" w:afterAutospacing="0"/>
      </w:pPr>
    </w:p>
    <w:p w:rsidR="00AD4B37" w:rsidRPr="009A3944" w:rsidRDefault="00AD4B37" w:rsidP="00AD4B37">
      <w:pPr>
        <w:pStyle w:val="doctext"/>
        <w:spacing w:before="0" w:beforeAutospacing="0" w:after="0" w:afterAutospacing="0"/>
      </w:pPr>
    </w:p>
    <w:p w:rsidR="00AD4B37" w:rsidRPr="009A3944" w:rsidRDefault="00AD4B37" w:rsidP="00AD4B37">
      <w:pPr>
        <w:pStyle w:val="doctext"/>
        <w:spacing w:before="0" w:beforeAutospacing="0" w:after="0" w:afterAutospacing="0"/>
      </w:pPr>
    </w:p>
    <w:p w:rsidR="00AD4B37" w:rsidRPr="009A3944" w:rsidRDefault="00AD4B37" w:rsidP="00AD4B37">
      <w:pPr>
        <w:pStyle w:val="doctext"/>
        <w:spacing w:before="0" w:beforeAutospacing="0" w:after="0" w:afterAutospacing="0"/>
      </w:pPr>
    </w:p>
    <w:p w:rsidR="00AD4B37" w:rsidRPr="009A3944" w:rsidRDefault="00AD4B37" w:rsidP="00AD4B37">
      <w:pPr>
        <w:pStyle w:val="doctext"/>
        <w:spacing w:before="0" w:beforeAutospacing="0" w:after="0" w:afterAutospacing="0"/>
      </w:pPr>
    </w:p>
    <w:p w:rsidR="00AD4B37" w:rsidRPr="009A3944" w:rsidRDefault="00AD4B37" w:rsidP="00AD4B37">
      <w:pPr>
        <w:pStyle w:val="doctext"/>
        <w:spacing w:before="0" w:beforeAutospacing="0" w:after="0" w:afterAutospacing="0"/>
      </w:pPr>
    </w:p>
    <w:p w:rsidR="0051303E" w:rsidRPr="009A3944" w:rsidRDefault="0051303E" w:rsidP="00AD4B37">
      <w:pPr>
        <w:pStyle w:val="doctext"/>
        <w:spacing w:before="0" w:beforeAutospacing="0" w:after="0" w:afterAutospacing="0"/>
      </w:pPr>
      <w:r w:rsidRPr="009A3944">
        <w:t>Exercises:</w:t>
      </w:r>
    </w:p>
    <w:p w:rsidR="0051303E" w:rsidRPr="009A3944" w:rsidRDefault="0051303E" w:rsidP="0051303E">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Fill in the blanks in each of the following.</w:t>
      </w:r>
    </w:p>
    <w:p w:rsidR="0051303E" w:rsidRPr="009A3944" w:rsidRDefault="0051303E" w:rsidP="0051303E">
      <w:pPr>
        <w:numPr>
          <w:ilvl w:val="0"/>
          <w:numId w:val="10"/>
        </w:numPr>
        <w:spacing w:before="100" w:beforeAutospacing="1" w:after="100" w:afterAutospacing="1" w:line="360" w:lineRule="auto"/>
        <w:rPr>
          <w:rFonts w:ascii="Times New Roman" w:hAnsi="Times New Roman" w:cs="Times New Roman"/>
          <w:sz w:val="24"/>
        </w:rPr>
      </w:pPr>
      <w:r w:rsidRPr="009A3944">
        <w:rPr>
          <w:rFonts w:ascii="Times New Roman" w:hAnsi="Times New Roman" w:cs="Times New Roman"/>
          <w:sz w:val="24"/>
        </w:rPr>
        <w:t>Every C++ program begins execution at the function __________________.</w:t>
      </w:r>
    </w:p>
    <w:p w:rsidR="0051303E" w:rsidRPr="009A3944" w:rsidRDefault="0051303E" w:rsidP="0051303E">
      <w:pPr>
        <w:numPr>
          <w:ilvl w:val="0"/>
          <w:numId w:val="10"/>
        </w:numPr>
        <w:spacing w:before="100" w:beforeAutospacing="1" w:after="100" w:afterAutospacing="1" w:line="360" w:lineRule="auto"/>
        <w:rPr>
          <w:rFonts w:ascii="Times New Roman" w:hAnsi="Times New Roman" w:cs="Times New Roman"/>
          <w:sz w:val="24"/>
        </w:rPr>
      </w:pPr>
      <w:r w:rsidRPr="009A3944">
        <w:rPr>
          <w:rFonts w:ascii="Times New Roman" w:hAnsi="Times New Roman" w:cs="Times New Roman"/>
          <w:sz w:val="24"/>
        </w:rPr>
        <w:t>The _________ begins the body of every function and the __________________ ends the body of every function.</w:t>
      </w:r>
    </w:p>
    <w:p w:rsidR="0051303E" w:rsidRPr="009A3944" w:rsidRDefault="0051303E" w:rsidP="0051303E">
      <w:pPr>
        <w:numPr>
          <w:ilvl w:val="0"/>
          <w:numId w:val="10"/>
        </w:numPr>
        <w:spacing w:before="100" w:beforeAutospacing="1" w:after="100" w:afterAutospacing="1" w:line="360" w:lineRule="auto"/>
        <w:rPr>
          <w:rFonts w:ascii="Times New Roman" w:hAnsi="Times New Roman" w:cs="Times New Roman"/>
          <w:sz w:val="24"/>
        </w:rPr>
      </w:pPr>
      <w:r w:rsidRPr="009A3944">
        <w:rPr>
          <w:rFonts w:ascii="Times New Roman" w:hAnsi="Times New Roman" w:cs="Times New Roman"/>
          <w:sz w:val="24"/>
        </w:rPr>
        <w:t>Every C++ statement ends with a(n) __________________.</w:t>
      </w:r>
    </w:p>
    <w:p w:rsidR="0051303E" w:rsidRPr="009A3944" w:rsidRDefault="0051303E" w:rsidP="0051303E">
      <w:pPr>
        <w:numPr>
          <w:ilvl w:val="0"/>
          <w:numId w:val="10"/>
        </w:numPr>
        <w:spacing w:before="100" w:beforeAutospacing="1" w:after="100" w:afterAutospacing="1" w:line="360" w:lineRule="auto"/>
        <w:rPr>
          <w:rFonts w:ascii="Times New Roman" w:hAnsi="Times New Roman" w:cs="Times New Roman"/>
          <w:sz w:val="24"/>
        </w:rPr>
      </w:pPr>
      <w:r w:rsidRPr="009A3944">
        <w:rPr>
          <w:rFonts w:ascii="Times New Roman" w:hAnsi="Times New Roman" w:cs="Times New Roman"/>
          <w:sz w:val="24"/>
        </w:rPr>
        <w:t xml:space="preserve">The escape sequence </w:t>
      </w:r>
      <w:r w:rsidRPr="009A3944">
        <w:rPr>
          <w:rFonts w:ascii="Courier New" w:hAnsi="Courier New" w:cs="Courier New"/>
        </w:rPr>
        <w:t>\n</w:t>
      </w:r>
      <w:r w:rsidRPr="009A3944">
        <w:rPr>
          <w:rFonts w:ascii="Times New Roman" w:hAnsi="Times New Roman" w:cs="Times New Roman"/>
          <w:sz w:val="24"/>
        </w:rPr>
        <w:t xml:space="preserve"> represents the _________ _________character, which causes the cursor to position to the beginning of the next line on the screen.</w:t>
      </w:r>
    </w:p>
    <w:p w:rsidR="0051303E" w:rsidRPr="009A3944" w:rsidRDefault="0051303E" w:rsidP="0051303E">
      <w:pPr>
        <w:numPr>
          <w:ilvl w:val="0"/>
          <w:numId w:val="10"/>
        </w:numPr>
        <w:spacing w:before="100" w:beforeAutospacing="1" w:after="100" w:afterAutospacing="1" w:line="360" w:lineRule="auto"/>
        <w:rPr>
          <w:rFonts w:ascii="Times New Roman" w:hAnsi="Times New Roman" w:cs="Times New Roman"/>
          <w:sz w:val="24"/>
        </w:rPr>
      </w:pPr>
      <w:r w:rsidRPr="009A3944">
        <w:rPr>
          <w:rFonts w:ascii="Times New Roman" w:hAnsi="Times New Roman" w:cs="Times New Roman"/>
          <w:sz w:val="24"/>
        </w:rPr>
        <w:t>The _________ statement is used to make decisions.</w:t>
      </w:r>
    </w:p>
    <w:p w:rsidR="0051303E" w:rsidRPr="009A3944" w:rsidRDefault="0051303E" w:rsidP="0051303E">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State whether each of the following is true or false. If false, explain why. Assume the statement </w:t>
      </w:r>
      <w:r w:rsidRPr="009A3944">
        <w:rPr>
          <w:rFonts w:ascii="Courier New" w:hAnsi="Courier New" w:cs="Courier New"/>
        </w:rPr>
        <w:t>using std::cout</w:t>
      </w:r>
      <w:r w:rsidRPr="009A3944">
        <w:rPr>
          <w:rFonts w:ascii="Times New Roman" w:hAnsi="Times New Roman" w:cs="Times New Roman"/>
          <w:sz w:val="24"/>
        </w:rPr>
        <w:t>; is used.</w:t>
      </w:r>
    </w:p>
    <w:p w:rsidR="0051303E" w:rsidRPr="009A3944" w:rsidRDefault="0051303E" w:rsidP="0051303E">
      <w:pPr>
        <w:numPr>
          <w:ilvl w:val="0"/>
          <w:numId w:val="11"/>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Comments cause the computer to print the text after the </w:t>
      </w:r>
      <w:r w:rsidRPr="009A3944">
        <w:rPr>
          <w:rFonts w:ascii="Courier New" w:hAnsi="Courier New" w:cs="Courier New"/>
        </w:rPr>
        <w:t>//</w:t>
      </w:r>
      <w:r w:rsidRPr="009A3944">
        <w:rPr>
          <w:rFonts w:ascii="Times New Roman" w:hAnsi="Times New Roman" w:cs="Times New Roman"/>
          <w:sz w:val="24"/>
        </w:rPr>
        <w:t xml:space="preserve"> on the screen when the program is executed.</w:t>
      </w:r>
    </w:p>
    <w:p w:rsidR="0051303E" w:rsidRPr="009A3944" w:rsidRDefault="0051303E" w:rsidP="0051303E">
      <w:pPr>
        <w:numPr>
          <w:ilvl w:val="0"/>
          <w:numId w:val="11"/>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The escape sequence </w:t>
      </w:r>
      <w:r w:rsidRPr="009A3944">
        <w:rPr>
          <w:rFonts w:ascii="Courier New" w:hAnsi="Courier New" w:cs="Courier New"/>
        </w:rPr>
        <w:t>\n</w:t>
      </w:r>
      <w:r w:rsidRPr="009A3944">
        <w:rPr>
          <w:rFonts w:ascii="Times New Roman" w:hAnsi="Times New Roman" w:cs="Times New Roman"/>
          <w:sz w:val="24"/>
        </w:rPr>
        <w:t xml:space="preserve">, when output with </w:t>
      </w:r>
      <w:r w:rsidRPr="009A3944">
        <w:rPr>
          <w:rFonts w:ascii="Courier New" w:hAnsi="Courier New" w:cs="Courier New"/>
        </w:rPr>
        <w:t>cout</w:t>
      </w:r>
      <w:r w:rsidRPr="009A3944">
        <w:rPr>
          <w:rFonts w:ascii="Times New Roman" w:hAnsi="Times New Roman" w:cs="Times New Roman"/>
          <w:sz w:val="24"/>
        </w:rPr>
        <w:t xml:space="preserve"> and the stream insertion operator, causes the cursor to position to the beginning of the next line on the screen.</w:t>
      </w:r>
    </w:p>
    <w:p w:rsidR="0051303E" w:rsidRPr="009A3944" w:rsidRDefault="0051303E" w:rsidP="0051303E">
      <w:pPr>
        <w:numPr>
          <w:ilvl w:val="0"/>
          <w:numId w:val="11"/>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All variables must be declared before they are used.</w:t>
      </w:r>
    </w:p>
    <w:p w:rsidR="0051303E" w:rsidRPr="009A3944" w:rsidRDefault="0051303E" w:rsidP="0051303E">
      <w:pPr>
        <w:numPr>
          <w:ilvl w:val="0"/>
          <w:numId w:val="11"/>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All variables must be given a type when they are declared.</w:t>
      </w:r>
    </w:p>
    <w:p w:rsidR="0051303E" w:rsidRPr="009A3944" w:rsidRDefault="0051303E" w:rsidP="0051303E">
      <w:pPr>
        <w:numPr>
          <w:ilvl w:val="0"/>
          <w:numId w:val="11"/>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C++ considers the variables </w:t>
      </w:r>
      <w:r w:rsidRPr="009A3944">
        <w:rPr>
          <w:rFonts w:ascii="Courier New" w:hAnsi="Courier New" w:cs="Courier New"/>
        </w:rPr>
        <w:t>number</w:t>
      </w:r>
      <w:r w:rsidRPr="009A3944">
        <w:rPr>
          <w:rFonts w:ascii="Times New Roman" w:hAnsi="Times New Roman" w:cs="Times New Roman"/>
          <w:sz w:val="24"/>
        </w:rPr>
        <w:t xml:space="preserve"> and </w:t>
      </w:r>
      <w:r w:rsidRPr="009A3944">
        <w:rPr>
          <w:rFonts w:ascii="Courier New" w:hAnsi="Courier New" w:cs="Courier New"/>
        </w:rPr>
        <w:t>NuMbEr</w:t>
      </w:r>
      <w:r w:rsidRPr="009A3944">
        <w:rPr>
          <w:rFonts w:ascii="Times New Roman" w:hAnsi="Times New Roman" w:cs="Times New Roman"/>
          <w:sz w:val="24"/>
        </w:rPr>
        <w:t xml:space="preserve"> to be identical.</w:t>
      </w:r>
    </w:p>
    <w:p w:rsidR="0051303E" w:rsidRPr="009A3944" w:rsidRDefault="0051303E" w:rsidP="0051303E">
      <w:pPr>
        <w:numPr>
          <w:ilvl w:val="0"/>
          <w:numId w:val="11"/>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Declarations can appear almost anywhere in the body of a C++ function.</w:t>
      </w:r>
    </w:p>
    <w:p w:rsidR="0051303E" w:rsidRPr="009A3944" w:rsidRDefault="0051303E" w:rsidP="0051303E">
      <w:pPr>
        <w:numPr>
          <w:ilvl w:val="0"/>
          <w:numId w:val="11"/>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The modulus operator (</w:t>
      </w:r>
      <w:r w:rsidRPr="009A3944">
        <w:rPr>
          <w:rFonts w:ascii="Courier New" w:hAnsi="Courier New" w:cs="Courier New"/>
        </w:rPr>
        <w:t>%</w:t>
      </w:r>
      <w:r w:rsidRPr="009A3944">
        <w:rPr>
          <w:rFonts w:ascii="Times New Roman" w:hAnsi="Times New Roman" w:cs="Times New Roman"/>
          <w:sz w:val="24"/>
        </w:rPr>
        <w:t>) can be used only with integer operands.</w:t>
      </w:r>
    </w:p>
    <w:p w:rsidR="0051303E" w:rsidRPr="009A3944" w:rsidRDefault="0051303E" w:rsidP="0051303E">
      <w:pPr>
        <w:numPr>
          <w:ilvl w:val="0"/>
          <w:numId w:val="11"/>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The arithmetic operators </w:t>
      </w:r>
      <w:r w:rsidRPr="009A3944">
        <w:rPr>
          <w:rFonts w:ascii="Courier New" w:hAnsi="Courier New" w:cs="Courier New"/>
        </w:rPr>
        <w:t>*</w:t>
      </w:r>
      <w:r w:rsidRPr="009A3944">
        <w:rPr>
          <w:rFonts w:ascii="Times New Roman" w:hAnsi="Times New Roman" w:cs="Times New Roman"/>
          <w:sz w:val="24"/>
        </w:rPr>
        <w:t xml:space="preserve">, </w:t>
      </w:r>
      <w:r w:rsidRPr="009A3944">
        <w:rPr>
          <w:rFonts w:ascii="Courier New" w:hAnsi="Courier New" w:cs="Courier New"/>
        </w:rPr>
        <w:t>/</w:t>
      </w:r>
      <w:r w:rsidRPr="009A3944">
        <w:rPr>
          <w:rFonts w:ascii="Times New Roman" w:hAnsi="Times New Roman" w:cs="Times New Roman"/>
          <w:sz w:val="24"/>
        </w:rPr>
        <w:t xml:space="preserve">, </w:t>
      </w:r>
      <w:r w:rsidRPr="009A3944">
        <w:rPr>
          <w:rFonts w:ascii="Courier New" w:hAnsi="Courier New" w:cs="Courier New"/>
        </w:rPr>
        <w:t>%</w:t>
      </w:r>
      <w:r w:rsidRPr="009A3944">
        <w:rPr>
          <w:rFonts w:ascii="Times New Roman" w:hAnsi="Times New Roman" w:cs="Times New Roman"/>
          <w:sz w:val="24"/>
        </w:rPr>
        <w:t xml:space="preserve">, </w:t>
      </w:r>
      <w:r w:rsidRPr="009A3944">
        <w:rPr>
          <w:rFonts w:ascii="Courier New" w:hAnsi="Courier New" w:cs="Courier New"/>
        </w:rPr>
        <w:t>+</w:t>
      </w:r>
      <w:r w:rsidRPr="009A3944">
        <w:rPr>
          <w:rFonts w:ascii="Times New Roman" w:hAnsi="Times New Roman" w:cs="Times New Roman"/>
          <w:sz w:val="24"/>
        </w:rPr>
        <w:t xml:space="preserve"> and all have the same level of precedence.</w:t>
      </w:r>
    </w:p>
    <w:p w:rsidR="0051303E" w:rsidRPr="009A3944" w:rsidRDefault="0051303E" w:rsidP="0051303E">
      <w:pPr>
        <w:numPr>
          <w:ilvl w:val="0"/>
          <w:numId w:val="11"/>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A C++ program that prints three lines of output must contain three statements using </w:t>
      </w:r>
      <w:r w:rsidRPr="009A3944">
        <w:rPr>
          <w:rFonts w:ascii="Courier New" w:hAnsi="Courier New" w:cs="Courier New"/>
        </w:rPr>
        <w:t>cout</w:t>
      </w:r>
      <w:r w:rsidRPr="009A3944">
        <w:rPr>
          <w:rFonts w:ascii="Times New Roman" w:hAnsi="Times New Roman" w:cs="Times New Roman"/>
          <w:sz w:val="24"/>
        </w:rPr>
        <w:t xml:space="preserve"> and the stream insertion operator.</w:t>
      </w:r>
    </w:p>
    <w:p w:rsidR="0051303E" w:rsidRPr="009A3944" w:rsidRDefault="0051303E" w:rsidP="0051303E">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Write a single C++ statement to accomplish each of the following (assume that </w:t>
      </w:r>
      <w:r w:rsidRPr="009A3944">
        <w:rPr>
          <w:rFonts w:ascii="Courier New" w:hAnsi="Courier New" w:cs="Courier New"/>
        </w:rPr>
        <w:t>using</w:t>
      </w:r>
      <w:r w:rsidRPr="009A3944">
        <w:rPr>
          <w:rFonts w:ascii="Times New Roman" w:hAnsi="Times New Roman" w:cs="Times New Roman"/>
          <w:sz w:val="24"/>
        </w:rPr>
        <w:t xml:space="preserve"> declarations have not been used):</w:t>
      </w:r>
    </w:p>
    <w:p w:rsidR="0051303E" w:rsidRPr="009A3944" w:rsidRDefault="0051303E" w:rsidP="0051303E">
      <w:pPr>
        <w:numPr>
          <w:ilvl w:val="0"/>
          <w:numId w:val="12"/>
        </w:numPr>
        <w:spacing w:before="100" w:beforeAutospacing="1" w:after="100" w:afterAutospacing="1" w:line="360" w:lineRule="auto"/>
        <w:rPr>
          <w:rFonts w:ascii="Times New Roman" w:hAnsi="Times New Roman" w:cs="Times New Roman"/>
          <w:sz w:val="24"/>
        </w:rPr>
      </w:pPr>
      <w:r w:rsidRPr="009A3944">
        <w:rPr>
          <w:rFonts w:ascii="Times New Roman" w:hAnsi="Times New Roman" w:cs="Times New Roman"/>
          <w:sz w:val="24"/>
        </w:rPr>
        <w:t xml:space="preserve">Declare the variables </w:t>
      </w:r>
      <w:r w:rsidRPr="009A3944">
        <w:rPr>
          <w:rFonts w:ascii="Courier New" w:hAnsi="Courier New" w:cs="Courier New"/>
        </w:rPr>
        <w:t>c</w:t>
      </w:r>
      <w:r w:rsidRPr="009A3944">
        <w:rPr>
          <w:rFonts w:ascii="Times New Roman" w:hAnsi="Times New Roman" w:cs="Times New Roman"/>
          <w:sz w:val="24"/>
        </w:rPr>
        <w:t xml:space="preserve">, </w:t>
      </w:r>
      <w:r w:rsidRPr="009A3944">
        <w:rPr>
          <w:rFonts w:ascii="Courier New" w:hAnsi="Courier New" w:cs="Courier New"/>
        </w:rPr>
        <w:t>thisIsAVariable</w:t>
      </w:r>
      <w:r w:rsidRPr="009A3944">
        <w:rPr>
          <w:rFonts w:ascii="Times New Roman" w:hAnsi="Times New Roman" w:cs="Times New Roman"/>
          <w:sz w:val="24"/>
        </w:rPr>
        <w:t xml:space="preserve">, </w:t>
      </w:r>
      <w:r w:rsidRPr="009A3944">
        <w:rPr>
          <w:rFonts w:ascii="Courier New" w:hAnsi="Courier New" w:cs="Courier New"/>
        </w:rPr>
        <w:t>q76354</w:t>
      </w:r>
      <w:r w:rsidRPr="009A3944">
        <w:rPr>
          <w:rFonts w:ascii="Times New Roman" w:hAnsi="Times New Roman" w:cs="Times New Roman"/>
          <w:sz w:val="24"/>
        </w:rPr>
        <w:t xml:space="preserve"> and </w:t>
      </w:r>
      <w:r w:rsidRPr="009A3944">
        <w:rPr>
          <w:rFonts w:ascii="Courier New" w:hAnsi="Courier New" w:cs="Courier New"/>
        </w:rPr>
        <w:t>number</w:t>
      </w:r>
      <w:r w:rsidRPr="009A3944">
        <w:rPr>
          <w:rFonts w:ascii="Times New Roman" w:hAnsi="Times New Roman" w:cs="Times New Roman"/>
          <w:sz w:val="24"/>
        </w:rPr>
        <w:t xml:space="preserve"> to be of type </w:t>
      </w:r>
      <w:r w:rsidRPr="009A3944">
        <w:rPr>
          <w:rFonts w:ascii="Courier New" w:hAnsi="Courier New" w:cs="Courier New"/>
        </w:rPr>
        <w:t>int</w:t>
      </w:r>
      <w:r w:rsidRPr="009A3944">
        <w:rPr>
          <w:rFonts w:ascii="Times New Roman" w:hAnsi="Times New Roman" w:cs="Times New Roman"/>
          <w:sz w:val="24"/>
        </w:rPr>
        <w:t>.</w:t>
      </w:r>
    </w:p>
    <w:p w:rsidR="0051303E" w:rsidRPr="009A3944" w:rsidRDefault="0051303E" w:rsidP="0051303E">
      <w:pPr>
        <w:spacing w:before="100" w:beforeAutospacing="1" w:after="100" w:afterAutospacing="1" w:line="360" w:lineRule="auto"/>
        <w:ind w:left="720"/>
        <w:rPr>
          <w:rFonts w:ascii="Times New Roman" w:hAnsi="Times New Roman" w:cs="Times New Roman"/>
          <w:sz w:val="24"/>
        </w:rPr>
      </w:pPr>
      <w:r w:rsidRPr="009A3944">
        <w:rPr>
          <w:rFonts w:ascii="Times New Roman" w:hAnsi="Times New Roman" w:cs="Times New Roman"/>
          <w:sz w:val="24"/>
        </w:rPr>
        <w:t>__________________________________________________________________</w:t>
      </w:r>
    </w:p>
    <w:p w:rsidR="0051303E" w:rsidRPr="009A3944" w:rsidRDefault="0051303E" w:rsidP="0051303E">
      <w:pPr>
        <w:numPr>
          <w:ilvl w:val="0"/>
          <w:numId w:val="12"/>
        </w:numPr>
        <w:spacing w:before="100" w:beforeAutospacing="1" w:after="100" w:afterAutospacing="1" w:line="360" w:lineRule="auto"/>
        <w:rPr>
          <w:rFonts w:ascii="Times New Roman" w:hAnsi="Times New Roman" w:cs="Times New Roman"/>
          <w:sz w:val="24"/>
        </w:rPr>
      </w:pPr>
      <w:r w:rsidRPr="009A3944">
        <w:rPr>
          <w:rFonts w:ascii="Times New Roman" w:hAnsi="Times New Roman" w:cs="Times New Roman"/>
          <w:sz w:val="24"/>
        </w:rPr>
        <w:t>Prompt the user to enter an integer. End your prompting message with a colon (</w:t>
      </w:r>
      <w:r w:rsidRPr="009A3944">
        <w:rPr>
          <w:rFonts w:ascii="Courier New" w:hAnsi="Courier New" w:cs="Courier New"/>
        </w:rPr>
        <w:t>:</w:t>
      </w:r>
      <w:r w:rsidRPr="009A3944">
        <w:rPr>
          <w:rFonts w:ascii="Times New Roman" w:hAnsi="Times New Roman" w:cs="Times New Roman"/>
          <w:sz w:val="24"/>
        </w:rPr>
        <w:t>) followed by a space and leave the cursor positioned after the space.</w:t>
      </w:r>
    </w:p>
    <w:p w:rsidR="0051303E" w:rsidRPr="009A3944" w:rsidRDefault="0051303E" w:rsidP="0051303E">
      <w:pPr>
        <w:pStyle w:val="ListParagraph"/>
        <w:spacing w:before="100" w:beforeAutospacing="1" w:after="100" w:afterAutospacing="1" w:line="360" w:lineRule="auto"/>
        <w:rPr>
          <w:rFonts w:ascii="Times New Roman" w:eastAsia="Times New Roman" w:hAnsi="Times New Roman" w:cs="Times New Roman"/>
          <w:sz w:val="24"/>
          <w:szCs w:val="24"/>
        </w:rPr>
      </w:pPr>
      <w:r w:rsidRPr="009A3944">
        <w:rPr>
          <w:rFonts w:ascii="Times New Roman" w:eastAsia="Times New Roman" w:hAnsi="Times New Roman" w:cs="Times New Roman"/>
          <w:sz w:val="24"/>
          <w:szCs w:val="24"/>
        </w:rPr>
        <w:t>__________________________________________________________________</w:t>
      </w:r>
    </w:p>
    <w:p w:rsidR="0051303E" w:rsidRPr="009A3944" w:rsidRDefault="0051303E" w:rsidP="0051303E">
      <w:pPr>
        <w:numPr>
          <w:ilvl w:val="0"/>
          <w:numId w:val="12"/>
        </w:numPr>
        <w:spacing w:before="100" w:beforeAutospacing="1" w:after="100" w:afterAutospacing="1" w:line="360" w:lineRule="auto"/>
        <w:rPr>
          <w:rFonts w:ascii="Times New Roman" w:hAnsi="Times New Roman" w:cs="Times New Roman"/>
          <w:sz w:val="24"/>
        </w:rPr>
      </w:pPr>
      <w:r w:rsidRPr="009A3944">
        <w:rPr>
          <w:rFonts w:ascii="Times New Roman" w:hAnsi="Times New Roman" w:cs="Times New Roman"/>
          <w:sz w:val="24"/>
        </w:rPr>
        <w:t xml:space="preserve">Read an integer from the user at the keyboard and store the value entered in integer variable </w:t>
      </w:r>
      <w:r w:rsidRPr="009A3944">
        <w:rPr>
          <w:rFonts w:ascii="Courier New" w:hAnsi="Courier New" w:cs="Courier New"/>
        </w:rPr>
        <w:t>age</w:t>
      </w:r>
      <w:r w:rsidRPr="009A3944">
        <w:rPr>
          <w:rFonts w:ascii="Times New Roman" w:hAnsi="Times New Roman" w:cs="Times New Roman"/>
          <w:sz w:val="24"/>
        </w:rPr>
        <w:t>.</w:t>
      </w:r>
    </w:p>
    <w:p w:rsidR="0051303E" w:rsidRPr="009A3944" w:rsidRDefault="0051303E" w:rsidP="0051303E">
      <w:pPr>
        <w:pStyle w:val="ListParagraph"/>
        <w:spacing w:before="100" w:beforeAutospacing="1" w:after="100" w:afterAutospacing="1" w:line="360" w:lineRule="auto"/>
        <w:rPr>
          <w:rFonts w:ascii="Times New Roman" w:eastAsia="Times New Roman" w:hAnsi="Times New Roman" w:cs="Times New Roman"/>
          <w:sz w:val="24"/>
          <w:szCs w:val="24"/>
        </w:rPr>
      </w:pPr>
      <w:r w:rsidRPr="009A3944">
        <w:rPr>
          <w:rFonts w:ascii="Times New Roman" w:eastAsia="Times New Roman" w:hAnsi="Times New Roman" w:cs="Times New Roman"/>
          <w:sz w:val="24"/>
          <w:szCs w:val="24"/>
        </w:rPr>
        <w:t>__________________________________________________________________</w:t>
      </w:r>
    </w:p>
    <w:p w:rsidR="0051303E" w:rsidRPr="009A3944" w:rsidRDefault="0051303E" w:rsidP="0051303E">
      <w:pPr>
        <w:numPr>
          <w:ilvl w:val="0"/>
          <w:numId w:val="12"/>
        </w:numPr>
        <w:spacing w:before="100" w:beforeAutospacing="1" w:after="100" w:afterAutospacing="1" w:line="360" w:lineRule="auto"/>
        <w:rPr>
          <w:rFonts w:ascii="Times New Roman" w:hAnsi="Times New Roman" w:cs="Times New Roman"/>
          <w:sz w:val="24"/>
        </w:rPr>
      </w:pPr>
      <w:r w:rsidRPr="009A3944">
        <w:rPr>
          <w:rFonts w:ascii="Times New Roman" w:hAnsi="Times New Roman" w:cs="Times New Roman"/>
          <w:sz w:val="24"/>
        </w:rPr>
        <w:t xml:space="preserve">If the variable </w:t>
      </w:r>
      <w:r w:rsidRPr="009A3944">
        <w:rPr>
          <w:rFonts w:ascii="Courier New" w:hAnsi="Courier New" w:cs="Courier New"/>
        </w:rPr>
        <w:t>number</w:t>
      </w:r>
      <w:r w:rsidRPr="009A3944">
        <w:rPr>
          <w:rFonts w:ascii="Times New Roman" w:hAnsi="Times New Roman" w:cs="Times New Roman"/>
          <w:sz w:val="24"/>
        </w:rPr>
        <w:t xml:space="preserve"> is not equal to </w:t>
      </w:r>
      <w:r w:rsidRPr="009A3944">
        <w:rPr>
          <w:rFonts w:ascii="Courier New" w:hAnsi="Courier New" w:cs="Courier New"/>
        </w:rPr>
        <w:t>7</w:t>
      </w:r>
      <w:r w:rsidRPr="009A3944">
        <w:rPr>
          <w:rFonts w:ascii="Times New Roman" w:hAnsi="Times New Roman" w:cs="Times New Roman"/>
          <w:sz w:val="24"/>
        </w:rPr>
        <w:t xml:space="preserve">, print </w:t>
      </w:r>
      <w:r w:rsidRPr="009A3944">
        <w:rPr>
          <w:rFonts w:ascii="Courier New" w:hAnsi="Courier New" w:cs="Courier New"/>
        </w:rPr>
        <w:t>"The variable number is not equal to 7"</w:t>
      </w:r>
      <w:r w:rsidRPr="009A3944">
        <w:rPr>
          <w:rFonts w:ascii="Times New Roman" w:hAnsi="Times New Roman" w:cs="Times New Roman"/>
          <w:sz w:val="24"/>
        </w:rPr>
        <w:t>.</w:t>
      </w:r>
    </w:p>
    <w:p w:rsidR="0051303E" w:rsidRPr="009A3944" w:rsidRDefault="0051303E" w:rsidP="0051303E">
      <w:pPr>
        <w:pStyle w:val="ListParagraph"/>
        <w:spacing w:before="100" w:beforeAutospacing="1" w:after="100" w:afterAutospacing="1" w:line="360" w:lineRule="auto"/>
        <w:rPr>
          <w:rFonts w:ascii="Times New Roman" w:eastAsia="Times New Roman" w:hAnsi="Times New Roman" w:cs="Times New Roman"/>
          <w:sz w:val="24"/>
          <w:szCs w:val="24"/>
        </w:rPr>
      </w:pPr>
      <w:r w:rsidRPr="009A3944">
        <w:rPr>
          <w:rFonts w:ascii="Times New Roman" w:eastAsia="Times New Roman" w:hAnsi="Times New Roman" w:cs="Times New Roman"/>
          <w:sz w:val="24"/>
          <w:szCs w:val="24"/>
        </w:rPr>
        <w:t>__________________________________________________________________</w:t>
      </w:r>
    </w:p>
    <w:p w:rsidR="0051303E" w:rsidRPr="009A3944" w:rsidRDefault="0051303E" w:rsidP="0051303E">
      <w:pPr>
        <w:numPr>
          <w:ilvl w:val="0"/>
          <w:numId w:val="12"/>
        </w:numPr>
        <w:spacing w:before="100" w:beforeAutospacing="1" w:after="100" w:afterAutospacing="1" w:line="360" w:lineRule="auto"/>
        <w:rPr>
          <w:rFonts w:ascii="Times New Roman" w:hAnsi="Times New Roman" w:cs="Times New Roman"/>
          <w:sz w:val="24"/>
        </w:rPr>
      </w:pPr>
      <w:r w:rsidRPr="009A3944">
        <w:rPr>
          <w:rFonts w:ascii="Times New Roman" w:hAnsi="Times New Roman" w:cs="Times New Roman"/>
          <w:sz w:val="24"/>
        </w:rPr>
        <w:t xml:space="preserve">Print the message </w:t>
      </w:r>
      <w:r w:rsidRPr="009A3944">
        <w:rPr>
          <w:rFonts w:ascii="Courier New" w:hAnsi="Courier New" w:cs="Courier New"/>
        </w:rPr>
        <w:t>"This is a C++ program"</w:t>
      </w:r>
      <w:r w:rsidRPr="009A3944">
        <w:rPr>
          <w:rFonts w:ascii="Times New Roman" w:hAnsi="Times New Roman" w:cs="Times New Roman"/>
          <w:sz w:val="24"/>
        </w:rPr>
        <w:t xml:space="preserve"> on one line.</w:t>
      </w:r>
    </w:p>
    <w:p w:rsidR="002843BF" w:rsidRPr="009A3944" w:rsidRDefault="0051303E" w:rsidP="005E2B93">
      <w:pPr>
        <w:pStyle w:val="ListParagraph"/>
        <w:spacing w:before="100" w:beforeAutospacing="1" w:after="100" w:afterAutospacing="1" w:line="360" w:lineRule="auto"/>
        <w:rPr>
          <w:rFonts w:ascii="Times New Roman" w:hAnsi="Times New Roman" w:cs="Times New Roman"/>
          <w:sz w:val="24"/>
        </w:rPr>
      </w:pPr>
      <w:r w:rsidRPr="009A3944">
        <w:rPr>
          <w:rFonts w:ascii="Times New Roman" w:eastAsia="Times New Roman" w:hAnsi="Times New Roman" w:cs="Times New Roman"/>
          <w:sz w:val="24"/>
          <w:szCs w:val="24"/>
        </w:rPr>
        <w:t>__________________________________________________________________</w:t>
      </w:r>
    </w:p>
    <w:p w:rsidR="0051303E" w:rsidRPr="009A3944" w:rsidRDefault="0051303E" w:rsidP="0051303E">
      <w:pPr>
        <w:numPr>
          <w:ilvl w:val="0"/>
          <w:numId w:val="12"/>
        </w:numPr>
        <w:spacing w:before="100" w:beforeAutospacing="1" w:after="100" w:afterAutospacing="1" w:line="360" w:lineRule="auto"/>
        <w:rPr>
          <w:rFonts w:ascii="Times New Roman" w:hAnsi="Times New Roman" w:cs="Times New Roman"/>
          <w:sz w:val="24"/>
        </w:rPr>
      </w:pPr>
      <w:r w:rsidRPr="009A3944">
        <w:rPr>
          <w:rFonts w:ascii="Times New Roman" w:hAnsi="Times New Roman" w:cs="Times New Roman"/>
          <w:sz w:val="24"/>
        </w:rPr>
        <w:t xml:space="preserve">Print the message </w:t>
      </w:r>
      <w:r w:rsidRPr="009A3944">
        <w:rPr>
          <w:rFonts w:ascii="Courier New" w:hAnsi="Courier New" w:cs="Courier New"/>
        </w:rPr>
        <w:t>"This is a C++ program"</w:t>
      </w:r>
      <w:r w:rsidRPr="009A3944">
        <w:rPr>
          <w:rFonts w:ascii="Times New Roman" w:hAnsi="Times New Roman" w:cs="Times New Roman"/>
          <w:sz w:val="24"/>
        </w:rPr>
        <w:t xml:space="preserve"> on two lines. End the first line with C++.</w:t>
      </w:r>
    </w:p>
    <w:p w:rsidR="0051303E" w:rsidRPr="009A3944" w:rsidRDefault="0051303E" w:rsidP="0051303E">
      <w:pPr>
        <w:pStyle w:val="ListParagraph"/>
        <w:spacing w:before="100" w:beforeAutospacing="1" w:after="100" w:afterAutospacing="1" w:line="360" w:lineRule="auto"/>
        <w:rPr>
          <w:rFonts w:ascii="Times New Roman" w:eastAsia="Times New Roman" w:hAnsi="Times New Roman" w:cs="Times New Roman"/>
          <w:sz w:val="24"/>
          <w:szCs w:val="24"/>
        </w:rPr>
      </w:pPr>
      <w:r w:rsidRPr="009A3944">
        <w:rPr>
          <w:rFonts w:ascii="Times New Roman" w:eastAsia="Times New Roman" w:hAnsi="Times New Roman" w:cs="Times New Roman"/>
          <w:sz w:val="24"/>
          <w:szCs w:val="24"/>
        </w:rPr>
        <w:t>__________________________________________________________________</w:t>
      </w:r>
    </w:p>
    <w:p w:rsidR="0051303E" w:rsidRPr="009A3944" w:rsidRDefault="0051303E" w:rsidP="0051303E">
      <w:pPr>
        <w:numPr>
          <w:ilvl w:val="0"/>
          <w:numId w:val="12"/>
        </w:numPr>
        <w:spacing w:before="100" w:beforeAutospacing="1" w:after="100" w:afterAutospacing="1" w:line="360" w:lineRule="auto"/>
        <w:rPr>
          <w:rFonts w:ascii="Times New Roman" w:hAnsi="Times New Roman" w:cs="Times New Roman"/>
          <w:sz w:val="24"/>
        </w:rPr>
      </w:pPr>
      <w:r w:rsidRPr="009A3944">
        <w:rPr>
          <w:rFonts w:ascii="Times New Roman" w:hAnsi="Times New Roman" w:cs="Times New Roman"/>
          <w:sz w:val="24"/>
        </w:rPr>
        <w:t xml:space="preserve">Print the message </w:t>
      </w:r>
      <w:r w:rsidRPr="009A3944">
        <w:rPr>
          <w:rFonts w:ascii="Courier New" w:hAnsi="Courier New" w:cs="Courier New"/>
        </w:rPr>
        <w:t>"This is a C++ program"</w:t>
      </w:r>
      <w:r w:rsidRPr="009A3944">
        <w:rPr>
          <w:rFonts w:ascii="Times New Roman" w:hAnsi="Times New Roman" w:cs="Times New Roman"/>
          <w:sz w:val="24"/>
        </w:rPr>
        <w:t xml:space="preserve"> with each word on a separate line.</w:t>
      </w:r>
    </w:p>
    <w:p w:rsidR="0051303E" w:rsidRPr="009A3944" w:rsidRDefault="0051303E" w:rsidP="0051303E">
      <w:pPr>
        <w:pStyle w:val="ListParagraph"/>
        <w:spacing w:before="100" w:beforeAutospacing="1" w:after="100" w:afterAutospacing="1" w:line="360" w:lineRule="auto"/>
        <w:rPr>
          <w:rFonts w:ascii="Times New Roman" w:eastAsia="Times New Roman" w:hAnsi="Times New Roman" w:cs="Times New Roman"/>
          <w:sz w:val="24"/>
          <w:szCs w:val="24"/>
        </w:rPr>
      </w:pPr>
      <w:r w:rsidRPr="009A3944">
        <w:rPr>
          <w:rFonts w:ascii="Times New Roman" w:eastAsia="Times New Roman" w:hAnsi="Times New Roman" w:cs="Times New Roman"/>
          <w:sz w:val="24"/>
          <w:szCs w:val="24"/>
        </w:rPr>
        <w:t>__________________________________________________________________</w:t>
      </w:r>
    </w:p>
    <w:p w:rsidR="0051303E" w:rsidRPr="009A3944" w:rsidRDefault="0051303E" w:rsidP="0051303E">
      <w:pPr>
        <w:numPr>
          <w:ilvl w:val="0"/>
          <w:numId w:val="12"/>
        </w:numPr>
        <w:spacing w:before="100" w:beforeAutospacing="1" w:after="100" w:afterAutospacing="1" w:line="360" w:lineRule="auto"/>
        <w:rPr>
          <w:rFonts w:ascii="Times New Roman" w:hAnsi="Times New Roman" w:cs="Times New Roman"/>
          <w:sz w:val="24"/>
        </w:rPr>
      </w:pPr>
      <w:r w:rsidRPr="009A3944">
        <w:rPr>
          <w:rFonts w:ascii="Times New Roman" w:hAnsi="Times New Roman" w:cs="Times New Roman"/>
          <w:sz w:val="24"/>
        </w:rPr>
        <w:t xml:space="preserve">Print the message </w:t>
      </w:r>
      <w:r w:rsidRPr="009A3944">
        <w:rPr>
          <w:rFonts w:ascii="Courier New" w:hAnsi="Courier New" w:cs="Courier New"/>
        </w:rPr>
        <w:t>"This is a C++ program"</w:t>
      </w:r>
      <w:r w:rsidRPr="009A3944">
        <w:rPr>
          <w:rFonts w:ascii="Times New Roman" w:hAnsi="Times New Roman" w:cs="Times New Roman"/>
          <w:sz w:val="24"/>
        </w:rPr>
        <w:t xml:space="preserve"> with each word separated from the next by a tab.</w:t>
      </w:r>
    </w:p>
    <w:p w:rsidR="0051303E" w:rsidRPr="009A3944" w:rsidRDefault="0051303E" w:rsidP="0051303E">
      <w:pPr>
        <w:pStyle w:val="ListParagraph"/>
        <w:spacing w:before="100" w:beforeAutospacing="1" w:after="100" w:afterAutospacing="1" w:line="360" w:lineRule="auto"/>
        <w:rPr>
          <w:rFonts w:ascii="Times New Roman" w:eastAsia="Times New Roman" w:hAnsi="Times New Roman" w:cs="Times New Roman"/>
          <w:sz w:val="24"/>
          <w:szCs w:val="24"/>
        </w:rPr>
      </w:pPr>
      <w:r w:rsidRPr="009A3944">
        <w:rPr>
          <w:rFonts w:ascii="Times New Roman" w:eastAsia="Times New Roman" w:hAnsi="Times New Roman" w:cs="Times New Roman"/>
          <w:sz w:val="24"/>
          <w:szCs w:val="24"/>
        </w:rPr>
        <w:t>__________________________________________________________________</w:t>
      </w:r>
    </w:p>
    <w:p w:rsidR="0051303E" w:rsidRPr="009A3944" w:rsidRDefault="0051303E" w:rsidP="0051303E">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Write a statement (or comment) to accomplish each of the following (assume that </w:t>
      </w:r>
      <w:r w:rsidRPr="009A3944">
        <w:rPr>
          <w:rFonts w:ascii="Courier New" w:hAnsi="Courier New" w:cs="Courier New"/>
        </w:rPr>
        <w:t>using</w:t>
      </w:r>
      <w:r w:rsidRPr="009A3944">
        <w:rPr>
          <w:rFonts w:ascii="Times New Roman" w:hAnsi="Times New Roman" w:cs="Times New Roman"/>
          <w:sz w:val="24"/>
        </w:rPr>
        <w:t xml:space="preserve"> declarations have been used):</w:t>
      </w:r>
    </w:p>
    <w:p w:rsidR="0051303E" w:rsidRPr="009A3944" w:rsidRDefault="0051303E" w:rsidP="0051303E">
      <w:pPr>
        <w:numPr>
          <w:ilvl w:val="0"/>
          <w:numId w:val="13"/>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State that a program calculates the product of three integers.</w:t>
      </w:r>
    </w:p>
    <w:p w:rsidR="0051303E" w:rsidRPr="009A3944" w:rsidRDefault="0051303E" w:rsidP="0051303E">
      <w:pPr>
        <w:pStyle w:val="ListParagraph"/>
        <w:spacing w:before="100" w:beforeAutospacing="1" w:after="100" w:afterAutospacing="1" w:line="360" w:lineRule="auto"/>
        <w:rPr>
          <w:rFonts w:ascii="Times New Roman" w:eastAsia="Times New Roman" w:hAnsi="Times New Roman" w:cs="Times New Roman"/>
          <w:sz w:val="24"/>
          <w:szCs w:val="24"/>
        </w:rPr>
      </w:pPr>
      <w:r w:rsidRPr="009A3944">
        <w:rPr>
          <w:rFonts w:ascii="Times New Roman" w:eastAsia="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w:t>
      </w:r>
    </w:p>
    <w:p w:rsidR="0051303E" w:rsidRPr="009A3944" w:rsidRDefault="0051303E" w:rsidP="0051303E">
      <w:pPr>
        <w:numPr>
          <w:ilvl w:val="0"/>
          <w:numId w:val="13"/>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Declare the variables </w:t>
      </w:r>
      <w:r w:rsidRPr="009A3944">
        <w:rPr>
          <w:rFonts w:ascii="Courier New" w:hAnsi="Courier New" w:cs="Courier New"/>
        </w:rPr>
        <w:t>x</w:t>
      </w:r>
      <w:r w:rsidRPr="009A3944">
        <w:rPr>
          <w:rFonts w:ascii="Times New Roman" w:hAnsi="Times New Roman" w:cs="Times New Roman"/>
          <w:sz w:val="24"/>
        </w:rPr>
        <w:t xml:space="preserve">, </w:t>
      </w:r>
      <w:r w:rsidRPr="009A3944">
        <w:rPr>
          <w:rFonts w:ascii="Courier New" w:hAnsi="Courier New" w:cs="Courier New"/>
        </w:rPr>
        <w:t>y</w:t>
      </w:r>
      <w:r w:rsidRPr="009A3944">
        <w:rPr>
          <w:rFonts w:ascii="Times New Roman" w:hAnsi="Times New Roman" w:cs="Times New Roman"/>
          <w:sz w:val="24"/>
        </w:rPr>
        <w:t xml:space="preserve">, </w:t>
      </w:r>
      <w:r w:rsidRPr="009A3944">
        <w:rPr>
          <w:rFonts w:ascii="Courier New" w:hAnsi="Courier New" w:cs="Courier New"/>
        </w:rPr>
        <w:t>z</w:t>
      </w:r>
      <w:r w:rsidRPr="009A3944">
        <w:rPr>
          <w:rFonts w:ascii="Times New Roman" w:hAnsi="Times New Roman" w:cs="Times New Roman"/>
          <w:sz w:val="24"/>
        </w:rPr>
        <w:t xml:space="preserve"> and </w:t>
      </w:r>
      <w:r w:rsidRPr="009A3944">
        <w:rPr>
          <w:rFonts w:ascii="Courier New" w:hAnsi="Courier New" w:cs="Courier New"/>
        </w:rPr>
        <w:t>result</w:t>
      </w:r>
      <w:r w:rsidRPr="009A3944">
        <w:rPr>
          <w:rFonts w:ascii="Times New Roman" w:hAnsi="Times New Roman" w:cs="Times New Roman"/>
          <w:sz w:val="24"/>
        </w:rPr>
        <w:t xml:space="preserve"> to be of type </w:t>
      </w:r>
      <w:r w:rsidRPr="009A3944">
        <w:rPr>
          <w:rFonts w:ascii="Courier New" w:hAnsi="Courier New" w:cs="Courier New"/>
        </w:rPr>
        <w:t>int</w:t>
      </w:r>
      <w:r w:rsidRPr="009A3944">
        <w:rPr>
          <w:rFonts w:ascii="Times New Roman" w:hAnsi="Times New Roman" w:cs="Times New Roman"/>
          <w:sz w:val="24"/>
        </w:rPr>
        <w:t xml:space="preserve"> (in separate statements).</w:t>
      </w:r>
    </w:p>
    <w:p w:rsidR="0051303E" w:rsidRPr="009A3944" w:rsidRDefault="0051303E" w:rsidP="0051303E">
      <w:pPr>
        <w:pStyle w:val="ListParagraph"/>
        <w:spacing w:before="100" w:beforeAutospacing="1" w:after="100" w:afterAutospacing="1" w:line="360" w:lineRule="auto"/>
        <w:rPr>
          <w:rFonts w:ascii="Times New Roman" w:eastAsia="Times New Roman" w:hAnsi="Times New Roman" w:cs="Times New Roman"/>
          <w:sz w:val="24"/>
          <w:szCs w:val="24"/>
        </w:rPr>
      </w:pPr>
      <w:r w:rsidRPr="009A3944">
        <w:rPr>
          <w:rFonts w:ascii="Times New Roman" w:eastAsia="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w:t>
      </w:r>
    </w:p>
    <w:p w:rsidR="0051303E" w:rsidRPr="009A3944" w:rsidRDefault="0051303E" w:rsidP="0051303E">
      <w:pPr>
        <w:numPr>
          <w:ilvl w:val="0"/>
          <w:numId w:val="13"/>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Prompt the user to enter three integers.</w:t>
      </w:r>
    </w:p>
    <w:p w:rsidR="0051303E" w:rsidRPr="009A3944" w:rsidRDefault="0051303E" w:rsidP="0051303E">
      <w:pPr>
        <w:pStyle w:val="ListParagraph"/>
        <w:spacing w:before="100" w:beforeAutospacing="1" w:after="100" w:afterAutospacing="1" w:line="360" w:lineRule="auto"/>
        <w:rPr>
          <w:rFonts w:ascii="Times New Roman" w:eastAsia="Times New Roman" w:hAnsi="Times New Roman" w:cs="Times New Roman"/>
          <w:sz w:val="24"/>
          <w:szCs w:val="24"/>
        </w:rPr>
      </w:pPr>
      <w:r w:rsidRPr="009A3944">
        <w:rPr>
          <w:rFonts w:ascii="Times New Roman" w:eastAsia="Times New Roman" w:hAnsi="Times New Roman" w:cs="Times New Roman"/>
          <w:sz w:val="24"/>
          <w:szCs w:val="24"/>
        </w:rPr>
        <w:t>__________________________________________________________________</w:t>
      </w:r>
    </w:p>
    <w:p w:rsidR="0051303E" w:rsidRPr="009A3944" w:rsidRDefault="0051303E" w:rsidP="0051303E">
      <w:pPr>
        <w:numPr>
          <w:ilvl w:val="0"/>
          <w:numId w:val="13"/>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Read three integers from the keyboard and store them in the variables </w:t>
      </w:r>
      <w:r w:rsidRPr="009A3944">
        <w:rPr>
          <w:rFonts w:ascii="Courier New" w:hAnsi="Courier New" w:cs="Courier New"/>
        </w:rPr>
        <w:t>x</w:t>
      </w:r>
      <w:r w:rsidRPr="009A3944">
        <w:rPr>
          <w:rFonts w:ascii="Times New Roman" w:hAnsi="Times New Roman" w:cs="Times New Roman"/>
          <w:sz w:val="24"/>
        </w:rPr>
        <w:t xml:space="preserve">, </w:t>
      </w:r>
      <w:r w:rsidRPr="009A3944">
        <w:rPr>
          <w:rFonts w:ascii="Courier New" w:hAnsi="Courier New" w:cs="Courier New"/>
        </w:rPr>
        <w:t>y</w:t>
      </w:r>
      <w:r w:rsidRPr="009A3944">
        <w:rPr>
          <w:rFonts w:ascii="Times New Roman" w:hAnsi="Times New Roman" w:cs="Times New Roman"/>
          <w:sz w:val="24"/>
        </w:rPr>
        <w:t xml:space="preserve"> and </w:t>
      </w:r>
      <w:r w:rsidRPr="009A3944">
        <w:rPr>
          <w:rFonts w:ascii="Courier New" w:hAnsi="Courier New" w:cs="Courier New"/>
        </w:rPr>
        <w:t>z</w:t>
      </w:r>
      <w:r w:rsidRPr="009A3944">
        <w:rPr>
          <w:rFonts w:ascii="Times New Roman" w:hAnsi="Times New Roman" w:cs="Times New Roman"/>
          <w:sz w:val="24"/>
        </w:rPr>
        <w:t>.</w:t>
      </w:r>
    </w:p>
    <w:p w:rsidR="0051303E" w:rsidRPr="009A3944" w:rsidRDefault="0051303E" w:rsidP="0051303E">
      <w:pPr>
        <w:pStyle w:val="ListParagraph"/>
        <w:spacing w:before="100" w:beforeAutospacing="1" w:after="100" w:afterAutospacing="1" w:line="360" w:lineRule="auto"/>
        <w:rPr>
          <w:rFonts w:ascii="Times New Roman" w:eastAsia="Times New Roman" w:hAnsi="Times New Roman" w:cs="Times New Roman"/>
          <w:sz w:val="24"/>
          <w:szCs w:val="24"/>
        </w:rPr>
      </w:pPr>
      <w:r w:rsidRPr="009A3944">
        <w:rPr>
          <w:rFonts w:ascii="Times New Roman" w:eastAsia="Times New Roman" w:hAnsi="Times New Roman" w:cs="Times New Roman"/>
          <w:sz w:val="24"/>
          <w:szCs w:val="24"/>
        </w:rPr>
        <w:t>____________________________________________________________________________________________________________________________________</w:t>
      </w:r>
    </w:p>
    <w:p w:rsidR="0051303E" w:rsidRPr="009A3944" w:rsidRDefault="0051303E" w:rsidP="0051303E">
      <w:pPr>
        <w:numPr>
          <w:ilvl w:val="0"/>
          <w:numId w:val="13"/>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Compute the product of the three integers contained in variables </w:t>
      </w:r>
      <w:r w:rsidRPr="009A3944">
        <w:rPr>
          <w:rFonts w:ascii="Courier New" w:hAnsi="Courier New" w:cs="Courier New"/>
        </w:rPr>
        <w:t>x</w:t>
      </w:r>
      <w:r w:rsidRPr="009A3944">
        <w:rPr>
          <w:rFonts w:ascii="Times New Roman" w:hAnsi="Times New Roman" w:cs="Times New Roman"/>
          <w:sz w:val="24"/>
        </w:rPr>
        <w:t xml:space="preserve">, </w:t>
      </w:r>
      <w:r w:rsidRPr="009A3944">
        <w:rPr>
          <w:rFonts w:ascii="Courier New" w:hAnsi="Courier New" w:cs="Courier New"/>
        </w:rPr>
        <w:t>y</w:t>
      </w:r>
      <w:r w:rsidRPr="009A3944">
        <w:rPr>
          <w:rFonts w:ascii="Times New Roman" w:hAnsi="Times New Roman" w:cs="Times New Roman"/>
          <w:sz w:val="24"/>
        </w:rPr>
        <w:t xml:space="preserve"> and </w:t>
      </w:r>
      <w:r w:rsidRPr="009A3944">
        <w:rPr>
          <w:rFonts w:ascii="Courier New" w:hAnsi="Courier New" w:cs="Courier New"/>
        </w:rPr>
        <w:t>z</w:t>
      </w:r>
      <w:r w:rsidRPr="009A3944">
        <w:rPr>
          <w:rFonts w:ascii="Times New Roman" w:hAnsi="Times New Roman" w:cs="Times New Roman"/>
          <w:sz w:val="24"/>
        </w:rPr>
        <w:t xml:space="preserve">, and assign the result to the variable </w:t>
      </w:r>
      <w:r w:rsidRPr="009A3944">
        <w:rPr>
          <w:rFonts w:ascii="Courier New" w:hAnsi="Courier New" w:cs="Courier New"/>
        </w:rPr>
        <w:t>result</w:t>
      </w:r>
      <w:r w:rsidRPr="009A3944">
        <w:rPr>
          <w:rFonts w:ascii="Times New Roman" w:hAnsi="Times New Roman" w:cs="Times New Roman"/>
          <w:sz w:val="24"/>
        </w:rPr>
        <w:t>.</w:t>
      </w:r>
    </w:p>
    <w:p w:rsidR="0051303E" w:rsidRPr="009A3944" w:rsidRDefault="0051303E" w:rsidP="0051303E">
      <w:pPr>
        <w:pStyle w:val="ListParagraph"/>
        <w:spacing w:before="100" w:beforeAutospacing="1" w:after="100" w:afterAutospacing="1" w:line="360" w:lineRule="auto"/>
        <w:rPr>
          <w:rFonts w:ascii="Times New Roman" w:eastAsia="Times New Roman" w:hAnsi="Times New Roman" w:cs="Times New Roman"/>
          <w:sz w:val="24"/>
          <w:szCs w:val="24"/>
        </w:rPr>
      </w:pPr>
      <w:r w:rsidRPr="009A3944">
        <w:rPr>
          <w:rFonts w:ascii="Times New Roman" w:eastAsia="Times New Roman" w:hAnsi="Times New Roman" w:cs="Times New Roman"/>
          <w:sz w:val="24"/>
          <w:szCs w:val="24"/>
        </w:rPr>
        <w:t>____________________________________________________________________________________________________________________________________</w:t>
      </w:r>
    </w:p>
    <w:p w:rsidR="0051303E" w:rsidRPr="009A3944" w:rsidRDefault="0051303E" w:rsidP="0051303E">
      <w:pPr>
        <w:numPr>
          <w:ilvl w:val="0"/>
          <w:numId w:val="13"/>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Print </w:t>
      </w:r>
      <w:r w:rsidRPr="009A3944">
        <w:rPr>
          <w:rFonts w:ascii="Courier New" w:hAnsi="Courier New" w:cs="Courier New"/>
        </w:rPr>
        <w:t>"The product is "</w:t>
      </w:r>
      <w:r w:rsidRPr="009A3944">
        <w:rPr>
          <w:rFonts w:ascii="Times New Roman" w:hAnsi="Times New Roman" w:cs="Times New Roman"/>
          <w:sz w:val="24"/>
        </w:rPr>
        <w:t xml:space="preserve"> followed by the value of the variable </w:t>
      </w:r>
      <w:r w:rsidRPr="009A3944">
        <w:rPr>
          <w:rFonts w:ascii="Courier New" w:hAnsi="Courier New" w:cs="Courier New"/>
        </w:rPr>
        <w:t>result</w:t>
      </w:r>
      <w:r w:rsidRPr="009A3944">
        <w:rPr>
          <w:rFonts w:ascii="Times New Roman" w:hAnsi="Times New Roman" w:cs="Times New Roman"/>
          <w:sz w:val="24"/>
        </w:rPr>
        <w:t>.</w:t>
      </w:r>
    </w:p>
    <w:p w:rsidR="0051303E" w:rsidRPr="009A3944" w:rsidRDefault="0051303E" w:rsidP="0051303E">
      <w:pPr>
        <w:pStyle w:val="ListParagraph"/>
        <w:spacing w:before="100" w:beforeAutospacing="1" w:after="100" w:afterAutospacing="1" w:line="360" w:lineRule="auto"/>
        <w:rPr>
          <w:rFonts w:ascii="Times New Roman" w:eastAsia="Times New Roman" w:hAnsi="Times New Roman" w:cs="Times New Roman"/>
          <w:sz w:val="24"/>
          <w:szCs w:val="24"/>
        </w:rPr>
      </w:pPr>
      <w:r w:rsidRPr="009A3944">
        <w:rPr>
          <w:rFonts w:ascii="Times New Roman" w:eastAsia="Times New Roman" w:hAnsi="Times New Roman" w:cs="Times New Roman"/>
          <w:sz w:val="24"/>
          <w:szCs w:val="24"/>
        </w:rPr>
        <w:t>__________________________________________________________________</w:t>
      </w:r>
    </w:p>
    <w:p w:rsidR="0051303E" w:rsidRPr="009A3944" w:rsidRDefault="0051303E" w:rsidP="0051303E">
      <w:pPr>
        <w:numPr>
          <w:ilvl w:val="0"/>
          <w:numId w:val="13"/>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Return a value from </w:t>
      </w:r>
      <w:r w:rsidRPr="009A3944">
        <w:rPr>
          <w:rFonts w:ascii="Courier New" w:hAnsi="Courier New" w:cs="Courier New"/>
        </w:rPr>
        <w:t>main</w:t>
      </w:r>
      <w:r w:rsidRPr="009A3944">
        <w:rPr>
          <w:rFonts w:ascii="Times New Roman" w:hAnsi="Times New Roman" w:cs="Times New Roman"/>
          <w:sz w:val="24"/>
        </w:rPr>
        <w:t xml:space="preserve"> indicating that the program terminated successfully.</w:t>
      </w:r>
    </w:p>
    <w:p w:rsidR="0051303E" w:rsidRPr="009A3944" w:rsidRDefault="0051303E" w:rsidP="0051303E">
      <w:pPr>
        <w:pStyle w:val="ListParagraph"/>
        <w:spacing w:before="100" w:beforeAutospacing="1" w:after="100" w:afterAutospacing="1" w:line="360" w:lineRule="auto"/>
        <w:rPr>
          <w:rFonts w:ascii="Times New Roman" w:eastAsia="Times New Roman" w:hAnsi="Times New Roman" w:cs="Times New Roman"/>
          <w:sz w:val="24"/>
          <w:szCs w:val="24"/>
        </w:rPr>
      </w:pPr>
      <w:r w:rsidRPr="009A3944">
        <w:rPr>
          <w:rFonts w:ascii="Times New Roman" w:eastAsia="Times New Roman" w:hAnsi="Times New Roman" w:cs="Times New Roman"/>
          <w:sz w:val="24"/>
          <w:szCs w:val="24"/>
        </w:rPr>
        <w:t>__________________________________________________________________</w:t>
      </w:r>
    </w:p>
    <w:p w:rsidR="0051303E" w:rsidRPr="009A3944" w:rsidRDefault="0051303E" w:rsidP="0051303E">
      <w:pPr>
        <w:pStyle w:val="doctext"/>
        <w:numPr>
          <w:ilvl w:val="0"/>
          <w:numId w:val="13"/>
        </w:numPr>
      </w:pPr>
      <w:r w:rsidRPr="009A3944">
        <w:t>Using the statements you wrote above, write a complete program that calculates and displays the product of three integers. Add comments to the code where appropriate. [</w:t>
      </w:r>
      <w:r w:rsidRPr="009A3944">
        <w:rPr>
          <w:rStyle w:val="docemphasis"/>
        </w:rPr>
        <w:t>Note:</w:t>
      </w:r>
      <w:r w:rsidRPr="009A3944">
        <w:t xml:space="preserve"> You will need to write the necessary </w:t>
      </w:r>
      <w:r w:rsidRPr="009A3944">
        <w:rPr>
          <w:rStyle w:val="HTMLTypewriter"/>
        </w:rPr>
        <w:t>using</w:t>
      </w:r>
      <w:r w:rsidRPr="009A3944">
        <w:t xml:space="preserve"> declarations.]</w:t>
      </w:r>
    </w:p>
    <w:p w:rsidR="0051303E" w:rsidRPr="009A3944" w:rsidRDefault="0051303E" w:rsidP="0051303E">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Identify and correct the errors in each of the following statements (assume that the statement </w:t>
      </w:r>
      <w:r w:rsidRPr="009A3944">
        <w:rPr>
          <w:rFonts w:ascii="Courier New" w:hAnsi="Courier New" w:cs="Courier New"/>
        </w:rPr>
        <w:t>using std::cout</w:t>
      </w:r>
      <w:r w:rsidRPr="009A3944">
        <w:rPr>
          <w:rFonts w:ascii="Times New Roman" w:hAnsi="Times New Roman" w:cs="Times New Roman"/>
          <w:sz w:val="24"/>
        </w:rPr>
        <w:t>; is used):</w:t>
      </w:r>
    </w:p>
    <w:p w:rsidR="0051303E" w:rsidRPr="009A3944" w:rsidRDefault="0051303E" w:rsidP="0051303E">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if ( c &lt; 7 );</w:t>
      </w:r>
    </w:p>
    <w:p w:rsidR="0051303E" w:rsidRPr="009A3944" w:rsidRDefault="0051303E" w:rsidP="005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cout &lt;&lt; "c is less than 7\n";</w:t>
      </w:r>
    </w:p>
    <w:p w:rsidR="0051303E" w:rsidRPr="009A3944" w:rsidRDefault="0051303E" w:rsidP="005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p>
    <w:p w:rsidR="0051303E" w:rsidRPr="009A3944" w:rsidRDefault="0051303E" w:rsidP="0051303E">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if ( c =&gt; 7 )</w:t>
      </w:r>
    </w:p>
    <w:p w:rsidR="0051303E" w:rsidRPr="009A3944" w:rsidRDefault="0051303E" w:rsidP="005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cout &lt;&lt; "c is equal to or greater than 7\n";</w:t>
      </w:r>
    </w:p>
    <w:p w:rsidR="005C1E1C" w:rsidRPr="009A3944" w:rsidRDefault="005C1E1C" w:rsidP="005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4"/>
        </w:rPr>
      </w:pPr>
    </w:p>
    <w:p w:rsidR="0051303E" w:rsidRPr="009A3944" w:rsidRDefault="0051303E" w:rsidP="005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4"/>
        </w:rPr>
      </w:pPr>
      <w:r w:rsidRPr="009A3944">
        <w:rPr>
          <w:rFonts w:ascii="Times New Roman" w:hAnsi="Times New Roman" w:cs="Times New Roman"/>
          <w:b/>
          <w:sz w:val="24"/>
        </w:rPr>
        <w:t>Introduction to Classes and Objects</w:t>
      </w:r>
    </w:p>
    <w:p w:rsidR="0051303E" w:rsidRPr="009A3944" w:rsidRDefault="0051303E" w:rsidP="005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4"/>
        </w:rPr>
      </w:pPr>
    </w:p>
    <w:p w:rsidR="0051303E" w:rsidRPr="009A3944" w:rsidRDefault="0051303E" w:rsidP="0051303E">
      <w:pPr>
        <w:pStyle w:val="doctext"/>
        <w:spacing w:before="0" w:beforeAutospacing="0" w:after="0" w:afterAutospacing="0"/>
      </w:pPr>
      <w:r w:rsidRPr="009A3944">
        <w:t>Modern OO languages provide the programmer with three capabilities that improve and simplify the design of programs: encapsulation, inheritance, and polymorphism (or generic functionality).</w:t>
      </w:r>
    </w:p>
    <w:p w:rsidR="0051303E" w:rsidRPr="009A3944" w:rsidRDefault="0051303E" w:rsidP="0051303E">
      <w:pPr>
        <w:pStyle w:val="doctext"/>
        <w:rPr>
          <w:i/>
          <w:iCs/>
        </w:rPr>
      </w:pPr>
      <w:r w:rsidRPr="009A3944">
        <w:t xml:space="preserve">Related topics involve </w:t>
      </w:r>
      <w:r w:rsidRPr="009A3944">
        <w:rPr>
          <w:i/>
          <w:iCs/>
        </w:rPr>
        <w:t xml:space="preserve">objects, classes, </w:t>
      </w:r>
      <w:r w:rsidRPr="009A3944">
        <w:t xml:space="preserve">and </w:t>
      </w:r>
      <w:r w:rsidRPr="009A3944">
        <w:rPr>
          <w:i/>
          <w:iCs/>
        </w:rPr>
        <w:t xml:space="preserve">data abstraction. </w:t>
      </w:r>
    </w:p>
    <w:p w:rsidR="0051303E" w:rsidRPr="009A3944" w:rsidRDefault="0051303E" w:rsidP="005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rPr>
      </w:pPr>
      <w:r w:rsidRPr="009A3944">
        <w:rPr>
          <w:rFonts w:ascii="Times New Roman" w:hAnsi="Times New Roman" w:cs="Times New Roman"/>
          <w:b/>
          <w:i/>
          <w:sz w:val="24"/>
        </w:rPr>
        <w:t>Abstraction</w:t>
      </w:r>
      <w:r w:rsidRPr="009A3944">
        <w:rPr>
          <w:rFonts w:ascii="Times New Roman" w:hAnsi="Times New Roman" w:cs="Times New Roman"/>
          <w:i/>
          <w:sz w:val="24"/>
        </w:rPr>
        <w:t xml:space="preserve"> </w:t>
      </w:r>
      <w:r w:rsidRPr="009A3944">
        <w:rPr>
          <w:rFonts w:ascii="Times New Roman" w:hAnsi="Times New Roman" w:cs="Times New Roman"/>
          <w:sz w:val="24"/>
        </w:rPr>
        <w:t>in the object oriented world generalizes the characteristics and behaviors of an item. Example: Automobile.</w:t>
      </w:r>
    </w:p>
    <w:p w:rsidR="0051303E" w:rsidRPr="009A3944" w:rsidRDefault="0051303E" w:rsidP="005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i/>
          <w:sz w:val="24"/>
        </w:rPr>
      </w:pPr>
    </w:p>
    <w:p w:rsidR="0051303E" w:rsidRPr="009A3944" w:rsidRDefault="0051303E" w:rsidP="005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rPr>
      </w:pPr>
      <w:r w:rsidRPr="009A3944">
        <w:rPr>
          <w:rFonts w:ascii="Times New Roman" w:hAnsi="Times New Roman" w:cs="Times New Roman"/>
          <w:b/>
          <w:i/>
          <w:sz w:val="24"/>
        </w:rPr>
        <w:t xml:space="preserve">Encapsulation </w:t>
      </w:r>
      <w:r w:rsidRPr="009A3944">
        <w:rPr>
          <w:rFonts w:ascii="Times New Roman" w:hAnsi="Times New Roman" w:cs="Times New Roman"/>
          <w:sz w:val="24"/>
        </w:rPr>
        <w:t>conceals the functional details of an object from other objects, i.e., the object operates as a black box. Example: The functionality of brake is hidden.</w:t>
      </w:r>
    </w:p>
    <w:p w:rsidR="0051303E" w:rsidRPr="009A3944" w:rsidRDefault="0051303E" w:rsidP="005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4"/>
        </w:rPr>
      </w:pPr>
    </w:p>
    <w:p w:rsidR="0051303E" w:rsidRPr="009A3944" w:rsidRDefault="0051303E" w:rsidP="005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rPr>
      </w:pPr>
      <w:r w:rsidRPr="009A3944">
        <w:rPr>
          <w:rFonts w:ascii="Times New Roman" w:hAnsi="Times New Roman" w:cs="Times New Roman"/>
          <w:b/>
          <w:i/>
          <w:sz w:val="24"/>
        </w:rPr>
        <w:t xml:space="preserve">Inheritance </w:t>
      </w:r>
      <w:r w:rsidRPr="009A3944">
        <w:rPr>
          <w:rFonts w:ascii="Times New Roman" w:hAnsi="Times New Roman" w:cs="Times New Roman"/>
          <w:sz w:val="24"/>
        </w:rPr>
        <w:t>is a way to form new classes using classes that have already been defined. Inheritance is employed to help reuse of existing code with little or no modification.</w:t>
      </w:r>
      <w:r w:rsidRPr="009A3944">
        <w:rPr>
          <w:rFonts w:ascii="Times New Roman" w:hAnsi="Times New Roman" w:cs="Times New Roman"/>
          <w:b/>
          <w:sz w:val="24"/>
        </w:rPr>
        <w:t xml:space="preserve"> </w:t>
      </w:r>
      <w:r w:rsidRPr="009A3944">
        <w:rPr>
          <w:rFonts w:ascii="Times New Roman" w:hAnsi="Times New Roman" w:cs="Times New Roman"/>
          <w:sz w:val="24"/>
        </w:rPr>
        <w:t>Example: Animal, Tiger.</w:t>
      </w:r>
    </w:p>
    <w:p w:rsidR="0051303E" w:rsidRPr="009A3944" w:rsidRDefault="0051303E" w:rsidP="0051303E">
      <w:pPr>
        <w:pStyle w:val="doctext"/>
      </w:pPr>
      <w:r w:rsidRPr="009A3944">
        <w:rPr>
          <w:b/>
          <w:i/>
          <w:iCs/>
        </w:rPr>
        <w:t>Polymorphism</w:t>
      </w:r>
      <w:r w:rsidRPr="009A3944">
        <w:rPr>
          <w:b/>
          <w:i/>
        </w:rPr>
        <w:t xml:space="preserve"> </w:t>
      </w:r>
      <w:r w:rsidRPr="009A3944">
        <w:t>refers to the ability of executing different operations in response to the same message.</w:t>
      </w:r>
      <w:r w:rsidRPr="009A3944">
        <w:rPr>
          <w:b/>
        </w:rPr>
        <w:t xml:space="preserve"> </w:t>
      </w:r>
      <w:r w:rsidRPr="009A3944">
        <w:t>Example: Movement in various types of animals such as Frog, Bird, Snake, Fish etc.</w:t>
      </w:r>
    </w:p>
    <w:p w:rsidR="0051303E" w:rsidRPr="009A3944" w:rsidRDefault="0051303E" w:rsidP="005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sz w:val="24"/>
        </w:rPr>
      </w:pPr>
      <w:r w:rsidRPr="009A3944">
        <w:rPr>
          <w:rFonts w:ascii="Times New Roman" w:hAnsi="Times New Roman" w:cs="Times New Roman"/>
          <w:b/>
          <w:sz w:val="24"/>
        </w:rPr>
        <w:t>Classes and Objects</w:t>
      </w:r>
    </w:p>
    <w:p w:rsidR="0051303E" w:rsidRPr="009A3944" w:rsidRDefault="0051303E" w:rsidP="0051303E">
      <w:pPr>
        <w:pStyle w:val="doctext"/>
      </w:pPr>
      <w:r w:rsidRPr="009A3944">
        <w:t xml:space="preserve">Suppose you want to drive a car and make it go faster by pressing down on its accelerator pedal. What must happen before you can do this? Well, before you can drive a car, someone has to design it and build it. A car typically begins as engineering drawings, similar to the blueprints used to design a house. These drawings include the design for an accelerator pedal that the driver will use to make the car go </w:t>
      </w:r>
      <w:bookmarkStart w:id="119" w:name="idd1e21142"/>
      <w:bookmarkStart w:id="120" w:name="idd1e21139"/>
      <w:bookmarkStart w:id="121" w:name="idd1e21136"/>
      <w:bookmarkStart w:id="122" w:name="idd1e21133"/>
      <w:bookmarkStart w:id="123" w:name="idd1e21130"/>
      <w:bookmarkStart w:id="124" w:name="idd1e21127"/>
      <w:bookmarkStart w:id="125" w:name="idd1e21122"/>
      <w:bookmarkStart w:id="126" w:name="idd1e21117"/>
      <w:bookmarkEnd w:id="119"/>
      <w:bookmarkEnd w:id="120"/>
      <w:bookmarkEnd w:id="121"/>
      <w:bookmarkEnd w:id="122"/>
      <w:bookmarkEnd w:id="123"/>
      <w:bookmarkEnd w:id="124"/>
      <w:bookmarkEnd w:id="125"/>
      <w:bookmarkEnd w:id="126"/>
      <w:r w:rsidRPr="009A3944">
        <w:t>faster. In a sense, the pedal "hides" the complex mechanisms that actually make the car go faster, just as the brake pedal "hides" the mechanisms that slow the car, the steering wheel "hides" the mechanisms that turn the car and so on. This enables people with little or no knowledge of how cars are engineered to drive a car easily, simply by using the accelerator pedal, the brake pedal, the steering wheel, the transmission shifting mechanism and other such simple and user-friendly "interfaces" to the car's complex internal mechanisms.</w:t>
      </w:r>
    </w:p>
    <w:p w:rsidR="0051303E" w:rsidRPr="009A3944" w:rsidRDefault="0051303E" w:rsidP="0051303E">
      <w:pPr>
        <w:pStyle w:val="doctext"/>
      </w:pPr>
      <w:r w:rsidRPr="009A3944">
        <w:t>Unfortunately, you cannot drive the engineering drawings of a car before you can drive a car, it must be built from the engineering drawings that describe it. A completed car will have an actual accelerator pedal to make the car go faster. But even that's not enough the car will not accelerate on its own, so the driver must press the accelerator pedal to tell the car to go faster.</w:t>
      </w:r>
    </w:p>
    <w:p w:rsidR="0051303E" w:rsidRPr="009A3944" w:rsidRDefault="0051303E" w:rsidP="0051303E">
      <w:pPr>
        <w:pStyle w:val="doctext"/>
      </w:pPr>
      <w:r w:rsidRPr="009A3944">
        <w:rPr>
          <w:rFonts w:eastAsiaTheme="minorHAnsi"/>
        </w:rPr>
        <w:t xml:space="preserve">Performing a task in a program requires a function (such as main). The function describes the mechanisms that actually perform its tasks. The function hides from its user the complex tasks that it performs, just as the accelerator pedal of a car hides from the driver the complex mechanisms of making the car go faster. In C++, we begin by creating a program unit called a </w:t>
      </w:r>
      <w:r w:rsidRPr="009A3944">
        <w:rPr>
          <w:rFonts w:eastAsiaTheme="minorHAnsi"/>
          <w:b/>
          <w:i/>
        </w:rPr>
        <w:t>class</w:t>
      </w:r>
      <w:r w:rsidRPr="009A3944">
        <w:rPr>
          <w:rFonts w:eastAsiaTheme="minorHAnsi"/>
        </w:rPr>
        <w:t xml:space="preserve"> to house a function, just as a car's engineering drawings house the design of an accelerator pedal. A function belonging to a class is called a member function. In a class, you provide one or more member functions that are designed to perform the class's tasks.</w:t>
      </w:r>
    </w:p>
    <w:p w:rsidR="0051303E" w:rsidRPr="009A3944" w:rsidRDefault="0051303E" w:rsidP="0051303E">
      <w:pPr>
        <w:pStyle w:val="doctext"/>
      </w:pPr>
      <w:r w:rsidRPr="009A3944">
        <w:t xml:space="preserve">Just as you cannot drive an engineering drawing of a car, you cannot "drive" a class. Just as someone has to build a car from its engineering drawings before you can actually drive the car, you must create an object of a class before you can get a program to perform the tasks the class describes. That is one reason C++ is known as an object-oriented programming language. Note also that just as </w:t>
      </w:r>
      <w:r w:rsidRPr="009A3944">
        <w:rPr>
          <w:rStyle w:val="docemphasis"/>
        </w:rPr>
        <w:t>many</w:t>
      </w:r>
      <w:r w:rsidRPr="009A3944">
        <w:t xml:space="preserve"> cars can be built from the same engineering drawing, </w:t>
      </w:r>
      <w:r w:rsidRPr="009A3944">
        <w:rPr>
          <w:rStyle w:val="docemphasis"/>
        </w:rPr>
        <w:t>many</w:t>
      </w:r>
      <w:r w:rsidRPr="009A3944">
        <w:t xml:space="preserve"> objects can be built from the same class.</w:t>
      </w:r>
    </w:p>
    <w:p w:rsidR="0051303E" w:rsidRPr="009A3944" w:rsidRDefault="0051303E" w:rsidP="0051303E">
      <w:pPr>
        <w:pStyle w:val="doctext"/>
      </w:pPr>
      <w:r w:rsidRPr="009A3944">
        <w:t xml:space="preserve">Thus classes enable data abstraction and data encapsulation. </w:t>
      </w:r>
    </w:p>
    <w:p w:rsidR="0051303E" w:rsidRPr="009A3944" w:rsidRDefault="0051303E" w:rsidP="0051303E">
      <w:pPr>
        <w:pStyle w:val="doctext"/>
      </w:pPr>
      <w:r w:rsidRPr="009A3944">
        <w:t xml:space="preserve">When you drive a car, pressing its gas pedal sends a message to the car to perform a task that is, make the car go faster. Similarly, you send </w:t>
      </w:r>
      <w:bookmarkStart w:id="127" w:name="ch03term40"/>
      <w:bookmarkEnd w:id="127"/>
      <w:r w:rsidRPr="009A3944">
        <w:rPr>
          <w:b/>
          <w:bCs/>
        </w:rPr>
        <w:t>messages</w:t>
      </w:r>
      <w:r w:rsidRPr="009A3944">
        <w:t xml:space="preserve"> to an object each message is known as a </w:t>
      </w:r>
      <w:bookmarkStart w:id="128" w:name="ch03term39"/>
      <w:bookmarkEnd w:id="128"/>
      <w:r w:rsidRPr="009A3944">
        <w:rPr>
          <w:b/>
          <w:bCs/>
        </w:rPr>
        <w:t>member-function call</w:t>
      </w:r>
      <w:r w:rsidRPr="009A3944">
        <w:t xml:space="preserve"> and tells a member function of the object to perform its task. This is often called </w:t>
      </w:r>
      <w:r w:rsidRPr="009A3944">
        <w:rPr>
          <w:rStyle w:val="docemphstrong"/>
        </w:rPr>
        <w:t>requesting a service from an object</w:t>
      </w:r>
      <w:r w:rsidRPr="009A3944">
        <w:t>.</w:t>
      </w:r>
    </w:p>
    <w:p w:rsidR="0051303E" w:rsidRPr="009A3944" w:rsidRDefault="0051303E" w:rsidP="0051303E">
      <w:pPr>
        <w:pStyle w:val="doctext"/>
        <w:spacing w:before="0" w:beforeAutospacing="0" w:after="0" w:afterAutospacing="0"/>
      </w:pPr>
      <w:r w:rsidRPr="009A3944">
        <w:t xml:space="preserve">In addition to the capabilities a car provides, it also has many </w:t>
      </w:r>
      <w:r w:rsidRPr="009A3944">
        <w:rPr>
          <w:b/>
          <w:bCs/>
        </w:rPr>
        <w:t>attributes</w:t>
      </w:r>
      <w:r w:rsidRPr="009A3944">
        <w:t xml:space="preserve">, such as its color, the number of doors, the amount of gas in its tank, its current speed and its total miles driven (i.e., its odometer reading). Like the car's capabilities, these attributes are represented as part of a car's design in its engineering diagrams. As you drive a car, these attributes are always associated with the car. </w:t>
      </w:r>
      <w:r w:rsidRPr="009A3944">
        <w:rPr>
          <w:b/>
          <w:i/>
        </w:rPr>
        <w:t>Every car maintains its own attributes</w:t>
      </w:r>
      <w:r w:rsidRPr="009A3944">
        <w:t>. For example, each car knows how much gas is in its own gas tank, but not how much is in the tanks of other cars. Similarly, an object has attributes that are carried with the object as it is used in a program. These attributes are specified as part of the object's class.</w:t>
      </w:r>
    </w:p>
    <w:p w:rsidR="0051303E" w:rsidRPr="009A3944" w:rsidRDefault="0051303E" w:rsidP="0051303E">
      <w:pPr>
        <w:pStyle w:val="doctext"/>
        <w:spacing w:before="0" w:beforeAutospacing="0" w:after="0" w:afterAutospacing="0"/>
      </w:pPr>
      <w:r w:rsidRPr="009A3944">
        <w:t xml:space="preserve">A class is created using the keyword </w:t>
      </w:r>
      <w:r w:rsidRPr="009A3944">
        <w:rPr>
          <w:b/>
          <w:bCs/>
        </w:rPr>
        <w:t>class</w:t>
      </w:r>
      <w:r w:rsidRPr="009A3944">
        <w:t xml:space="preserve">. </w:t>
      </w:r>
    </w:p>
    <w:p w:rsidR="0051303E" w:rsidRPr="009A3944" w:rsidRDefault="0051303E" w:rsidP="0051303E">
      <w:pPr>
        <w:rPr>
          <w:rFonts w:ascii="Times New Roman" w:hAnsi="Times New Roman" w:cs="Times New Roman"/>
          <w:sz w:val="24"/>
        </w:rPr>
      </w:pPr>
    </w:p>
    <w:p w:rsidR="0051303E" w:rsidRPr="009A3944" w:rsidRDefault="0051303E" w:rsidP="0051303E">
      <w:pPr>
        <w:pStyle w:val="doctext"/>
        <w:spacing w:before="0" w:beforeAutospacing="0" w:after="0" w:afterAutospacing="0"/>
      </w:pPr>
      <w:r w:rsidRPr="009A3944">
        <w:t xml:space="preserve">A class can contain private as well as public members. By default, all items defined in a class are </w:t>
      </w:r>
      <w:r w:rsidRPr="009A3944">
        <w:rPr>
          <w:b/>
          <w:bCs/>
        </w:rPr>
        <w:t>private</w:t>
      </w:r>
      <w:r w:rsidRPr="009A3944">
        <w:t xml:space="preserve">. When the members are declared </w:t>
      </w:r>
      <w:r w:rsidRPr="009A3944">
        <w:rPr>
          <w:b/>
          <w:bCs/>
        </w:rPr>
        <w:t>private</w:t>
      </w:r>
      <w:r w:rsidRPr="009A3944">
        <w:t xml:space="preserve">, only the members of the class can access them but not any other part of your program. </w:t>
      </w:r>
    </w:p>
    <w:p w:rsidR="0051303E" w:rsidRPr="009A3944" w:rsidRDefault="0051303E" w:rsidP="0051303E">
      <w:pPr>
        <w:rPr>
          <w:rFonts w:ascii="Times New Roman" w:hAnsi="Times New Roman" w:cs="Times New Roman"/>
          <w:sz w:val="24"/>
        </w:rPr>
      </w:pPr>
    </w:p>
    <w:p w:rsidR="0051303E" w:rsidRPr="009A3944" w:rsidRDefault="0051303E" w:rsidP="0051303E">
      <w:pPr>
        <w:pStyle w:val="doctext"/>
        <w:spacing w:before="0" w:beforeAutospacing="0" w:after="0" w:afterAutospacing="0"/>
      </w:pPr>
      <w:r w:rsidRPr="009A3944">
        <w:t xml:space="preserve">This is one way encapsulation is achieved—you can tightly control access to certain items of data by keeping them private. You can also define </w:t>
      </w:r>
      <w:r w:rsidRPr="009A3944">
        <w:rPr>
          <w:b/>
          <w:bCs/>
        </w:rPr>
        <w:t>private</w:t>
      </w:r>
      <w:r w:rsidRPr="009A3944">
        <w:t xml:space="preserve"> functions, which can be called only by other members of the class.</w:t>
      </w:r>
    </w:p>
    <w:p w:rsidR="0051303E" w:rsidRPr="009A3944" w:rsidRDefault="0051303E" w:rsidP="0051303E">
      <w:pPr>
        <w:pStyle w:val="doctext"/>
        <w:spacing w:before="0" w:beforeAutospacing="0" w:after="0" w:afterAutospacing="0"/>
      </w:pPr>
    </w:p>
    <w:p w:rsidR="0051303E" w:rsidRPr="009A3944" w:rsidRDefault="0051303E" w:rsidP="0051303E">
      <w:pPr>
        <w:pStyle w:val="doctext"/>
        <w:spacing w:before="0" w:beforeAutospacing="0" w:after="0" w:afterAutospacing="0"/>
      </w:pPr>
      <w:r w:rsidRPr="009A3944">
        <w:t xml:space="preserve">To make parts of a class public (i.e., accessible to other parts of your program), you must declare them after the </w:t>
      </w:r>
      <w:r w:rsidRPr="009A3944">
        <w:rPr>
          <w:b/>
          <w:bCs/>
        </w:rPr>
        <w:t xml:space="preserve">public </w:t>
      </w:r>
      <w:r w:rsidRPr="009A3944">
        <w:t>keyword.</w:t>
      </w:r>
    </w:p>
    <w:p w:rsidR="0051303E" w:rsidRPr="009A3944" w:rsidRDefault="0051303E" w:rsidP="0051303E">
      <w:pPr>
        <w:rPr>
          <w:rFonts w:ascii="Times New Roman" w:hAnsi="Times New Roman" w:cs="Times New Roman"/>
          <w:sz w:val="24"/>
        </w:rPr>
      </w:pPr>
    </w:p>
    <w:p w:rsidR="0051303E" w:rsidRPr="009A3944" w:rsidRDefault="0051303E" w:rsidP="0051303E">
      <w:pPr>
        <w:pStyle w:val="doctext"/>
        <w:spacing w:before="0" w:beforeAutospacing="0" w:after="0" w:afterAutospacing="0"/>
      </w:pPr>
      <w:r w:rsidRPr="009A3944">
        <w:t xml:space="preserve">All variables or functions defined after the </w:t>
      </w:r>
      <w:r w:rsidRPr="009A3944">
        <w:rPr>
          <w:b/>
          <w:bCs/>
        </w:rPr>
        <w:t xml:space="preserve">public </w:t>
      </w:r>
      <w:r w:rsidRPr="009A3944">
        <w:t>specifier are accessible by all other functions in your program.</w:t>
      </w:r>
    </w:p>
    <w:p w:rsidR="0051303E" w:rsidRPr="009A3944" w:rsidRDefault="0051303E" w:rsidP="0051303E">
      <w:pPr>
        <w:rPr>
          <w:rFonts w:ascii="Times New Roman" w:hAnsi="Times New Roman" w:cs="Times New Roman"/>
          <w:sz w:val="24"/>
        </w:rPr>
      </w:pPr>
    </w:p>
    <w:p w:rsidR="0051303E" w:rsidRPr="009A3944" w:rsidRDefault="0051303E" w:rsidP="0051303E">
      <w:pPr>
        <w:rPr>
          <w:rFonts w:ascii="Times New Roman" w:hAnsi="Times New Roman" w:cs="Times New Roman"/>
          <w:sz w:val="24"/>
        </w:rPr>
      </w:pPr>
      <w:r w:rsidRPr="009A3944">
        <w:rPr>
          <w:rFonts w:ascii="Times New Roman" w:hAnsi="Times New Roman" w:cs="Times New Roman"/>
          <w:sz w:val="24"/>
        </w:rPr>
        <w:t>Typically, your program will access the private members of a class through its public functions.</w:t>
      </w:r>
    </w:p>
    <w:p w:rsidR="0051303E" w:rsidRPr="009A3944" w:rsidRDefault="0051303E" w:rsidP="0051303E">
      <w:pPr>
        <w:rPr>
          <w:rFonts w:ascii="Times New Roman" w:hAnsi="Times New Roman" w:cs="Times New Roman"/>
          <w:sz w:val="24"/>
        </w:rPr>
      </w:pPr>
    </w:p>
    <w:p w:rsidR="0051303E" w:rsidRPr="009A3944" w:rsidRDefault="0051303E" w:rsidP="0051303E">
      <w:pPr>
        <w:rPr>
          <w:rFonts w:ascii="Times New Roman" w:hAnsi="Times New Roman" w:cs="Times New Roman"/>
          <w:sz w:val="24"/>
        </w:rPr>
      </w:pPr>
      <w:r w:rsidRPr="009A3944">
        <w:rPr>
          <w:rFonts w:ascii="Times New Roman" w:hAnsi="Times New Roman" w:cs="Times New Roman"/>
          <w:sz w:val="24"/>
        </w:rPr>
        <w:t>General form of a class definition:</w:t>
      </w:r>
    </w:p>
    <w:p w:rsidR="0051303E" w:rsidRPr="009A3944" w:rsidRDefault="0051303E" w:rsidP="0051303E"/>
    <w:p w:rsidR="0051303E" w:rsidRPr="009A3944" w:rsidRDefault="0051303E" w:rsidP="00243AA5">
      <w:pPr>
        <w:spacing w:line="276" w:lineRule="auto"/>
        <w:rPr>
          <w:rFonts w:ascii="Courier New" w:hAnsi="Courier New"/>
          <w:b/>
        </w:rPr>
      </w:pPr>
      <w:r w:rsidRPr="009A3944">
        <w:rPr>
          <w:rFonts w:ascii="Courier New" w:hAnsi="Courier New"/>
          <w:b/>
        </w:rPr>
        <w:t>class class_name</w:t>
      </w:r>
    </w:p>
    <w:p w:rsidR="0051303E" w:rsidRPr="009A3944" w:rsidRDefault="0051303E" w:rsidP="00243AA5">
      <w:pPr>
        <w:spacing w:line="276" w:lineRule="auto"/>
        <w:rPr>
          <w:rFonts w:ascii="Courier New" w:hAnsi="Courier New"/>
          <w:b/>
        </w:rPr>
      </w:pPr>
      <w:r w:rsidRPr="009A3944">
        <w:rPr>
          <w:rFonts w:ascii="Courier New" w:hAnsi="Courier New"/>
          <w:b/>
        </w:rPr>
        <w:t>{</w:t>
      </w:r>
    </w:p>
    <w:p w:rsidR="0051303E" w:rsidRPr="009A3944" w:rsidRDefault="0051303E" w:rsidP="00243AA5">
      <w:pPr>
        <w:spacing w:line="276" w:lineRule="auto"/>
        <w:rPr>
          <w:rFonts w:ascii="Courier New" w:hAnsi="Courier New"/>
          <w:b/>
        </w:rPr>
      </w:pPr>
      <w:r w:rsidRPr="009A3944">
        <w:rPr>
          <w:rFonts w:ascii="Courier New" w:hAnsi="Courier New"/>
          <w:b/>
        </w:rPr>
        <w:t>private: (optional)</w:t>
      </w:r>
    </w:p>
    <w:p w:rsidR="0051303E" w:rsidRPr="009A3944" w:rsidRDefault="0051303E" w:rsidP="00243AA5">
      <w:pPr>
        <w:spacing w:line="276" w:lineRule="auto"/>
        <w:ind w:firstLine="720"/>
        <w:rPr>
          <w:rFonts w:ascii="Courier New" w:hAnsi="Courier New"/>
          <w:b/>
        </w:rPr>
      </w:pPr>
      <w:r w:rsidRPr="009A3944">
        <w:rPr>
          <w:rFonts w:ascii="Courier New" w:hAnsi="Courier New"/>
          <w:b/>
        </w:rPr>
        <w:t>private data and functions</w:t>
      </w:r>
    </w:p>
    <w:p w:rsidR="0051303E" w:rsidRPr="009A3944" w:rsidRDefault="0051303E" w:rsidP="00243AA5">
      <w:pPr>
        <w:spacing w:line="276" w:lineRule="auto"/>
        <w:rPr>
          <w:rFonts w:ascii="Courier New" w:hAnsi="Courier New"/>
          <w:b/>
        </w:rPr>
      </w:pPr>
      <w:r w:rsidRPr="009A3944">
        <w:rPr>
          <w:rFonts w:ascii="Courier New" w:hAnsi="Courier New"/>
          <w:b/>
        </w:rPr>
        <w:t>public:</w:t>
      </w:r>
    </w:p>
    <w:p w:rsidR="0051303E" w:rsidRPr="009A3944" w:rsidRDefault="0051303E" w:rsidP="00243AA5">
      <w:pPr>
        <w:spacing w:line="276" w:lineRule="auto"/>
        <w:rPr>
          <w:rFonts w:ascii="Courier New" w:hAnsi="Courier New"/>
          <w:b/>
        </w:rPr>
      </w:pPr>
      <w:r w:rsidRPr="009A3944">
        <w:rPr>
          <w:rFonts w:ascii="Courier New" w:hAnsi="Courier New"/>
          <w:b/>
        </w:rPr>
        <w:tab/>
        <w:t>public data and functions</w:t>
      </w:r>
    </w:p>
    <w:p w:rsidR="0051303E" w:rsidRPr="009A3944" w:rsidRDefault="0051303E" w:rsidP="00243AA5">
      <w:pPr>
        <w:spacing w:line="276" w:lineRule="auto"/>
        <w:rPr>
          <w:rFonts w:ascii="Courier New" w:hAnsi="Courier New"/>
          <w:b/>
        </w:rPr>
      </w:pPr>
      <w:r w:rsidRPr="009A3944">
        <w:rPr>
          <w:rFonts w:ascii="Courier New" w:hAnsi="Courier New"/>
          <w:b/>
        </w:rPr>
        <w:t>}object_list;</w:t>
      </w:r>
    </w:p>
    <w:p w:rsidR="00316EBD" w:rsidRPr="009A3944" w:rsidRDefault="00316EBD" w:rsidP="0051303E">
      <w:pPr>
        <w:rPr>
          <w:rFonts w:ascii="Courier New" w:hAnsi="Courier New"/>
          <w:b/>
        </w:rPr>
      </w:pPr>
    </w:p>
    <w:p w:rsidR="0051303E" w:rsidRPr="009A3944" w:rsidRDefault="0051303E" w:rsidP="0051303E">
      <w:pPr>
        <w:rPr>
          <w:rFonts w:ascii="Times New Roman" w:hAnsi="Times New Roman" w:cs="Times New Roman"/>
          <w:sz w:val="24"/>
        </w:rPr>
      </w:pPr>
      <w:r w:rsidRPr="009A3944">
        <w:rPr>
          <w:rFonts w:ascii="Times New Roman" w:hAnsi="Times New Roman" w:cs="Times New Roman"/>
          <w:sz w:val="24"/>
        </w:rPr>
        <w:t>Note : You cannot initialize the variables inside the class declaration. Variables can be initialized using constructors.</w:t>
      </w:r>
    </w:p>
    <w:p w:rsidR="00316EBD" w:rsidRPr="009A3944" w:rsidRDefault="00316EBD" w:rsidP="0051303E">
      <w:pPr>
        <w:rPr>
          <w:rFonts w:ascii="Times New Roman" w:hAnsi="Times New Roman" w:cs="Times New Roman"/>
          <w:sz w:val="24"/>
        </w:rPr>
      </w:pPr>
    </w:p>
    <w:p w:rsidR="0051303E" w:rsidRPr="009A3944" w:rsidRDefault="0051303E" w:rsidP="0051303E">
      <w:pPr>
        <w:rPr>
          <w:rFonts w:ascii="Times New Roman" w:hAnsi="Times New Roman" w:cs="Times New Roman"/>
          <w:b/>
          <w:sz w:val="24"/>
        </w:rPr>
      </w:pPr>
      <w:r w:rsidRPr="009A3944">
        <w:rPr>
          <w:rFonts w:ascii="Times New Roman" w:hAnsi="Times New Roman" w:cs="Times New Roman"/>
          <w:b/>
          <w:sz w:val="24"/>
        </w:rPr>
        <w:t>Defining a Class with a Member Function</w:t>
      </w:r>
    </w:p>
    <w:p w:rsidR="00316EBD" w:rsidRPr="009A3944" w:rsidRDefault="00316EBD" w:rsidP="0051303E">
      <w:pPr>
        <w:autoSpaceDE w:val="0"/>
        <w:autoSpaceDN w:val="0"/>
        <w:adjustRightInd w:val="0"/>
        <w:rPr>
          <w:rFonts w:ascii="Courier New" w:hAnsi="Courier New" w:cs="Courier New"/>
          <w:noProof/>
          <w:szCs w:val="28"/>
        </w:rPr>
      </w:pPr>
    </w:p>
    <w:p w:rsidR="004F0663" w:rsidRPr="009A3944" w:rsidRDefault="009B7F12" w:rsidP="004F0663">
      <w:pPr>
        <w:pStyle w:val="doctext"/>
        <w:spacing w:before="0" w:beforeAutospacing="0" w:after="0" w:afterAutospacing="0"/>
        <w:rPr>
          <w:i/>
        </w:rPr>
      </w:pPr>
      <w:r w:rsidRPr="009A3944">
        <w:rPr>
          <w:i/>
        </w:rPr>
        <w:t>Refer to Pages 71 – 73 in the textbook</w:t>
      </w:r>
      <w:r w:rsidR="004F0663" w:rsidRPr="009A3944">
        <w:rPr>
          <w:i/>
        </w:rPr>
        <w:t xml:space="preserve"> for the program</w:t>
      </w:r>
    </w:p>
    <w:p w:rsidR="0051303E" w:rsidRPr="009A3944" w:rsidRDefault="0051303E" w:rsidP="0051303E">
      <w:pPr>
        <w:spacing w:before="100" w:beforeAutospacing="1" w:after="100" w:afterAutospacing="1"/>
        <w:outlineLvl w:val="3"/>
        <w:rPr>
          <w:rFonts w:ascii="Times New Roman" w:hAnsi="Times New Roman" w:cs="Times New Roman"/>
          <w:b/>
          <w:bCs w:val="0"/>
          <w:sz w:val="24"/>
        </w:rPr>
      </w:pPr>
      <w:r w:rsidRPr="009A3944">
        <w:rPr>
          <w:rFonts w:ascii="Times New Roman" w:hAnsi="Times New Roman" w:cs="Times New Roman"/>
          <w:b/>
          <w:sz w:val="24"/>
        </w:rPr>
        <w:t xml:space="preserve">Class </w:t>
      </w:r>
      <w:r w:rsidRPr="009A3944">
        <w:rPr>
          <w:rFonts w:ascii="Courier New" w:hAnsi="Courier New" w:cs="Courier New"/>
          <w:b/>
        </w:rPr>
        <w:t>GradeBook</w:t>
      </w:r>
    </w:p>
    <w:p w:rsidR="0051303E" w:rsidRPr="009A3944" w:rsidRDefault="0051303E" w:rsidP="0051303E">
      <w:pPr>
        <w:autoSpaceDE w:val="0"/>
        <w:autoSpaceDN w:val="0"/>
        <w:adjustRightInd w:val="0"/>
        <w:rPr>
          <w:rFonts w:ascii="Times New Roman" w:hAnsi="Times New Roman" w:cs="Times New Roman"/>
          <w:sz w:val="24"/>
        </w:rPr>
      </w:pPr>
      <w:r w:rsidRPr="009A3944">
        <w:rPr>
          <w:rFonts w:ascii="Times New Roman" w:hAnsi="Times New Roman" w:cs="Times New Roman"/>
          <w:sz w:val="24"/>
        </w:rPr>
        <w:t>The</w:t>
      </w:r>
      <w:r w:rsidRPr="009A3944">
        <w:t xml:space="preserve"> </w:t>
      </w:r>
      <w:r w:rsidRPr="009A3944">
        <w:rPr>
          <w:rFonts w:ascii="Courier New" w:hAnsi="Courier New" w:cs="Courier New"/>
        </w:rPr>
        <w:t>GradeBook</w:t>
      </w:r>
      <w:r w:rsidRPr="009A3944">
        <w:t xml:space="preserve"> </w:t>
      </w:r>
      <w:bookmarkStart w:id="129" w:name="ch03term9"/>
      <w:bookmarkEnd w:id="129"/>
      <w:r w:rsidRPr="009A3944">
        <w:rPr>
          <w:rFonts w:ascii="Times New Roman" w:hAnsi="Times New Roman" w:cs="Times New Roman"/>
          <w:sz w:val="24"/>
        </w:rPr>
        <w:t>class definition contains a member function called</w:t>
      </w:r>
      <w:r w:rsidRPr="009A3944">
        <w:t xml:space="preserve"> </w:t>
      </w:r>
      <w:r w:rsidRPr="009A3944">
        <w:rPr>
          <w:rFonts w:ascii="Courier New" w:hAnsi="Courier New" w:cs="Courier New"/>
        </w:rPr>
        <w:t>displayMessage</w:t>
      </w:r>
      <w:r w:rsidRPr="009A3944">
        <w:t xml:space="preserve"> </w:t>
      </w:r>
      <w:r w:rsidRPr="009A3944">
        <w:rPr>
          <w:rFonts w:ascii="Times New Roman" w:hAnsi="Times New Roman" w:cs="Times New Roman"/>
          <w:sz w:val="24"/>
        </w:rPr>
        <w:t>that displays a message on the screen . Recall that a class is like a blueprint so we need to make an object of class</w:t>
      </w:r>
      <w:r w:rsidRPr="009A3944">
        <w:t xml:space="preserve"> </w:t>
      </w:r>
      <w:r w:rsidRPr="009A3944">
        <w:rPr>
          <w:rFonts w:ascii="Courier New" w:hAnsi="Courier New" w:cs="Courier New"/>
        </w:rPr>
        <w:t>GradeBook</w:t>
      </w:r>
      <w:r w:rsidRPr="009A3944">
        <w:t xml:space="preserve"> </w:t>
      </w:r>
      <w:r w:rsidRPr="009A3944">
        <w:rPr>
          <w:rFonts w:ascii="Times New Roman" w:hAnsi="Times New Roman" w:cs="Times New Roman"/>
          <w:sz w:val="24"/>
        </w:rPr>
        <w:t>and call its</w:t>
      </w:r>
      <w:r w:rsidRPr="009A3944">
        <w:t xml:space="preserve"> </w:t>
      </w:r>
      <w:r w:rsidRPr="009A3944">
        <w:rPr>
          <w:rFonts w:ascii="Courier New" w:hAnsi="Courier New" w:cs="Courier New"/>
        </w:rPr>
        <w:t>displayMessage</w:t>
      </w:r>
      <w:r w:rsidRPr="009A3944">
        <w:t xml:space="preserve"> </w:t>
      </w:r>
      <w:r w:rsidRPr="009A3944">
        <w:rPr>
          <w:rFonts w:ascii="Times New Roman" w:hAnsi="Times New Roman" w:cs="Times New Roman"/>
          <w:sz w:val="24"/>
        </w:rPr>
        <w:t>member function execute and display the welcome message.</w:t>
      </w:r>
    </w:p>
    <w:p w:rsidR="0051303E" w:rsidRPr="009A3944" w:rsidRDefault="0051303E" w:rsidP="0051303E">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The </w:t>
      </w:r>
      <w:r w:rsidRPr="009A3944">
        <w:rPr>
          <w:rFonts w:ascii="Times New Roman" w:hAnsi="Times New Roman" w:cs="Times New Roman"/>
          <w:b/>
          <w:sz w:val="24"/>
        </w:rPr>
        <w:t>class definition</w:t>
      </w:r>
      <w:r w:rsidRPr="009A3944">
        <w:rPr>
          <w:rFonts w:ascii="Times New Roman" w:hAnsi="Times New Roman" w:cs="Times New Roman"/>
          <w:sz w:val="24"/>
        </w:rPr>
        <w:t xml:space="preserve"> begins with the keyword class followed by the class name </w:t>
      </w:r>
      <w:r w:rsidRPr="009A3944">
        <w:rPr>
          <w:rFonts w:ascii="Courier New" w:hAnsi="Courier New" w:cs="Courier New"/>
        </w:rPr>
        <w:t>GradeBook</w:t>
      </w:r>
      <w:r w:rsidRPr="009A3944">
        <w:rPr>
          <w:rFonts w:ascii="Times New Roman" w:hAnsi="Times New Roman" w:cs="Times New Roman"/>
          <w:sz w:val="24"/>
        </w:rPr>
        <w:t xml:space="preserve">. By convention, the name of a user-defined class begins with a capital letter, and for readability, each subsequent word in the class name begins with a capital letter. This capitalization style is often referred to as </w:t>
      </w:r>
      <w:bookmarkStart w:id="130" w:name="ch03term8"/>
      <w:bookmarkEnd w:id="130"/>
      <w:r w:rsidRPr="009A3944">
        <w:rPr>
          <w:rFonts w:ascii="Times New Roman" w:hAnsi="Times New Roman" w:cs="Times New Roman"/>
          <w:b/>
          <w:sz w:val="24"/>
        </w:rPr>
        <w:t>camel case</w:t>
      </w:r>
      <w:r w:rsidRPr="009A3944">
        <w:rPr>
          <w:rFonts w:ascii="Times New Roman" w:hAnsi="Times New Roman" w:cs="Times New Roman"/>
          <w:sz w:val="24"/>
        </w:rPr>
        <w:t>, because the pattern of uppercase and lowercase letters resembles the silhouette of a camel.</w:t>
      </w:r>
    </w:p>
    <w:p w:rsidR="0051303E" w:rsidRPr="009A3944" w:rsidRDefault="0051303E" w:rsidP="0051303E">
      <w:pPr>
        <w:spacing w:before="100" w:beforeAutospacing="1" w:after="100" w:afterAutospacing="1"/>
        <w:rPr>
          <w:rFonts w:ascii="Times New Roman" w:hAnsi="Times New Roman" w:cs="Times New Roman"/>
          <w:sz w:val="24"/>
        </w:rPr>
      </w:pPr>
      <w:bookmarkStart w:id="131" w:name="idd1e21658"/>
      <w:bookmarkStart w:id="132" w:name="idd1e21655"/>
      <w:bookmarkStart w:id="133" w:name="idd1e21649"/>
      <w:bookmarkStart w:id="134" w:name="idd1e21646"/>
      <w:bookmarkStart w:id="135" w:name="idd1e21640"/>
      <w:bookmarkStart w:id="136" w:name="idd1e21634"/>
      <w:bookmarkStart w:id="137" w:name="idd1e21631"/>
      <w:bookmarkStart w:id="138" w:name="idd1e21625"/>
      <w:bookmarkStart w:id="139" w:name="idd1e21619"/>
      <w:bookmarkStart w:id="140" w:name="idd1e21616"/>
      <w:bookmarkStart w:id="141" w:name="idd1e21611"/>
      <w:bookmarkStart w:id="142" w:name="idd1e21606"/>
      <w:bookmarkStart w:id="143" w:name="idd1e21603"/>
      <w:bookmarkStart w:id="144" w:name="idd1e21600"/>
      <w:bookmarkStart w:id="145" w:name="idd1e21595"/>
      <w:bookmarkStart w:id="146" w:name="idd1e21588"/>
      <w:bookmarkStart w:id="147" w:name="idd1e21582"/>
      <w:bookmarkStart w:id="148" w:name="idd1e21579"/>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r w:rsidRPr="009A3944">
        <w:rPr>
          <w:rFonts w:ascii="Times New Roman" w:hAnsi="Times New Roman" w:cs="Times New Roman"/>
          <w:sz w:val="24"/>
        </w:rPr>
        <w:t xml:space="preserve">Every class's </w:t>
      </w:r>
      <w:bookmarkStart w:id="149" w:name="ch03term6"/>
      <w:bookmarkEnd w:id="149"/>
      <w:r w:rsidRPr="009A3944">
        <w:rPr>
          <w:rFonts w:ascii="Times New Roman" w:hAnsi="Times New Roman" w:cs="Times New Roman"/>
          <w:b/>
          <w:sz w:val="24"/>
        </w:rPr>
        <w:t>body</w:t>
      </w:r>
      <w:r w:rsidRPr="009A3944">
        <w:rPr>
          <w:rFonts w:ascii="Times New Roman" w:hAnsi="Times New Roman" w:cs="Times New Roman"/>
          <w:sz w:val="24"/>
        </w:rPr>
        <w:t xml:space="preserve"> is enclosed in a pair of left and right braces (</w:t>
      </w:r>
      <w:r w:rsidRPr="009A3944">
        <w:rPr>
          <w:rFonts w:ascii="Courier New" w:hAnsi="Courier New" w:cs="Courier New"/>
        </w:rPr>
        <w:t>{</w:t>
      </w:r>
      <w:r w:rsidRPr="009A3944">
        <w:rPr>
          <w:rFonts w:ascii="Times New Roman" w:hAnsi="Times New Roman" w:cs="Times New Roman"/>
          <w:sz w:val="24"/>
        </w:rPr>
        <w:t xml:space="preserve"> and </w:t>
      </w:r>
      <w:r w:rsidRPr="009A3944">
        <w:rPr>
          <w:rFonts w:ascii="Courier New" w:hAnsi="Courier New" w:cs="Courier New"/>
        </w:rPr>
        <w:t>}</w:t>
      </w:r>
      <w:r w:rsidRPr="009A3944">
        <w:rPr>
          <w:rFonts w:ascii="Times New Roman" w:hAnsi="Times New Roman" w:cs="Times New Roman"/>
          <w:sz w:val="24"/>
        </w:rPr>
        <w:t>). The class definition terminates with a semicolon.</w:t>
      </w:r>
    </w:p>
    <w:p w:rsidR="0051303E" w:rsidRPr="009A3944" w:rsidRDefault="0051303E" w:rsidP="0051303E">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Recall that the function </w:t>
      </w:r>
      <w:r w:rsidRPr="009A3944">
        <w:rPr>
          <w:rFonts w:ascii="Courier New" w:hAnsi="Courier New" w:cs="Courier New"/>
        </w:rPr>
        <w:t>main</w:t>
      </w:r>
      <w:r w:rsidRPr="009A3944">
        <w:rPr>
          <w:rFonts w:ascii="Times New Roman" w:hAnsi="Times New Roman" w:cs="Times New Roman"/>
          <w:sz w:val="24"/>
        </w:rPr>
        <w:t xml:space="preserve"> is always called automatically when you execute a program. Most functions do not get called automatically. As you will soon see, you must call member function </w:t>
      </w:r>
      <w:r w:rsidRPr="009A3944">
        <w:rPr>
          <w:rFonts w:ascii="Courier New" w:hAnsi="Courier New" w:cs="Courier New"/>
        </w:rPr>
        <w:t>displayMessage</w:t>
      </w:r>
      <w:r w:rsidRPr="009A3944">
        <w:rPr>
          <w:rFonts w:ascii="Times New Roman" w:hAnsi="Times New Roman" w:cs="Times New Roman"/>
          <w:sz w:val="24"/>
        </w:rPr>
        <w:t xml:space="preserve"> explicitly to tell it to perform its task.</w:t>
      </w:r>
    </w:p>
    <w:p w:rsidR="0051303E" w:rsidRPr="009A3944" w:rsidRDefault="0051303E" w:rsidP="0051303E">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The keyword</w:t>
      </w:r>
      <w:r w:rsidRPr="009A3944">
        <w:t xml:space="preserve"> </w:t>
      </w:r>
      <w:bookmarkStart w:id="150" w:name="ch03term51"/>
      <w:bookmarkEnd w:id="150"/>
      <w:r w:rsidRPr="009A3944">
        <w:rPr>
          <w:rFonts w:ascii="Times New Roman" w:hAnsi="Times New Roman" w:cs="Times New Roman"/>
          <w:b/>
          <w:sz w:val="24"/>
        </w:rPr>
        <w:t>public</w:t>
      </w:r>
      <w:r w:rsidRPr="009A3944">
        <w:rPr>
          <w:rFonts w:ascii="Times New Roman" w:hAnsi="Times New Roman" w:cs="Times New Roman"/>
          <w:sz w:val="24"/>
        </w:rPr>
        <w:t xml:space="preserve"> is called an</w:t>
      </w:r>
      <w:r w:rsidRPr="009A3944">
        <w:t xml:space="preserve"> </w:t>
      </w:r>
      <w:bookmarkStart w:id="151" w:name="ch03term1"/>
      <w:bookmarkEnd w:id="151"/>
      <w:r w:rsidRPr="009A3944">
        <w:rPr>
          <w:rFonts w:ascii="Times New Roman" w:hAnsi="Times New Roman" w:cs="Times New Roman"/>
          <w:b/>
          <w:sz w:val="24"/>
        </w:rPr>
        <w:t>access specifier</w:t>
      </w:r>
      <w:r w:rsidRPr="009A3944">
        <w:t xml:space="preserve">.  </w:t>
      </w:r>
      <w:r w:rsidRPr="009A3944">
        <w:rPr>
          <w:rFonts w:ascii="Times New Roman" w:hAnsi="Times New Roman" w:cs="Times New Roman"/>
          <w:sz w:val="24"/>
        </w:rPr>
        <w:t xml:space="preserve">The member function appears after access specifier </w:t>
      </w:r>
      <w:r w:rsidRPr="009A3944">
        <w:rPr>
          <w:rFonts w:ascii="Courier New" w:hAnsi="Courier New" w:cs="Courier New"/>
        </w:rPr>
        <w:t>public:</w:t>
      </w:r>
      <w:r w:rsidRPr="009A3944">
        <w:t xml:space="preserve"> </w:t>
      </w:r>
      <w:r w:rsidRPr="009A3944">
        <w:rPr>
          <w:rFonts w:ascii="Times New Roman" w:hAnsi="Times New Roman" w:cs="Times New Roman"/>
          <w:sz w:val="24"/>
        </w:rPr>
        <w:t>to indicate that the function is "available to the public" that is, it can be called by other functions in the program and by member functions of other classes. Access specifiers are always followed by a colon (:).</w:t>
      </w:r>
    </w:p>
    <w:p w:rsidR="0051303E" w:rsidRPr="009A3944" w:rsidRDefault="0051303E" w:rsidP="0051303E">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Each function in a program performs a task and may return a value when it completes its task for example, a function might perform a calculation, then return the result of that calculation. When you define a function, you must specify a</w:t>
      </w:r>
      <w:r w:rsidRPr="009A3944">
        <w:t xml:space="preserve"> </w:t>
      </w:r>
      <w:bookmarkStart w:id="152" w:name="ch03term53"/>
      <w:bookmarkEnd w:id="152"/>
      <w:r w:rsidRPr="009A3944">
        <w:rPr>
          <w:rFonts w:ascii="Times New Roman" w:hAnsi="Times New Roman" w:cs="Times New Roman"/>
          <w:b/>
          <w:sz w:val="24"/>
        </w:rPr>
        <w:t>return</w:t>
      </w:r>
      <w:r w:rsidRPr="009A3944">
        <w:rPr>
          <w:b/>
        </w:rPr>
        <w:t xml:space="preserve"> </w:t>
      </w:r>
      <w:r w:rsidRPr="009A3944">
        <w:rPr>
          <w:rFonts w:ascii="Times New Roman" w:hAnsi="Times New Roman" w:cs="Times New Roman"/>
          <w:sz w:val="24"/>
        </w:rPr>
        <w:t xml:space="preserve">type to indicate the type of the value returned by the function when it completes its task. The keyword </w:t>
      </w:r>
      <w:bookmarkStart w:id="153" w:name="ch03term64"/>
      <w:bookmarkEnd w:id="153"/>
      <w:r w:rsidRPr="009A3944">
        <w:rPr>
          <w:rFonts w:ascii="Times New Roman" w:hAnsi="Times New Roman" w:cs="Times New Roman"/>
          <w:b/>
          <w:sz w:val="24"/>
        </w:rPr>
        <w:t>void</w:t>
      </w:r>
      <w:r w:rsidRPr="009A3944">
        <w:t xml:space="preserve"> </w:t>
      </w:r>
      <w:r w:rsidRPr="009A3944">
        <w:rPr>
          <w:rFonts w:ascii="Times New Roman" w:hAnsi="Times New Roman" w:cs="Times New Roman"/>
          <w:sz w:val="24"/>
        </w:rPr>
        <w:t xml:space="preserve">to the left of the function name </w:t>
      </w:r>
      <w:r w:rsidRPr="009A3944">
        <w:rPr>
          <w:rStyle w:val="HTMLTypewriter"/>
        </w:rPr>
        <w:t>displayMessage</w:t>
      </w:r>
      <w:r w:rsidRPr="009A3944">
        <w:rPr>
          <w:rFonts w:ascii="Times New Roman" w:hAnsi="Times New Roman" w:cs="Times New Roman"/>
          <w:sz w:val="24"/>
        </w:rPr>
        <w:t xml:space="preserve"> is the function's return type. Return type void indicates that </w:t>
      </w:r>
      <w:r w:rsidRPr="009A3944">
        <w:rPr>
          <w:rStyle w:val="HTMLTypewriter"/>
        </w:rPr>
        <w:t>displayMessage</w:t>
      </w:r>
      <w:r w:rsidRPr="009A3944">
        <w:rPr>
          <w:rFonts w:ascii="Times New Roman" w:hAnsi="Times New Roman" w:cs="Times New Roman"/>
          <w:sz w:val="24"/>
        </w:rPr>
        <w:t xml:space="preserve"> will perform a task but will not return (i.e., give back) any data to its</w:t>
      </w:r>
      <w:r w:rsidRPr="009A3944">
        <w:t xml:space="preserve"> </w:t>
      </w:r>
      <w:bookmarkStart w:id="154" w:name="ch03term7"/>
      <w:bookmarkEnd w:id="154"/>
      <w:r w:rsidRPr="009A3944">
        <w:rPr>
          <w:rFonts w:ascii="Times New Roman" w:hAnsi="Times New Roman" w:cs="Times New Roman"/>
          <w:b/>
          <w:sz w:val="24"/>
        </w:rPr>
        <w:t>calling</w:t>
      </w:r>
      <w:r w:rsidRPr="009A3944">
        <w:rPr>
          <w:b/>
        </w:rPr>
        <w:t xml:space="preserve"> </w:t>
      </w:r>
      <w:r w:rsidRPr="009A3944">
        <w:rPr>
          <w:rFonts w:ascii="Times New Roman" w:hAnsi="Times New Roman" w:cs="Times New Roman"/>
          <w:b/>
          <w:sz w:val="24"/>
        </w:rPr>
        <w:t>function</w:t>
      </w:r>
      <w:r w:rsidRPr="009A3944">
        <w:t xml:space="preserve"> </w:t>
      </w:r>
      <w:r w:rsidRPr="009A3944">
        <w:rPr>
          <w:rFonts w:ascii="Times New Roman" w:hAnsi="Times New Roman" w:cs="Times New Roman"/>
          <w:sz w:val="24"/>
        </w:rPr>
        <w:t>(in this example, main, as we'll see in a moment) when it completes its task.</w:t>
      </w:r>
    </w:p>
    <w:p w:rsidR="0051303E" w:rsidRPr="009A3944" w:rsidRDefault="0051303E" w:rsidP="0051303E">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The name of the member function, </w:t>
      </w:r>
      <w:r w:rsidRPr="009A3944">
        <w:rPr>
          <w:rStyle w:val="HTMLTypewriter"/>
        </w:rPr>
        <w:t>displayMessage</w:t>
      </w:r>
      <w:r w:rsidRPr="009A3944">
        <w:rPr>
          <w:rFonts w:ascii="Times New Roman" w:hAnsi="Times New Roman" w:cs="Times New Roman"/>
          <w:sz w:val="24"/>
        </w:rPr>
        <w:t xml:space="preserve">, follows the return type. By convention, function names begin with a lowercase first letter and all subsequent words in the name begin with a capital letter. The parentheses after the member function name indicate that this is a function. An empty set of parentheses indicates that this member function does not require additional data to perform its task. </w:t>
      </w:r>
    </w:p>
    <w:p w:rsidR="0051303E" w:rsidRPr="009A3944" w:rsidRDefault="0051303E" w:rsidP="0051303E">
      <w:pPr>
        <w:pStyle w:val="doctext"/>
      </w:pPr>
      <w:r w:rsidRPr="009A3944">
        <w:t xml:space="preserve">The body of a function contains statements that perform the function's task. In this case, member function </w:t>
      </w:r>
      <w:r w:rsidRPr="009A3944">
        <w:rPr>
          <w:rStyle w:val="HTMLTypewriter"/>
        </w:rPr>
        <w:t>displayMessage</w:t>
      </w:r>
      <w:r w:rsidRPr="009A3944">
        <w:rPr>
          <w:rFonts w:ascii="Courier New" w:hAnsi="Courier New" w:cs="Courier New"/>
        </w:rPr>
        <w:t xml:space="preserve"> </w:t>
      </w:r>
      <w:r w:rsidRPr="009A3944">
        <w:t xml:space="preserve">contains one statement (line 15) that displays the message </w:t>
      </w:r>
      <w:r w:rsidRPr="009A3944">
        <w:rPr>
          <w:rStyle w:val="HTMLTypewriter"/>
        </w:rPr>
        <w:t>"Welcome to the Grade Book!”</w:t>
      </w:r>
      <w:r w:rsidRPr="009A3944">
        <w:t xml:space="preserve"> After this statement executes, the function has completed its task.</w:t>
      </w:r>
    </w:p>
    <w:p w:rsidR="009B7F12" w:rsidRPr="009A3944" w:rsidRDefault="009B7F12" w:rsidP="009B7F12">
      <w:pPr>
        <w:pStyle w:val="Heading4"/>
      </w:pPr>
      <w:r w:rsidRPr="009A3944">
        <w:t xml:space="preserve">UML Class Diagram for Class </w:t>
      </w:r>
      <w:r w:rsidRPr="009A3944">
        <w:rPr>
          <w:rStyle w:val="HTMLTypewriter"/>
        </w:rPr>
        <w:t>GradeBook</w:t>
      </w:r>
    </w:p>
    <w:p w:rsidR="00B65FCE" w:rsidRPr="009A3944" w:rsidRDefault="009B7F12" w:rsidP="009B7F12">
      <w:pPr>
        <w:pStyle w:val="doctext"/>
      </w:pPr>
      <w:r w:rsidRPr="009A3944">
        <w:t xml:space="preserve">The UML is a graphical language used by programmers to represent their object-oriented systems in a standardized manner. In the UML, each class is modeled in a class diagram as a rectangle with three compartments. The following figure presents a </w:t>
      </w:r>
      <w:bookmarkStart w:id="155" w:name="ch03term61"/>
      <w:bookmarkEnd w:id="155"/>
      <w:r w:rsidRPr="009A3944">
        <w:rPr>
          <w:b/>
          <w:bCs/>
        </w:rPr>
        <w:t>UML class diagram</w:t>
      </w:r>
      <w:r w:rsidRPr="009A3944">
        <w:t xml:space="preserve"> for class </w:t>
      </w:r>
      <w:r w:rsidRPr="009A3944">
        <w:rPr>
          <w:rStyle w:val="HTMLTypewriter"/>
        </w:rPr>
        <w:t>GradeBook</w:t>
      </w:r>
      <w:r w:rsidRPr="009A3944">
        <w:t xml:space="preserve">. The top compartment contains the name of the class, centered horizontally and in boldface type. The middle compartment contains the class's attributes, which correspond to data members in C++. The middle compartment is empty, because the version of class </w:t>
      </w:r>
      <w:r w:rsidRPr="009A3944">
        <w:rPr>
          <w:rStyle w:val="HTMLTypewriter"/>
        </w:rPr>
        <w:t>GradeBook</w:t>
      </w:r>
      <w:r w:rsidRPr="009A3944">
        <w:t xml:space="preserve"> does not have any attributes. The bottom compartment contains the class's operations, which correspond </w:t>
      </w:r>
      <w:bookmarkStart w:id="156" w:name="idd1e22152"/>
      <w:bookmarkStart w:id="157" w:name="idd1e22147"/>
      <w:bookmarkStart w:id="158" w:name="idd1e22142"/>
      <w:bookmarkStart w:id="159" w:name="idd1e22137"/>
      <w:bookmarkStart w:id="160" w:name="idd1e22134"/>
      <w:bookmarkStart w:id="161" w:name="idd1e22131"/>
      <w:bookmarkStart w:id="162" w:name="idd1e22128"/>
      <w:bookmarkStart w:id="163" w:name="idd1e22123"/>
      <w:bookmarkStart w:id="164" w:name="idd1e22117"/>
      <w:bookmarkStart w:id="165" w:name="idd1e22109"/>
      <w:bookmarkStart w:id="166" w:name="idd1e22106"/>
      <w:bookmarkStart w:id="167" w:name="idd1e22101"/>
      <w:bookmarkStart w:id="168" w:name="idd1e22096"/>
      <w:bookmarkStart w:id="169" w:name="idd1e22090"/>
      <w:bookmarkStart w:id="170" w:name="idd1e22087"/>
      <w:bookmarkStart w:id="171" w:name="idd1e22080"/>
      <w:bookmarkStart w:id="172" w:name="idd1e22073"/>
      <w:bookmarkStart w:id="173" w:name="idd1e22068"/>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Pr="009A3944">
        <w:t xml:space="preserve">to member functions in C++. The </w:t>
      </w:r>
      <w:bookmarkStart w:id="174" w:name="ch03term45"/>
      <w:bookmarkEnd w:id="174"/>
      <w:r w:rsidRPr="009A3944">
        <w:rPr>
          <w:rStyle w:val="docemphroman"/>
        </w:rPr>
        <w:t>UML</w:t>
      </w:r>
      <w:r w:rsidRPr="009A3944">
        <w:t xml:space="preserve"> models operations by listing the operation name followed by a set of parentheses. The class </w:t>
      </w:r>
      <w:r w:rsidRPr="009A3944">
        <w:rPr>
          <w:rStyle w:val="HTMLTypewriter"/>
        </w:rPr>
        <w:t>GradeBook</w:t>
      </w:r>
      <w:r w:rsidRPr="009A3944">
        <w:t xml:space="preserve"> has only one member function, </w:t>
      </w:r>
      <w:r w:rsidRPr="009A3944">
        <w:rPr>
          <w:rStyle w:val="HTMLTypewriter"/>
        </w:rPr>
        <w:t>displayMessage</w:t>
      </w:r>
      <w:r w:rsidRPr="009A3944">
        <w:t xml:space="preserve">, so the bottom compartment lists one operation with this name. Member function </w:t>
      </w:r>
      <w:r w:rsidRPr="009A3944">
        <w:rPr>
          <w:rStyle w:val="HTMLTypewriter"/>
        </w:rPr>
        <w:t>displayMessage</w:t>
      </w:r>
      <w:r w:rsidRPr="009A3944">
        <w:t xml:space="preserve"> does not require additional information to perform its tasks, so the parentheses following </w:t>
      </w:r>
      <w:r w:rsidRPr="009A3944">
        <w:rPr>
          <w:rStyle w:val="HTMLTypewriter"/>
        </w:rPr>
        <w:t>displayMessage</w:t>
      </w:r>
      <w:r w:rsidRPr="009A3944">
        <w:t xml:space="preserve"> in the class diagram are empty, just as they are in the member function's header. The </w:t>
      </w:r>
      <w:bookmarkStart w:id="175" w:name="ch03term48"/>
      <w:bookmarkEnd w:id="175"/>
      <w:r w:rsidRPr="009A3944">
        <w:rPr>
          <w:rStyle w:val="docemphroman"/>
        </w:rPr>
        <w:t>plus sign (</w:t>
      </w:r>
      <w:r w:rsidRPr="009A3944">
        <w:rPr>
          <w:rStyle w:val="HTMLTypewriter"/>
        </w:rPr>
        <w:t>+</w:t>
      </w:r>
      <w:r w:rsidRPr="009A3944">
        <w:rPr>
          <w:rStyle w:val="docemphroman"/>
        </w:rPr>
        <w:t>)</w:t>
      </w:r>
      <w:r w:rsidRPr="009A3944">
        <w:t xml:space="preserve"> in front of the operation name indicates that </w:t>
      </w:r>
      <w:r w:rsidRPr="009A3944">
        <w:rPr>
          <w:rStyle w:val="HTMLTypewriter"/>
        </w:rPr>
        <w:t>displayMessage</w:t>
      </w:r>
      <w:r w:rsidRPr="009A3944">
        <w:t xml:space="preserve"> is a public operation in the UML (i.e., a </w:t>
      </w:r>
      <w:r w:rsidRPr="009A3944">
        <w:rPr>
          <w:rStyle w:val="HTMLTypewriter"/>
        </w:rPr>
        <w:t>public</w:t>
      </w:r>
      <w:r w:rsidRPr="009A3944">
        <w:t xml:space="preserve"> member function in C++). </w:t>
      </w:r>
    </w:p>
    <w:p w:rsidR="00B65FCE" w:rsidRPr="009A3944" w:rsidRDefault="00B65FCE" w:rsidP="009B7F12">
      <w:pPr>
        <w:pStyle w:val="doctext"/>
      </w:pPr>
      <w:r w:rsidRPr="009A3944">
        <w:t xml:space="preserve">The UML represents data members as attributes by listing the attribute name, followed by a colon and the attribute type. Data member are </w:t>
      </w:r>
      <w:r w:rsidRPr="009A3944">
        <w:rPr>
          <w:rStyle w:val="HTMLTypewriter"/>
        </w:rPr>
        <w:t>private</w:t>
      </w:r>
      <w:r w:rsidRPr="009A3944">
        <w:t xml:space="preserve"> in C++, so the class diagram lists a minus sign (</w:t>
      </w:r>
      <w:r w:rsidRPr="009A3944">
        <w:rPr>
          <w:rStyle w:val="HTMLTypewriter"/>
        </w:rPr>
        <w:t>-</w:t>
      </w:r>
      <w:r w:rsidRPr="009A3944">
        <w:t xml:space="preserve">) in front of the corresponding attribute's name. The minus sign in the UML is equivalent to the </w:t>
      </w:r>
      <w:r w:rsidRPr="009A3944">
        <w:rPr>
          <w:rStyle w:val="HTMLTypewriter"/>
        </w:rPr>
        <w:t>private</w:t>
      </w:r>
      <w:r w:rsidRPr="009A3944">
        <w:t xml:space="preserve"> access specifier in C++. The UML indicates the return type of an operation by placing a colon and the return type after the parentheses following the operation name. Member function </w:t>
      </w:r>
      <w:r w:rsidRPr="009A3944">
        <w:rPr>
          <w:rStyle w:val="HTMLTypewriter"/>
        </w:rPr>
        <w:t>getCourseName</w:t>
      </w:r>
      <w:r w:rsidRPr="009A3944">
        <w:t xml:space="preserve"> of class </w:t>
      </w:r>
      <w:r w:rsidRPr="009A3944">
        <w:rPr>
          <w:rStyle w:val="HTMLTypewriter"/>
        </w:rPr>
        <w:t>GradeBook</w:t>
      </w:r>
      <w:r w:rsidRPr="009A3944">
        <w:t xml:space="preserve"> has a </w:t>
      </w:r>
      <w:r w:rsidRPr="009A3944">
        <w:rPr>
          <w:rStyle w:val="HTMLTypewriter"/>
        </w:rPr>
        <w:t>string</w:t>
      </w:r>
      <w:r w:rsidRPr="009A3944">
        <w:t xml:space="preserve"> return type in C++, so the class diagram shows a </w:t>
      </w:r>
      <w:r w:rsidRPr="009A3944">
        <w:rPr>
          <w:rStyle w:val="HTMLTypewriter"/>
        </w:rPr>
        <w:t>String</w:t>
      </w:r>
      <w:r w:rsidRPr="009A3944">
        <w:t xml:space="preserve"> return type in the UML. Note that operations </w:t>
      </w:r>
      <w:r w:rsidRPr="009A3944">
        <w:rPr>
          <w:rStyle w:val="HTMLTypewriter"/>
        </w:rPr>
        <w:t>setCourseName</w:t>
      </w:r>
      <w:r w:rsidRPr="009A3944">
        <w:t xml:space="preserve"> and </w:t>
      </w:r>
      <w:r w:rsidRPr="009A3944">
        <w:rPr>
          <w:rStyle w:val="HTMLTypewriter"/>
        </w:rPr>
        <w:t>displayMessage</w:t>
      </w:r>
      <w:r w:rsidRPr="009A3944">
        <w:t xml:space="preserve"> do not return values (i.e., they return </w:t>
      </w:r>
      <w:r w:rsidRPr="009A3944">
        <w:rPr>
          <w:rStyle w:val="HTMLTypewriter"/>
        </w:rPr>
        <w:t>void</w:t>
      </w:r>
      <w:r w:rsidRPr="009A3944">
        <w:t xml:space="preserve">), so the UML class diagram does not specify a return type after the parentheses of these operations. The UML does not use </w:t>
      </w:r>
      <w:r w:rsidRPr="009A3944">
        <w:rPr>
          <w:rStyle w:val="HTMLTypewriter"/>
        </w:rPr>
        <w:t>void</w:t>
      </w:r>
      <w:r w:rsidRPr="009A3944">
        <w:t xml:space="preserve"> as C++ does when a function does not return a value.</w:t>
      </w:r>
    </w:p>
    <w:p w:rsidR="009B7F12" w:rsidRPr="009A3944" w:rsidRDefault="009B7F12" w:rsidP="009B7F12">
      <w:pPr>
        <w:pStyle w:val="doctext"/>
      </w:pPr>
      <w:r w:rsidRPr="009A3944">
        <w:t xml:space="preserve">We frequently use UML </w:t>
      </w:r>
      <w:bookmarkStart w:id="176" w:name="ch03term10"/>
      <w:bookmarkEnd w:id="176"/>
      <w:r w:rsidRPr="009A3944">
        <w:rPr>
          <w:rStyle w:val="docemphroman"/>
        </w:rPr>
        <w:t>class diagrams</w:t>
      </w:r>
      <w:r w:rsidRPr="009A3944">
        <w:t xml:space="preserve"> to summarize class </w:t>
      </w:r>
      <w:bookmarkStart w:id="177" w:name="ch03term4"/>
      <w:bookmarkEnd w:id="177"/>
      <w:r w:rsidRPr="009A3944">
        <w:rPr>
          <w:rStyle w:val="docemphroman"/>
        </w:rPr>
        <w:t>attributes</w:t>
      </w:r>
      <w:r w:rsidRPr="009A3944">
        <w:t xml:space="preserve"> and </w:t>
      </w:r>
      <w:bookmarkStart w:id="178" w:name="ch03term44"/>
      <w:bookmarkEnd w:id="178"/>
      <w:r w:rsidRPr="009A3944">
        <w:rPr>
          <w:rStyle w:val="docemphroman"/>
        </w:rPr>
        <w:t>operations</w:t>
      </w:r>
      <w:r w:rsidRPr="009A3944">
        <w:t>.</w:t>
      </w:r>
    </w:p>
    <w:p w:rsidR="007521E3" w:rsidRPr="009A3944" w:rsidRDefault="007521E3" w:rsidP="0051303E">
      <w:pPr>
        <w:rPr>
          <w:rFonts w:ascii="Times New Roman" w:hAnsi="Times New Roman" w:cs="Times New Roman"/>
          <w:b/>
          <w:sz w:val="24"/>
        </w:rPr>
      </w:pPr>
    </w:p>
    <w:p w:rsidR="0051303E" w:rsidRPr="009A3944" w:rsidRDefault="0051303E" w:rsidP="0051303E">
      <w:pPr>
        <w:rPr>
          <w:rFonts w:ascii="Times New Roman" w:hAnsi="Times New Roman" w:cs="Times New Roman"/>
          <w:b/>
          <w:sz w:val="24"/>
        </w:rPr>
      </w:pPr>
      <w:r w:rsidRPr="009A3944">
        <w:rPr>
          <w:rFonts w:ascii="Times New Roman" w:hAnsi="Times New Roman" w:cs="Times New Roman"/>
          <w:b/>
          <w:sz w:val="24"/>
        </w:rPr>
        <w:t>UML Class Diagram</w:t>
      </w:r>
    </w:p>
    <w:p w:rsidR="0051303E" w:rsidRPr="009A3944" w:rsidRDefault="0051303E" w:rsidP="0051303E">
      <w:pPr>
        <w:pStyle w:val="doctext"/>
      </w:pPr>
      <w:r w:rsidRPr="009A3944">
        <w:rPr>
          <w:noProof/>
        </w:rPr>
        <w:drawing>
          <wp:inline distT="0" distB="0" distL="0" distR="0">
            <wp:extent cx="2432254" cy="1028700"/>
            <wp:effectExtent l="19050" t="0" r="6146"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l="48161" t="10057" r="29606" b="77390"/>
                    <a:stretch>
                      <a:fillRect/>
                    </a:stretch>
                  </pic:blipFill>
                  <pic:spPr bwMode="auto">
                    <a:xfrm>
                      <a:off x="0" y="0"/>
                      <a:ext cx="2446833" cy="1034866"/>
                    </a:xfrm>
                    <a:prstGeom prst="rect">
                      <a:avLst/>
                    </a:prstGeom>
                    <a:noFill/>
                    <a:ln w="9525">
                      <a:noFill/>
                      <a:miter lim="800000"/>
                      <a:headEnd/>
                      <a:tailEnd/>
                    </a:ln>
                  </pic:spPr>
                </pic:pic>
              </a:graphicData>
            </a:graphic>
          </wp:inline>
        </w:drawing>
      </w:r>
    </w:p>
    <w:p w:rsidR="00B65FCE" w:rsidRPr="009A3944" w:rsidRDefault="00B65FCE" w:rsidP="0051303E">
      <w:pPr>
        <w:pStyle w:val="doctext"/>
      </w:pPr>
      <w:r w:rsidRPr="009A3944">
        <w:rPr>
          <w:bCs/>
          <w:noProof/>
        </w:rPr>
        <w:drawing>
          <wp:inline distT="0" distB="0" distL="0" distR="0">
            <wp:extent cx="2908405" cy="1323975"/>
            <wp:effectExtent l="19050" t="0" r="62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l="28819" t="8611" r="47917" b="74444"/>
                    <a:stretch>
                      <a:fillRect/>
                    </a:stretch>
                  </pic:blipFill>
                  <pic:spPr bwMode="auto">
                    <a:xfrm>
                      <a:off x="0" y="0"/>
                      <a:ext cx="2911974" cy="1325600"/>
                    </a:xfrm>
                    <a:prstGeom prst="rect">
                      <a:avLst/>
                    </a:prstGeom>
                    <a:noFill/>
                    <a:ln w="9525">
                      <a:noFill/>
                      <a:miter lim="800000"/>
                      <a:headEnd/>
                      <a:tailEnd/>
                    </a:ln>
                  </pic:spPr>
                </pic:pic>
              </a:graphicData>
            </a:graphic>
          </wp:inline>
        </w:drawing>
      </w:r>
    </w:p>
    <w:p w:rsidR="0051303E" w:rsidRPr="009A3944" w:rsidRDefault="0051303E" w:rsidP="0051303E">
      <w:pPr>
        <w:rPr>
          <w:rFonts w:ascii="Times New Roman" w:hAnsi="Times New Roman" w:cs="Times New Roman"/>
          <w:sz w:val="24"/>
        </w:rPr>
      </w:pPr>
      <w:r w:rsidRPr="009A3944">
        <w:rPr>
          <w:rFonts w:ascii="Times New Roman" w:hAnsi="Times New Roman" w:cs="Times New Roman"/>
          <w:b/>
          <w:sz w:val="24"/>
        </w:rPr>
        <w:t xml:space="preserve">Member function: </w:t>
      </w:r>
    </w:p>
    <w:p w:rsidR="0051303E" w:rsidRPr="009A3944" w:rsidRDefault="0051303E" w:rsidP="0051303E">
      <w:pPr>
        <w:rPr>
          <w:rFonts w:ascii="Times New Roman" w:hAnsi="Times New Roman" w:cs="Times New Roman"/>
          <w:sz w:val="24"/>
        </w:rPr>
      </w:pPr>
      <w:r w:rsidRPr="009A3944">
        <w:rPr>
          <w:rFonts w:ascii="Times New Roman" w:hAnsi="Times New Roman" w:cs="Times New Roman"/>
          <w:sz w:val="24"/>
        </w:rPr>
        <w:t>A member function definition need not be placed inside the class definition. If you want to put it outside the class definition, you need to put the prototype for the function inside the class.</w:t>
      </w:r>
    </w:p>
    <w:p w:rsidR="0051303E" w:rsidRPr="009A3944" w:rsidRDefault="0051303E" w:rsidP="0051303E">
      <w:pPr>
        <w:rPr>
          <w:rFonts w:ascii="Times New Roman" w:hAnsi="Times New Roman" w:cs="Times New Roman"/>
          <w:sz w:val="24"/>
        </w:rPr>
      </w:pPr>
      <w:r w:rsidRPr="009A3944">
        <w:rPr>
          <w:rFonts w:ascii="Times New Roman" w:hAnsi="Times New Roman" w:cs="Times New Roman"/>
          <w:sz w:val="24"/>
        </w:rPr>
        <w:t>To implement a function that is a member of a class, you must tell the compiler to which class the function belongs by qualifying the function name with the class name.</w:t>
      </w:r>
    </w:p>
    <w:p w:rsidR="00316EBD" w:rsidRPr="009A3944" w:rsidRDefault="00316EBD" w:rsidP="0051303E">
      <w:pPr>
        <w:autoSpaceDE w:val="0"/>
        <w:autoSpaceDN w:val="0"/>
        <w:adjustRightInd w:val="0"/>
        <w:rPr>
          <w:rFonts w:ascii="Courier New" w:hAnsi="Courier New" w:cs="Courier New"/>
          <w:noProof/>
          <w:szCs w:val="28"/>
        </w:rPr>
      </w:pPr>
    </w:p>
    <w:p w:rsidR="0051303E" w:rsidRPr="009A3944" w:rsidRDefault="0051303E" w:rsidP="0051303E">
      <w:pPr>
        <w:rPr>
          <w:rFonts w:ascii="Times New Roman" w:hAnsi="Times New Roman" w:cs="Times New Roman"/>
          <w:sz w:val="24"/>
        </w:rPr>
      </w:pPr>
      <w:r w:rsidRPr="009A3944">
        <w:rPr>
          <w:rFonts w:ascii="Times New Roman" w:hAnsi="Times New Roman" w:cs="Times New Roman"/>
          <w:sz w:val="24"/>
        </w:rPr>
        <w:t>The</w:t>
      </w:r>
      <w:r w:rsidRPr="009A3944">
        <w:rPr>
          <w:rFonts w:ascii="Courier New" w:hAnsi="Courier New" w:cs="Courier New"/>
          <w:b/>
          <w:sz w:val="24"/>
        </w:rPr>
        <w:t>::</w:t>
      </w:r>
      <w:r w:rsidRPr="009A3944">
        <w:rPr>
          <w:rFonts w:ascii="Times New Roman" w:hAnsi="Times New Roman" w:cs="Times New Roman"/>
          <w:sz w:val="24"/>
        </w:rPr>
        <w:t xml:space="preserve"> is called the scope resolution operator.</w:t>
      </w:r>
    </w:p>
    <w:p w:rsidR="00316EBD" w:rsidRPr="009A3944" w:rsidRDefault="00316EBD" w:rsidP="0051303E">
      <w:pPr>
        <w:rPr>
          <w:rFonts w:ascii="Times New Roman" w:hAnsi="Times New Roman" w:cs="Times New Roman"/>
          <w:b/>
          <w:sz w:val="24"/>
        </w:rPr>
      </w:pPr>
    </w:p>
    <w:p w:rsidR="0051303E" w:rsidRPr="009A3944" w:rsidRDefault="0051303E" w:rsidP="0051303E">
      <w:pPr>
        <w:rPr>
          <w:rFonts w:ascii="Times New Roman" w:hAnsi="Times New Roman" w:cs="Times New Roman"/>
          <w:b/>
          <w:sz w:val="24"/>
        </w:rPr>
      </w:pPr>
      <w:r w:rsidRPr="009A3944">
        <w:rPr>
          <w:rFonts w:ascii="Times New Roman" w:hAnsi="Times New Roman" w:cs="Times New Roman"/>
          <w:b/>
          <w:sz w:val="24"/>
        </w:rPr>
        <w:t>Defining a Member Function with a Parameter</w:t>
      </w:r>
    </w:p>
    <w:p w:rsidR="00316EBD" w:rsidRPr="009A3944" w:rsidRDefault="00316EBD" w:rsidP="0051303E">
      <w:pPr>
        <w:rPr>
          <w:rFonts w:ascii="Times New Roman" w:hAnsi="Times New Roman" w:cs="Times New Roman"/>
          <w:sz w:val="24"/>
        </w:rPr>
      </w:pPr>
    </w:p>
    <w:p w:rsidR="004F0663" w:rsidRPr="009A3944" w:rsidRDefault="009D7A08" w:rsidP="004F0663">
      <w:pPr>
        <w:pStyle w:val="doctext"/>
        <w:spacing w:before="0" w:beforeAutospacing="0" w:after="0" w:afterAutospacing="0"/>
        <w:rPr>
          <w:i/>
        </w:rPr>
      </w:pPr>
      <w:r w:rsidRPr="009A3944">
        <w:rPr>
          <w:i/>
        </w:rPr>
        <w:t>Refer to Pages 75 – 78 in the textbook</w:t>
      </w:r>
      <w:r w:rsidR="004F0663" w:rsidRPr="009A3944">
        <w:rPr>
          <w:i/>
        </w:rPr>
        <w:t xml:space="preserve"> for the program</w:t>
      </w:r>
    </w:p>
    <w:p w:rsidR="0051303E" w:rsidRPr="009A3944" w:rsidRDefault="0051303E" w:rsidP="0051303E">
      <w:pPr>
        <w:pStyle w:val="doctext"/>
      </w:pPr>
      <w:r w:rsidRPr="009A3944">
        <w:t xml:space="preserve">In our car analogy, we mentioned that pressing a car's gas pedal sends a message to the car to perform a task make the car go faster. But how fast should the car accelerate? As you know, the farther down you press the pedal, the faster the car accelerates. So the message to the car includes both the task to perform and additional information that helps the car perform the task. This additional information is known as a </w:t>
      </w:r>
      <w:bookmarkStart w:id="179" w:name="ch03term46"/>
      <w:bookmarkEnd w:id="179"/>
      <w:r w:rsidRPr="009A3944">
        <w:rPr>
          <w:b/>
          <w:bCs/>
        </w:rPr>
        <w:t xml:space="preserve">parameter </w:t>
      </w:r>
      <w:r w:rsidRPr="009A3944">
        <w:t xml:space="preserve">the value of the parameter helps the car determine how fast to accelerate. Similarly, a member function can require one or more parameters that represent additional data it needs to perform its task. A </w:t>
      </w:r>
      <w:bookmarkStart w:id="180" w:name="ch03term25"/>
      <w:bookmarkEnd w:id="180"/>
      <w:r w:rsidRPr="009A3944">
        <w:rPr>
          <w:rStyle w:val="docemphroman"/>
        </w:rPr>
        <w:t>function call</w:t>
      </w:r>
      <w:r w:rsidRPr="009A3944">
        <w:t xml:space="preserve"> supplies values called </w:t>
      </w:r>
      <w:bookmarkStart w:id="181" w:name="ch03term3"/>
      <w:bookmarkEnd w:id="181"/>
      <w:r w:rsidRPr="009A3944">
        <w:rPr>
          <w:b/>
          <w:bCs/>
        </w:rPr>
        <w:t xml:space="preserve">arguments </w:t>
      </w:r>
      <w:r w:rsidRPr="009A3944">
        <w:t xml:space="preserve">for each of the function's parameters. </w:t>
      </w:r>
    </w:p>
    <w:p w:rsidR="0051303E" w:rsidRPr="009A3944" w:rsidRDefault="0051303E" w:rsidP="0051303E">
      <w:pPr>
        <w:pStyle w:val="doctext"/>
      </w:pPr>
      <w:r w:rsidRPr="009A3944">
        <w:t xml:space="preserve">Variables declared in a function definition's body are known as </w:t>
      </w:r>
      <w:bookmarkStart w:id="182" w:name="ch03term37"/>
      <w:bookmarkEnd w:id="182"/>
      <w:r w:rsidRPr="009A3944">
        <w:rPr>
          <w:b/>
          <w:bCs/>
        </w:rPr>
        <w:t>local variables</w:t>
      </w:r>
      <w:r w:rsidRPr="009A3944">
        <w:t xml:space="preserve"> and can be used only from the line of their declaration in the function to the immediately following closing right brace (}) of the function definition. A local variable must be declared before it can be used in a function. A local variable cannot be accessed outside the function in which it is declared. When a function terminates, the values of its local variables are lost.</w:t>
      </w:r>
    </w:p>
    <w:p w:rsidR="0051303E" w:rsidRPr="009A3944" w:rsidRDefault="0051303E" w:rsidP="0051303E">
      <w:pPr>
        <w:spacing w:before="100" w:beforeAutospacing="1" w:after="100" w:afterAutospacing="1"/>
        <w:rPr>
          <w:rFonts w:ascii="Times New Roman" w:hAnsi="Times New Roman" w:cs="Times New Roman"/>
          <w:sz w:val="24"/>
        </w:rPr>
      </w:pPr>
      <w:bookmarkStart w:id="183" w:name="idd1e23034"/>
      <w:bookmarkStart w:id="184" w:name="idd1e23031"/>
      <w:bookmarkStart w:id="185" w:name="idd1e23026"/>
      <w:bookmarkStart w:id="186" w:name="idd1e23021"/>
      <w:bookmarkStart w:id="187" w:name="idd1e23018"/>
      <w:bookmarkEnd w:id="183"/>
      <w:bookmarkEnd w:id="184"/>
      <w:bookmarkEnd w:id="185"/>
      <w:bookmarkEnd w:id="186"/>
      <w:bookmarkEnd w:id="187"/>
      <w:r w:rsidRPr="009A3944">
        <w:rPr>
          <w:rFonts w:ascii="Times New Roman" w:hAnsi="Times New Roman" w:cs="Times New Roman"/>
          <w:sz w:val="24"/>
        </w:rPr>
        <w:t xml:space="preserve">A class normally consists of one or more member functions that manipulate the attributes that belong to a particular object of the class. Attributes are represented as variables in a class definition. Such variables are called </w:t>
      </w:r>
      <w:bookmarkStart w:id="188" w:name="ch03term18"/>
      <w:bookmarkEnd w:id="188"/>
      <w:r w:rsidRPr="009A3944">
        <w:rPr>
          <w:rFonts w:ascii="Times New Roman" w:hAnsi="Times New Roman" w:cs="Times New Roman"/>
          <w:b/>
          <w:sz w:val="24"/>
        </w:rPr>
        <w:t>data members</w:t>
      </w:r>
      <w:r w:rsidRPr="009A3944">
        <w:rPr>
          <w:rFonts w:ascii="Times New Roman" w:hAnsi="Times New Roman" w:cs="Times New Roman"/>
          <w:sz w:val="24"/>
        </w:rPr>
        <w:t xml:space="preserve"> and are declared inside a class definition but outside the bodies of the class's member-function definitions. Each object of a class maintains its own copy of its attributes in memory. The example in this section demonstrates a </w:t>
      </w:r>
      <w:r w:rsidRPr="009A3944">
        <w:rPr>
          <w:rFonts w:ascii="Courier New" w:hAnsi="Courier New" w:cs="Courier New"/>
        </w:rPr>
        <w:t>GradeBook</w:t>
      </w:r>
      <w:r w:rsidRPr="009A3944">
        <w:rPr>
          <w:rFonts w:ascii="Times New Roman" w:hAnsi="Times New Roman" w:cs="Times New Roman"/>
          <w:sz w:val="24"/>
        </w:rPr>
        <w:t xml:space="preserve"> class that contains a </w:t>
      </w:r>
      <w:r w:rsidRPr="009A3944">
        <w:rPr>
          <w:rFonts w:ascii="Courier New" w:hAnsi="Courier New" w:cs="Courier New"/>
        </w:rPr>
        <w:t>courseName</w:t>
      </w:r>
      <w:r w:rsidRPr="009A3944">
        <w:rPr>
          <w:rFonts w:ascii="Times New Roman" w:hAnsi="Times New Roman" w:cs="Times New Roman"/>
          <w:sz w:val="24"/>
        </w:rPr>
        <w:t xml:space="preserve"> data member to represent a particular </w:t>
      </w:r>
      <w:r w:rsidRPr="009A3944">
        <w:rPr>
          <w:rFonts w:ascii="Courier New" w:hAnsi="Courier New" w:cs="Courier New"/>
        </w:rPr>
        <w:t>GradeBook</w:t>
      </w:r>
      <w:r w:rsidRPr="009A3944">
        <w:rPr>
          <w:rFonts w:ascii="Times New Roman" w:hAnsi="Times New Roman" w:cs="Times New Roman"/>
          <w:sz w:val="24"/>
        </w:rPr>
        <w:t xml:space="preserve"> object's course name.</w:t>
      </w:r>
    </w:p>
    <w:p w:rsidR="0051303E" w:rsidRPr="009A3944" w:rsidRDefault="0051303E" w:rsidP="0051303E">
      <w:pPr>
        <w:spacing w:before="100" w:beforeAutospacing="1" w:after="100" w:afterAutospacing="1"/>
        <w:outlineLvl w:val="3"/>
        <w:rPr>
          <w:rFonts w:ascii="Times New Roman" w:hAnsi="Times New Roman" w:cs="Times New Roman"/>
          <w:b/>
          <w:bCs w:val="0"/>
          <w:sz w:val="24"/>
        </w:rPr>
      </w:pPr>
      <w:r w:rsidRPr="009A3944">
        <w:rPr>
          <w:rFonts w:ascii="Courier New" w:hAnsi="Courier New" w:cs="Courier New"/>
          <w:b/>
        </w:rPr>
        <w:t>GradeBook</w:t>
      </w:r>
      <w:r w:rsidRPr="009A3944">
        <w:rPr>
          <w:rFonts w:ascii="Times New Roman" w:hAnsi="Times New Roman" w:cs="Times New Roman"/>
          <w:b/>
          <w:sz w:val="24"/>
        </w:rPr>
        <w:t xml:space="preserve"> Class with a Data Member, a set Function and a get Function</w:t>
      </w:r>
    </w:p>
    <w:p w:rsidR="004F0663" w:rsidRPr="009A3944" w:rsidRDefault="009D7A08" w:rsidP="004F0663">
      <w:pPr>
        <w:pStyle w:val="doctext"/>
        <w:spacing w:before="0" w:beforeAutospacing="0" w:after="0" w:afterAutospacing="0"/>
        <w:rPr>
          <w:i/>
        </w:rPr>
      </w:pPr>
      <w:r w:rsidRPr="009A3944">
        <w:rPr>
          <w:i/>
        </w:rPr>
        <w:t>Refer to Pages 78 – 79 in the textbook</w:t>
      </w:r>
      <w:r w:rsidR="004F0663" w:rsidRPr="009A3944">
        <w:rPr>
          <w:i/>
        </w:rPr>
        <w:t xml:space="preserve"> for the program</w:t>
      </w:r>
    </w:p>
    <w:p w:rsidR="0051303E" w:rsidRPr="009A3944" w:rsidRDefault="0051303E" w:rsidP="0051303E">
      <w:pPr>
        <w:spacing w:before="100" w:beforeAutospacing="1" w:after="100" w:afterAutospacing="1"/>
        <w:outlineLvl w:val="3"/>
        <w:rPr>
          <w:rFonts w:ascii="Times New Roman" w:hAnsi="Times New Roman" w:cs="Times New Roman"/>
          <w:b/>
          <w:bCs w:val="0"/>
          <w:sz w:val="24"/>
        </w:rPr>
      </w:pPr>
      <w:r w:rsidRPr="009A3944">
        <w:rPr>
          <w:rFonts w:ascii="Times New Roman" w:hAnsi="Times New Roman" w:cs="Times New Roman"/>
          <w:b/>
          <w:sz w:val="24"/>
        </w:rPr>
        <w:t xml:space="preserve">Access Specifiers </w:t>
      </w:r>
      <w:r w:rsidRPr="009A3944">
        <w:rPr>
          <w:rFonts w:ascii="Courier New" w:hAnsi="Courier New" w:cs="Courier New"/>
          <w:b/>
        </w:rPr>
        <w:t>public</w:t>
      </w:r>
      <w:r w:rsidRPr="009A3944">
        <w:rPr>
          <w:rFonts w:ascii="Times New Roman" w:hAnsi="Times New Roman" w:cs="Times New Roman"/>
          <w:b/>
          <w:sz w:val="24"/>
        </w:rPr>
        <w:t xml:space="preserve"> and </w:t>
      </w:r>
      <w:r w:rsidRPr="009A3944">
        <w:rPr>
          <w:rFonts w:ascii="Courier New" w:hAnsi="Courier New" w:cs="Courier New"/>
          <w:b/>
        </w:rPr>
        <w:t>private</w:t>
      </w:r>
    </w:p>
    <w:p w:rsidR="0051303E" w:rsidRPr="009A3944" w:rsidRDefault="0051303E" w:rsidP="0051303E">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Most data member declarations appear after the access-specifier label </w:t>
      </w:r>
      <w:bookmarkStart w:id="189" w:name="ch03term50"/>
      <w:bookmarkEnd w:id="189"/>
      <w:r w:rsidRPr="009A3944">
        <w:rPr>
          <w:rFonts w:ascii="Andale Mono" w:hAnsi="Andale Mono" w:cs="Times New Roman"/>
          <w:b/>
          <w:szCs w:val="20"/>
        </w:rPr>
        <w:t>private:</w:t>
      </w:r>
      <w:r w:rsidRPr="009A3944">
        <w:rPr>
          <w:rFonts w:ascii="Times New Roman" w:hAnsi="Times New Roman" w:cs="Times New Roman"/>
          <w:sz w:val="24"/>
        </w:rPr>
        <w:t xml:space="preserve"> . Like </w:t>
      </w:r>
      <w:r w:rsidRPr="009A3944">
        <w:rPr>
          <w:rFonts w:ascii="Courier New" w:hAnsi="Courier New" w:cs="Courier New"/>
        </w:rPr>
        <w:t>public</w:t>
      </w:r>
      <w:r w:rsidRPr="009A3944">
        <w:rPr>
          <w:rFonts w:ascii="Times New Roman" w:hAnsi="Times New Roman" w:cs="Times New Roman"/>
          <w:sz w:val="24"/>
        </w:rPr>
        <w:t xml:space="preserve">, keyword </w:t>
      </w:r>
      <w:r w:rsidRPr="009A3944">
        <w:rPr>
          <w:rFonts w:ascii="Courier New" w:hAnsi="Courier New" w:cs="Courier New"/>
        </w:rPr>
        <w:t>private</w:t>
      </w:r>
      <w:r w:rsidRPr="009A3944">
        <w:rPr>
          <w:rFonts w:ascii="Times New Roman" w:hAnsi="Times New Roman" w:cs="Times New Roman"/>
          <w:sz w:val="24"/>
        </w:rPr>
        <w:t xml:space="preserve"> is an access specifier. Variables or functions declared after access specifier </w:t>
      </w:r>
      <w:r w:rsidRPr="009A3944">
        <w:rPr>
          <w:rFonts w:ascii="Courier New" w:hAnsi="Courier New" w:cs="Courier New"/>
        </w:rPr>
        <w:t>private</w:t>
      </w:r>
      <w:r w:rsidRPr="009A3944">
        <w:rPr>
          <w:rFonts w:ascii="Times New Roman" w:hAnsi="Times New Roman" w:cs="Times New Roman"/>
          <w:sz w:val="24"/>
        </w:rPr>
        <w:t xml:space="preserve"> (and before the next access specifier) are accessible only to member functions of the class for which they are declared. Thus, data member </w:t>
      </w:r>
      <w:r w:rsidRPr="009A3944">
        <w:rPr>
          <w:rFonts w:ascii="Courier New" w:hAnsi="Courier New" w:cs="Courier New"/>
        </w:rPr>
        <w:t>courseName</w:t>
      </w:r>
      <w:r w:rsidRPr="009A3944">
        <w:rPr>
          <w:rFonts w:ascii="Times New Roman" w:hAnsi="Times New Roman" w:cs="Times New Roman"/>
          <w:sz w:val="24"/>
        </w:rPr>
        <w:t xml:space="preserve"> can be used only in member functions </w:t>
      </w:r>
      <w:r w:rsidRPr="009A3944">
        <w:rPr>
          <w:rFonts w:ascii="Courier New" w:hAnsi="Courier New" w:cs="Courier New"/>
        </w:rPr>
        <w:t>setCourseName</w:t>
      </w:r>
      <w:r w:rsidRPr="009A3944">
        <w:rPr>
          <w:rFonts w:ascii="Times New Roman" w:hAnsi="Times New Roman" w:cs="Times New Roman"/>
          <w:sz w:val="24"/>
        </w:rPr>
        <w:t xml:space="preserve">, </w:t>
      </w:r>
      <w:r w:rsidRPr="009A3944">
        <w:rPr>
          <w:rFonts w:ascii="Courier New" w:hAnsi="Courier New" w:cs="Courier New"/>
        </w:rPr>
        <w:t>getCourseName</w:t>
      </w:r>
      <w:r w:rsidRPr="009A3944">
        <w:rPr>
          <w:rFonts w:ascii="Times New Roman" w:hAnsi="Times New Roman" w:cs="Times New Roman"/>
          <w:sz w:val="24"/>
        </w:rPr>
        <w:t xml:space="preserve"> and </w:t>
      </w:r>
      <w:r w:rsidRPr="009A3944">
        <w:rPr>
          <w:rFonts w:ascii="Courier New" w:hAnsi="Courier New" w:cs="Courier New"/>
        </w:rPr>
        <w:t>displayMessage</w:t>
      </w:r>
      <w:r w:rsidRPr="009A3944">
        <w:rPr>
          <w:rFonts w:ascii="Times New Roman" w:hAnsi="Times New Roman" w:cs="Times New Roman"/>
          <w:sz w:val="24"/>
        </w:rPr>
        <w:t xml:space="preserve"> of (every object of) class </w:t>
      </w:r>
      <w:r w:rsidRPr="009A3944">
        <w:rPr>
          <w:rFonts w:ascii="Courier New" w:hAnsi="Courier New" w:cs="Courier New"/>
        </w:rPr>
        <w:t>GradeBook</w:t>
      </w:r>
      <w:r w:rsidRPr="009A3944">
        <w:rPr>
          <w:rFonts w:ascii="Times New Roman" w:hAnsi="Times New Roman" w:cs="Times New Roman"/>
          <w:sz w:val="24"/>
        </w:rPr>
        <w:t xml:space="preserve">. Data member </w:t>
      </w:r>
      <w:r w:rsidRPr="009A3944">
        <w:rPr>
          <w:rFonts w:ascii="Courier New" w:hAnsi="Courier New" w:cs="Courier New"/>
        </w:rPr>
        <w:t>courseName</w:t>
      </w:r>
      <w:r w:rsidRPr="009A3944">
        <w:rPr>
          <w:rFonts w:ascii="Times New Roman" w:hAnsi="Times New Roman" w:cs="Times New Roman"/>
          <w:sz w:val="24"/>
        </w:rPr>
        <w:t xml:space="preserve">, because it is </w:t>
      </w:r>
      <w:r w:rsidRPr="009A3944">
        <w:rPr>
          <w:rFonts w:ascii="Courier New" w:hAnsi="Courier New" w:cs="Courier New"/>
        </w:rPr>
        <w:t>private</w:t>
      </w:r>
      <w:r w:rsidRPr="009A3944">
        <w:rPr>
          <w:rFonts w:ascii="Times New Roman" w:hAnsi="Times New Roman" w:cs="Times New Roman"/>
          <w:sz w:val="24"/>
        </w:rPr>
        <w:t xml:space="preserve">, cannot be accessed by functions outside the class (such as </w:t>
      </w:r>
      <w:r w:rsidRPr="009A3944">
        <w:rPr>
          <w:rFonts w:ascii="Courier New" w:hAnsi="Courier New" w:cs="Courier New"/>
        </w:rPr>
        <w:t>main</w:t>
      </w:r>
      <w:r w:rsidRPr="009A3944">
        <w:rPr>
          <w:rFonts w:ascii="Times New Roman" w:hAnsi="Times New Roman" w:cs="Times New Roman"/>
          <w:sz w:val="24"/>
        </w:rPr>
        <w:t xml:space="preserve">) or by member functions of other classes in the program. Attempting to access data member </w:t>
      </w:r>
      <w:r w:rsidRPr="009A3944">
        <w:rPr>
          <w:rFonts w:ascii="Courier New" w:hAnsi="Courier New" w:cs="Courier New"/>
        </w:rPr>
        <w:t>courseName</w:t>
      </w:r>
      <w:r w:rsidRPr="009A3944">
        <w:rPr>
          <w:rFonts w:ascii="Times New Roman" w:hAnsi="Times New Roman" w:cs="Times New Roman"/>
          <w:sz w:val="24"/>
        </w:rPr>
        <w:t xml:space="preserve"> in one of these program locations with an expression such as </w:t>
      </w:r>
      <w:r w:rsidRPr="009A3944">
        <w:rPr>
          <w:rFonts w:ascii="Courier New" w:hAnsi="Courier New" w:cs="Courier New"/>
        </w:rPr>
        <w:t>myGradeBook.courseName</w:t>
      </w:r>
      <w:r w:rsidRPr="009A3944">
        <w:rPr>
          <w:rFonts w:ascii="Times New Roman" w:hAnsi="Times New Roman" w:cs="Times New Roman"/>
          <w:sz w:val="24"/>
        </w:rPr>
        <w:t xml:space="preserve"> would result in a compilation error containing a message similar to</w:t>
      </w:r>
    </w:p>
    <w:p w:rsidR="0051303E" w:rsidRPr="009A3944" w:rsidRDefault="0051303E" w:rsidP="00513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cannot access private member declared in class 'GradeBook'</w:t>
      </w:r>
    </w:p>
    <w:p w:rsidR="0051303E" w:rsidRPr="009A3944" w:rsidRDefault="0051303E" w:rsidP="0051303E">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The </w:t>
      </w:r>
      <w:bookmarkStart w:id="190" w:name="ch03term20"/>
      <w:bookmarkEnd w:id="190"/>
      <w:r w:rsidRPr="009A3944">
        <w:rPr>
          <w:rFonts w:ascii="Times New Roman" w:hAnsi="Times New Roman" w:cs="Times New Roman"/>
          <w:sz w:val="24"/>
        </w:rPr>
        <w:t xml:space="preserve">default access for class members is </w:t>
      </w:r>
      <w:r w:rsidRPr="009A3944">
        <w:rPr>
          <w:rFonts w:ascii="Courier New" w:hAnsi="Courier New" w:cs="Courier New"/>
        </w:rPr>
        <w:t>private</w:t>
      </w:r>
      <w:r w:rsidRPr="009A3944">
        <w:rPr>
          <w:rFonts w:ascii="Times New Roman" w:hAnsi="Times New Roman" w:cs="Times New Roman"/>
          <w:sz w:val="24"/>
        </w:rPr>
        <w:t xml:space="preserve"> so all members after the class header and before the first access specifier are </w:t>
      </w:r>
      <w:r w:rsidRPr="009A3944">
        <w:rPr>
          <w:rFonts w:ascii="Courier New" w:hAnsi="Courier New" w:cs="Courier New"/>
        </w:rPr>
        <w:t>private</w:t>
      </w:r>
      <w:r w:rsidRPr="009A3944">
        <w:rPr>
          <w:rFonts w:ascii="Times New Roman" w:hAnsi="Times New Roman" w:cs="Times New Roman"/>
          <w:sz w:val="24"/>
        </w:rPr>
        <w:t xml:space="preserve">. The access specifiers </w:t>
      </w:r>
      <w:r w:rsidRPr="009A3944">
        <w:rPr>
          <w:rFonts w:ascii="Courier New" w:hAnsi="Courier New" w:cs="Courier New"/>
        </w:rPr>
        <w:t>public</w:t>
      </w:r>
      <w:r w:rsidRPr="009A3944">
        <w:rPr>
          <w:rFonts w:ascii="Times New Roman" w:hAnsi="Times New Roman" w:cs="Times New Roman"/>
          <w:sz w:val="24"/>
        </w:rPr>
        <w:t xml:space="preserve"> and </w:t>
      </w:r>
      <w:r w:rsidRPr="009A3944">
        <w:rPr>
          <w:rFonts w:ascii="Courier New" w:hAnsi="Courier New" w:cs="Courier New"/>
        </w:rPr>
        <w:t>private</w:t>
      </w:r>
      <w:r w:rsidRPr="009A3944">
        <w:rPr>
          <w:rFonts w:ascii="Times New Roman" w:hAnsi="Times New Roman" w:cs="Times New Roman"/>
          <w:sz w:val="24"/>
        </w:rPr>
        <w:t xml:space="preserve"> may be repeated, but this is unnecessary and can be confusing.</w:t>
      </w:r>
    </w:p>
    <w:p w:rsidR="0051303E" w:rsidRPr="009A3944" w:rsidRDefault="0051303E" w:rsidP="0051303E">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Declaring data members with access specifier </w:t>
      </w:r>
      <w:r w:rsidRPr="009A3944">
        <w:rPr>
          <w:rFonts w:ascii="Courier New" w:hAnsi="Courier New" w:cs="Courier New"/>
        </w:rPr>
        <w:t>private</w:t>
      </w:r>
      <w:r w:rsidRPr="009A3944">
        <w:rPr>
          <w:rFonts w:ascii="Times New Roman" w:hAnsi="Times New Roman" w:cs="Times New Roman"/>
          <w:sz w:val="24"/>
        </w:rPr>
        <w:t xml:space="preserve"> is known as </w:t>
      </w:r>
      <w:bookmarkStart w:id="191" w:name="ch03term17"/>
      <w:bookmarkEnd w:id="191"/>
      <w:r w:rsidRPr="009A3944">
        <w:rPr>
          <w:rFonts w:ascii="Times New Roman" w:hAnsi="Times New Roman" w:cs="Times New Roman"/>
          <w:b/>
          <w:sz w:val="24"/>
        </w:rPr>
        <w:t>data hiding</w:t>
      </w:r>
      <w:r w:rsidRPr="009A3944">
        <w:rPr>
          <w:rFonts w:ascii="Times New Roman" w:hAnsi="Times New Roman" w:cs="Times New Roman"/>
          <w:sz w:val="24"/>
        </w:rPr>
        <w:t xml:space="preserve">. When a program creates (instantiates) an object of class </w:t>
      </w:r>
      <w:r w:rsidRPr="009A3944">
        <w:rPr>
          <w:rFonts w:ascii="Courier New" w:hAnsi="Courier New" w:cs="Courier New"/>
        </w:rPr>
        <w:t>GradeBook</w:t>
      </w:r>
      <w:r w:rsidRPr="009A3944">
        <w:rPr>
          <w:rFonts w:ascii="Times New Roman" w:hAnsi="Times New Roman" w:cs="Times New Roman"/>
          <w:sz w:val="24"/>
        </w:rPr>
        <w:t xml:space="preserve">, data member </w:t>
      </w:r>
      <w:r w:rsidRPr="009A3944">
        <w:rPr>
          <w:rFonts w:ascii="Courier New" w:hAnsi="Courier New" w:cs="Courier New"/>
        </w:rPr>
        <w:t>courseName</w:t>
      </w:r>
      <w:r w:rsidRPr="009A3944">
        <w:rPr>
          <w:rFonts w:ascii="Times New Roman" w:hAnsi="Times New Roman" w:cs="Times New Roman"/>
          <w:sz w:val="24"/>
        </w:rPr>
        <w:t xml:space="preserve"> is encapsulated (hidden) in the object and can be accessed only by member functions of the object's class. In class </w:t>
      </w:r>
      <w:r w:rsidRPr="009A3944">
        <w:rPr>
          <w:rFonts w:ascii="Courier New" w:hAnsi="Courier New" w:cs="Courier New"/>
        </w:rPr>
        <w:t>GradeBook</w:t>
      </w:r>
      <w:r w:rsidRPr="009A3944">
        <w:rPr>
          <w:rFonts w:ascii="Times New Roman" w:hAnsi="Times New Roman" w:cs="Times New Roman"/>
          <w:sz w:val="24"/>
        </w:rPr>
        <w:t xml:space="preserve">, member functions </w:t>
      </w:r>
      <w:r w:rsidRPr="009A3944">
        <w:rPr>
          <w:rFonts w:ascii="Courier New" w:hAnsi="Courier New" w:cs="Courier New"/>
        </w:rPr>
        <w:t>setCourseName</w:t>
      </w:r>
      <w:r w:rsidRPr="009A3944">
        <w:rPr>
          <w:rFonts w:ascii="Times New Roman" w:hAnsi="Times New Roman" w:cs="Times New Roman"/>
          <w:sz w:val="24"/>
        </w:rPr>
        <w:t xml:space="preserve"> and </w:t>
      </w:r>
      <w:r w:rsidRPr="009A3944">
        <w:rPr>
          <w:rFonts w:ascii="Courier New" w:hAnsi="Courier New" w:cs="Courier New"/>
        </w:rPr>
        <w:t>getCourseName</w:t>
      </w:r>
      <w:r w:rsidRPr="009A3944">
        <w:rPr>
          <w:rFonts w:ascii="Times New Roman" w:hAnsi="Times New Roman" w:cs="Times New Roman"/>
          <w:sz w:val="24"/>
        </w:rPr>
        <w:t xml:space="preserve"> manipulate the data member </w:t>
      </w:r>
      <w:r w:rsidRPr="009A3944">
        <w:rPr>
          <w:rFonts w:ascii="Courier New" w:hAnsi="Courier New" w:cs="Courier New"/>
        </w:rPr>
        <w:t>courseName</w:t>
      </w:r>
      <w:r w:rsidRPr="009A3944">
        <w:rPr>
          <w:rFonts w:ascii="Times New Roman" w:hAnsi="Times New Roman" w:cs="Times New Roman"/>
          <w:sz w:val="24"/>
        </w:rPr>
        <w:t xml:space="preserve"> directly (and </w:t>
      </w:r>
      <w:r w:rsidRPr="009A3944">
        <w:rPr>
          <w:rFonts w:ascii="Courier New" w:hAnsi="Courier New" w:cs="Courier New"/>
        </w:rPr>
        <w:t>displayMessage</w:t>
      </w:r>
      <w:r w:rsidRPr="009A3944">
        <w:rPr>
          <w:rFonts w:ascii="Times New Roman" w:hAnsi="Times New Roman" w:cs="Times New Roman"/>
          <w:sz w:val="24"/>
        </w:rPr>
        <w:t xml:space="preserve"> could do so if necessary).</w:t>
      </w:r>
    </w:p>
    <w:p w:rsidR="0051303E" w:rsidRPr="009A3944" w:rsidRDefault="0051303E" w:rsidP="0051303E">
      <w:pPr>
        <w:pStyle w:val="Heading4"/>
      </w:pPr>
      <w:r w:rsidRPr="009A3944">
        <w:rPr>
          <w:rFonts w:ascii="Times New Roman" w:hAnsi="Times New Roman" w:cs="Times New Roman"/>
          <w:i w:val="0"/>
        </w:rPr>
        <w:t>Member Functions</w:t>
      </w:r>
      <w:r w:rsidRPr="009A3944">
        <w:t xml:space="preserve"> </w:t>
      </w:r>
      <w:r w:rsidRPr="009A3944">
        <w:rPr>
          <w:rStyle w:val="HTMLTypewriter"/>
          <w:i w:val="0"/>
        </w:rPr>
        <w:t>setCourseName</w:t>
      </w:r>
      <w:r w:rsidRPr="009A3944">
        <w:t xml:space="preserve"> </w:t>
      </w:r>
      <w:r w:rsidRPr="009A3944">
        <w:rPr>
          <w:rFonts w:ascii="Times New Roman" w:hAnsi="Times New Roman" w:cs="Times New Roman"/>
          <w:i w:val="0"/>
        </w:rPr>
        <w:t>and</w:t>
      </w:r>
      <w:r w:rsidRPr="009A3944">
        <w:t xml:space="preserve"> </w:t>
      </w:r>
      <w:r w:rsidRPr="009A3944">
        <w:rPr>
          <w:rStyle w:val="HTMLTypewriter"/>
          <w:i w:val="0"/>
        </w:rPr>
        <w:t>getCourseName</w:t>
      </w:r>
    </w:p>
    <w:p w:rsidR="0051303E" w:rsidRPr="009A3944" w:rsidRDefault="0051303E" w:rsidP="0051303E">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Member function</w:t>
      </w:r>
      <w:r w:rsidRPr="009A3944">
        <w:t xml:space="preserve"> </w:t>
      </w:r>
      <w:r w:rsidRPr="009A3944">
        <w:rPr>
          <w:rFonts w:ascii="Courier New" w:hAnsi="Courier New" w:cs="Courier New"/>
        </w:rPr>
        <w:t>setCourseName</w:t>
      </w:r>
      <w:r w:rsidRPr="009A3944">
        <w:rPr>
          <w:rFonts w:ascii="Times New Roman" w:hAnsi="Times New Roman" w:cs="Times New Roman"/>
          <w:sz w:val="24"/>
        </w:rPr>
        <w:t xml:space="preserve"> does not return any data when it completes its task, so its return type is void. The member function receives one</w:t>
      </w:r>
      <w:r w:rsidRPr="009A3944">
        <w:t xml:space="preserve"> </w:t>
      </w:r>
      <w:r w:rsidRPr="009A3944">
        <w:rPr>
          <w:rFonts w:ascii="Courier New" w:hAnsi="Courier New" w:cs="Courier New"/>
        </w:rPr>
        <w:t>parameter</w:t>
      </w:r>
      <w:r w:rsidRPr="009A3944">
        <w:rPr>
          <w:rStyle w:val="HTMLTypewriter"/>
        </w:rPr>
        <w:t xml:space="preserve">name </w:t>
      </w:r>
      <w:r w:rsidRPr="009A3944">
        <w:rPr>
          <w:rFonts w:ascii="Times New Roman" w:hAnsi="Times New Roman" w:cs="Times New Roman"/>
          <w:sz w:val="24"/>
        </w:rPr>
        <w:t>which represents the course name that will be passed to it as an argument. Suppose, for instance, that a university can print student transcripts containing course names of only 25 characters or fewer. In this case, we might want class</w:t>
      </w:r>
      <w:r w:rsidRPr="009A3944">
        <w:t xml:space="preserve"> </w:t>
      </w:r>
      <w:r w:rsidRPr="009A3944">
        <w:rPr>
          <w:rFonts w:ascii="Courier New" w:hAnsi="Courier New" w:cs="Courier New"/>
        </w:rPr>
        <w:t>GradeBook</w:t>
      </w:r>
      <w:r w:rsidRPr="009A3944">
        <w:t xml:space="preserve"> </w:t>
      </w:r>
      <w:r w:rsidRPr="009A3944">
        <w:rPr>
          <w:rFonts w:ascii="Times New Roman" w:hAnsi="Times New Roman" w:cs="Times New Roman"/>
          <w:sz w:val="24"/>
        </w:rPr>
        <w:t>to ensure that its data member</w:t>
      </w:r>
      <w:r w:rsidRPr="009A3944">
        <w:t xml:space="preserve"> </w:t>
      </w:r>
      <w:r w:rsidRPr="009A3944">
        <w:rPr>
          <w:rFonts w:ascii="Courier New" w:hAnsi="Courier New" w:cs="Courier New"/>
        </w:rPr>
        <w:t>courseName</w:t>
      </w:r>
      <w:r w:rsidRPr="009A3944">
        <w:t xml:space="preserve"> </w:t>
      </w:r>
      <w:r w:rsidRPr="009A3944">
        <w:rPr>
          <w:rFonts w:ascii="Times New Roman" w:hAnsi="Times New Roman" w:cs="Times New Roman"/>
          <w:sz w:val="24"/>
        </w:rPr>
        <w:t>never contains more than 25 characters.</w:t>
      </w:r>
    </w:p>
    <w:p w:rsidR="0051303E" w:rsidRPr="009A3944" w:rsidRDefault="0051303E" w:rsidP="0051303E">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Member function </w:t>
      </w:r>
      <w:r w:rsidRPr="009A3944">
        <w:rPr>
          <w:rFonts w:ascii="Courier New" w:hAnsi="Courier New" w:cs="Courier New"/>
        </w:rPr>
        <w:t>getCourseName</w:t>
      </w:r>
      <w:r w:rsidRPr="009A3944">
        <w:rPr>
          <w:rFonts w:ascii="Times New Roman" w:hAnsi="Times New Roman" w:cs="Times New Roman"/>
          <w:sz w:val="24"/>
        </w:rPr>
        <w:t xml:space="preserve"> returns a particular </w:t>
      </w:r>
      <w:r w:rsidRPr="009A3944">
        <w:rPr>
          <w:rFonts w:ascii="Courier New" w:hAnsi="Courier New" w:cs="Courier New"/>
        </w:rPr>
        <w:t>GradeBook</w:t>
      </w:r>
      <w:r w:rsidRPr="009A3944">
        <w:rPr>
          <w:rFonts w:ascii="Times New Roman" w:hAnsi="Times New Roman" w:cs="Times New Roman"/>
          <w:sz w:val="24"/>
        </w:rPr>
        <w:t xml:space="preserve"> object's </w:t>
      </w:r>
      <w:r w:rsidRPr="009A3944">
        <w:rPr>
          <w:rFonts w:ascii="Courier New" w:hAnsi="Courier New" w:cs="Courier New"/>
        </w:rPr>
        <w:t>courseName</w:t>
      </w:r>
      <w:r w:rsidRPr="009A3944">
        <w:rPr>
          <w:rFonts w:ascii="Times New Roman" w:hAnsi="Times New Roman" w:cs="Times New Roman"/>
          <w:sz w:val="24"/>
        </w:rPr>
        <w:t xml:space="preserve">. The member function has an empty parameter list, so it does not require additional data to perform its task. The function specifies that it returns a string. When a function that specifies a return type other than void is called and completes its task, the function returns a result to its calling function. For example, when you go to an automated teller machine (ATM) and request your account balance, you expect the ATM to give you back a value that represents your balance. Similarly, when a statement calls member function </w:t>
      </w:r>
      <w:r w:rsidRPr="009A3944">
        <w:rPr>
          <w:rFonts w:ascii="Courier New" w:hAnsi="Courier New" w:cs="Courier New"/>
        </w:rPr>
        <w:t>getCourseName</w:t>
      </w:r>
      <w:r w:rsidRPr="009A3944">
        <w:rPr>
          <w:rFonts w:ascii="Times New Roman" w:hAnsi="Times New Roman" w:cs="Times New Roman"/>
          <w:sz w:val="24"/>
        </w:rPr>
        <w:t xml:space="preserve"> on a </w:t>
      </w:r>
      <w:r w:rsidRPr="009A3944">
        <w:rPr>
          <w:rFonts w:ascii="Courier New" w:hAnsi="Courier New" w:cs="Courier New"/>
        </w:rPr>
        <w:t>GradeBook</w:t>
      </w:r>
      <w:r w:rsidRPr="009A3944">
        <w:rPr>
          <w:rFonts w:ascii="Times New Roman" w:hAnsi="Times New Roman" w:cs="Times New Roman"/>
          <w:sz w:val="24"/>
        </w:rPr>
        <w:t xml:space="preserve"> object, the statement expects to receive the </w:t>
      </w:r>
      <w:r w:rsidRPr="009A3944">
        <w:rPr>
          <w:rFonts w:ascii="Courier New" w:hAnsi="Courier New" w:cs="Courier New"/>
        </w:rPr>
        <w:t>GradeBook's</w:t>
      </w:r>
      <w:r w:rsidRPr="009A3944">
        <w:rPr>
          <w:rFonts w:ascii="Times New Roman" w:hAnsi="Times New Roman" w:cs="Times New Roman"/>
          <w:sz w:val="24"/>
        </w:rPr>
        <w:t xml:space="preserve"> course name (in this case, a string, as specified by the function's return type). </w:t>
      </w:r>
    </w:p>
    <w:p w:rsidR="0051303E" w:rsidRPr="009A3944" w:rsidRDefault="0051303E" w:rsidP="0051303E">
      <w:pPr>
        <w:pStyle w:val="Heading4"/>
        <w:rPr>
          <w:rFonts w:ascii="Times New Roman" w:hAnsi="Times New Roman" w:cs="Times New Roman"/>
          <w:i w:val="0"/>
        </w:rPr>
      </w:pPr>
      <w:r w:rsidRPr="009A3944">
        <w:rPr>
          <w:rFonts w:ascii="Times New Roman" w:hAnsi="Times New Roman" w:cs="Times New Roman"/>
          <w:i w:val="0"/>
        </w:rPr>
        <w:t xml:space="preserve">Software Engineering with </w:t>
      </w:r>
      <w:r w:rsidRPr="009A3944">
        <w:rPr>
          <w:rFonts w:ascii="Courier New" w:hAnsi="Courier New" w:cs="Courier New"/>
          <w:i w:val="0"/>
          <w:sz w:val="20"/>
          <w:szCs w:val="20"/>
        </w:rPr>
        <w:t>Set</w:t>
      </w:r>
      <w:r w:rsidRPr="009A3944">
        <w:rPr>
          <w:rFonts w:ascii="Times New Roman" w:hAnsi="Times New Roman" w:cs="Times New Roman"/>
          <w:i w:val="0"/>
        </w:rPr>
        <w:t xml:space="preserve"> and </w:t>
      </w:r>
      <w:r w:rsidRPr="009A3944">
        <w:rPr>
          <w:rFonts w:ascii="Courier New" w:hAnsi="Courier New" w:cs="Courier New"/>
          <w:i w:val="0"/>
          <w:sz w:val="20"/>
          <w:szCs w:val="20"/>
        </w:rPr>
        <w:t>Get</w:t>
      </w:r>
      <w:r w:rsidRPr="009A3944">
        <w:rPr>
          <w:rFonts w:ascii="Times New Roman" w:hAnsi="Times New Roman" w:cs="Times New Roman"/>
          <w:i w:val="0"/>
        </w:rPr>
        <w:t xml:space="preserve"> Functions</w:t>
      </w:r>
    </w:p>
    <w:p w:rsidR="0051303E" w:rsidRPr="009A3944" w:rsidRDefault="0051303E" w:rsidP="0051303E">
      <w:pPr>
        <w:pStyle w:val="doctext"/>
      </w:pPr>
      <w:r w:rsidRPr="009A3944">
        <w:t xml:space="preserve">A class's </w:t>
      </w:r>
      <w:r w:rsidRPr="009A3944">
        <w:rPr>
          <w:rStyle w:val="HTMLTypewriter"/>
        </w:rPr>
        <w:t>private</w:t>
      </w:r>
      <w:r w:rsidRPr="009A3944">
        <w:t xml:space="preserve"> data members can be manipulated only by member functions of that class. So a client of an object that is, any class or function that calls the object's member functions from outside the object calls the class's </w:t>
      </w:r>
      <w:r w:rsidRPr="009A3944">
        <w:rPr>
          <w:rStyle w:val="HTMLTypewriter"/>
        </w:rPr>
        <w:t>public</w:t>
      </w:r>
      <w:r w:rsidRPr="009A3944">
        <w:t xml:space="preserve"> member functions to request the class's services for particular objects of the class. This is why the statements in function </w:t>
      </w:r>
      <w:r w:rsidRPr="009A3944">
        <w:rPr>
          <w:rStyle w:val="HTMLTypewriter"/>
        </w:rPr>
        <w:t>main</w:t>
      </w:r>
      <w:r w:rsidRPr="009A3944">
        <w:t xml:space="preserve"> call member functions </w:t>
      </w:r>
      <w:r w:rsidRPr="009A3944">
        <w:rPr>
          <w:rStyle w:val="HTMLTypewriter"/>
        </w:rPr>
        <w:t>setCourseName</w:t>
      </w:r>
      <w:r w:rsidRPr="009A3944">
        <w:t xml:space="preserve">, </w:t>
      </w:r>
      <w:r w:rsidRPr="009A3944">
        <w:rPr>
          <w:rStyle w:val="HTMLTypewriter"/>
        </w:rPr>
        <w:t>getCourseName</w:t>
      </w:r>
      <w:r w:rsidRPr="009A3944">
        <w:t xml:space="preserve"> and </w:t>
      </w:r>
      <w:r w:rsidRPr="009A3944">
        <w:rPr>
          <w:rStyle w:val="HTMLTypewriter"/>
        </w:rPr>
        <w:t>displayMessage</w:t>
      </w:r>
      <w:r w:rsidRPr="009A3944">
        <w:t xml:space="preserve"> on a </w:t>
      </w:r>
      <w:r w:rsidRPr="009A3944">
        <w:rPr>
          <w:rStyle w:val="HTMLTypewriter"/>
        </w:rPr>
        <w:t>GradeBook</w:t>
      </w:r>
      <w:r w:rsidRPr="009A3944">
        <w:t xml:space="preserve"> object. Classes often provide </w:t>
      </w:r>
      <w:r w:rsidRPr="009A3944">
        <w:rPr>
          <w:rStyle w:val="HTMLTypewriter"/>
        </w:rPr>
        <w:t>public</w:t>
      </w:r>
      <w:r w:rsidRPr="009A3944">
        <w:t xml:space="preserve"> member functions to allow clients of the class to </w:t>
      </w:r>
      <w:r w:rsidRPr="009A3944">
        <w:rPr>
          <w:rStyle w:val="docemphbolditalic"/>
        </w:rPr>
        <w:t>set</w:t>
      </w:r>
      <w:r w:rsidRPr="009A3944">
        <w:t xml:space="preserve"> (i.e., assign values to) or </w:t>
      </w:r>
      <w:r w:rsidRPr="009A3944">
        <w:rPr>
          <w:rStyle w:val="docemphbolditalic"/>
        </w:rPr>
        <w:t>get</w:t>
      </w:r>
      <w:r w:rsidRPr="009A3944">
        <w:t xml:space="preserve"> (i.e., obtain the values of) </w:t>
      </w:r>
      <w:r w:rsidRPr="009A3944">
        <w:rPr>
          <w:rStyle w:val="HTMLTypewriter"/>
        </w:rPr>
        <w:t>private</w:t>
      </w:r>
      <w:r w:rsidRPr="009A3944">
        <w:t xml:space="preserve"> data members. The names of these member functions need not begin with </w:t>
      </w:r>
      <w:r w:rsidRPr="009A3944">
        <w:rPr>
          <w:rStyle w:val="docemphasis"/>
        </w:rPr>
        <w:t>set</w:t>
      </w:r>
      <w:r w:rsidRPr="009A3944">
        <w:t xml:space="preserve"> or </w:t>
      </w:r>
      <w:r w:rsidRPr="009A3944">
        <w:rPr>
          <w:rStyle w:val="docemphasis"/>
        </w:rPr>
        <w:t>get</w:t>
      </w:r>
      <w:r w:rsidRPr="009A3944">
        <w:t xml:space="preserve">, but this naming convention is common. In this example, the member function that </w:t>
      </w:r>
      <w:r w:rsidRPr="009A3944">
        <w:rPr>
          <w:rStyle w:val="docemphasis"/>
        </w:rPr>
        <w:t>sets</w:t>
      </w:r>
      <w:r w:rsidRPr="009A3944">
        <w:t xml:space="preserve"> the </w:t>
      </w:r>
      <w:r w:rsidRPr="009A3944">
        <w:rPr>
          <w:rStyle w:val="HTMLTypewriter"/>
        </w:rPr>
        <w:t>courseName</w:t>
      </w:r>
      <w:r w:rsidRPr="009A3944">
        <w:t xml:space="preserve"> data member is called </w:t>
      </w:r>
      <w:r w:rsidRPr="009A3944">
        <w:rPr>
          <w:rStyle w:val="HTMLTypewriter"/>
        </w:rPr>
        <w:t>setCourseName</w:t>
      </w:r>
      <w:r w:rsidRPr="009A3944">
        <w:t xml:space="preserve">, and the member function that </w:t>
      </w:r>
      <w:r w:rsidRPr="009A3944">
        <w:rPr>
          <w:rStyle w:val="docemphasis"/>
        </w:rPr>
        <w:t>gets</w:t>
      </w:r>
      <w:r w:rsidRPr="009A3944">
        <w:t xml:space="preserve"> the value of the </w:t>
      </w:r>
      <w:r w:rsidRPr="009A3944">
        <w:rPr>
          <w:rStyle w:val="HTMLTypewriter"/>
        </w:rPr>
        <w:t>courseName</w:t>
      </w:r>
      <w:r w:rsidRPr="009A3944">
        <w:t xml:space="preserve"> data member is called </w:t>
      </w:r>
      <w:r w:rsidRPr="009A3944">
        <w:rPr>
          <w:rStyle w:val="HTMLTypewriter"/>
        </w:rPr>
        <w:t>getCourseName</w:t>
      </w:r>
      <w:r w:rsidRPr="009A3944">
        <w:t xml:space="preserve">. Note that </w:t>
      </w:r>
      <w:r w:rsidRPr="009A3944">
        <w:rPr>
          <w:rStyle w:val="docemphasis"/>
        </w:rPr>
        <w:t>set</w:t>
      </w:r>
      <w:r w:rsidRPr="009A3944">
        <w:t xml:space="preserve"> functions are also sometimes called </w:t>
      </w:r>
      <w:bookmarkStart w:id="192" w:name="ch03term42"/>
      <w:bookmarkEnd w:id="192"/>
      <w:r w:rsidRPr="009A3944">
        <w:rPr>
          <w:b/>
          <w:bCs/>
        </w:rPr>
        <w:t>mutators</w:t>
      </w:r>
      <w:r w:rsidRPr="009A3944">
        <w:t xml:space="preserve"> (because they mutate, or change, values), and </w:t>
      </w:r>
      <w:r w:rsidRPr="009A3944">
        <w:rPr>
          <w:rStyle w:val="docemphasis"/>
        </w:rPr>
        <w:t>get</w:t>
      </w:r>
      <w:r w:rsidRPr="009A3944">
        <w:t xml:space="preserve"> functions are also sometimes called </w:t>
      </w:r>
      <w:bookmarkStart w:id="193" w:name="ch03term2"/>
      <w:bookmarkEnd w:id="193"/>
      <w:r w:rsidRPr="009A3944">
        <w:rPr>
          <w:b/>
          <w:bCs/>
        </w:rPr>
        <w:t>accessors</w:t>
      </w:r>
      <w:r w:rsidRPr="009A3944">
        <w:t xml:space="preserve"> (because they access values).</w:t>
      </w:r>
    </w:p>
    <w:p w:rsidR="0051303E" w:rsidRPr="009A3944" w:rsidRDefault="0051303E" w:rsidP="0051303E">
      <w:pPr>
        <w:pStyle w:val="doctext"/>
      </w:pPr>
      <w:r w:rsidRPr="009A3944">
        <w:t xml:space="preserve">The </w:t>
      </w:r>
      <w:r w:rsidRPr="009A3944">
        <w:rPr>
          <w:rStyle w:val="docemphasis"/>
        </w:rPr>
        <w:t>set</w:t>
      </w:r>
      <w:r w:rsidRPr="009A3944">
        <w:t xml:space="preserve"> and </w:t>
      </w:r>
      <w:r w:rsidRPr="009A3944">
        <w:rPr>
          <w:rStyle w:val="docemphasis"/>
        </w:rPr>
        <w:t>get</w:t>
      </w:r>
      <w:r w:rsidRPr="009A3944">
        <w:t xml:space="preserve"> functions of a class also should be used by other member functions within the class to manipulate the class's </w:t>
      </w:r>
      <w:r w:rsidRPr="009A3944">
        <w:rPr>
          <w:rStyle w:val="HTMLTypewriter"/>
        </w:rPr>
        <w:t>private</w:t>
      </w:r>
      <w:r w:rsidRPr="009A3944">
        <w:t xml:space="preserve"> data, although these member functions </w:t>
      </w:r>
      <w:r w:rsidRPr="009A3944">
        <w:rPr>
          <w:rStyle w:val="docemphasis"/>
        </w:rPr>
        <w:t>can</w:t>
      </w:r>
      <w:r w:rsidRPr="009A3944">
        <w:t xml:space="preserve"> access the </w:t>
      </w:r>
      <w:r w:rsidRPr="009A3944">
        <w:rPr>
          <w:rStyle w:val="HTMLTypewriter"/>
        </w:rPr>
        <w:t>private</w:t>
      </w:r>
      <w:r w:rsidRPr="009A3944">
        <w:t xml:space="preserve"> data directly. </w:t>
      </w:r>
    </w:p>
    <w:p w:rsidR="0051303E" w:rsidRPr="009A3944" w:rsidRDefault="0051303E" w:rsidP="0051303E">
      <w:pPr>
        <w:spacing w:before="100" w:beforeAutospacing="1" w:after="100" w:afterAutospacing="1"/>
        <w:outlineLvl w:val="3"/>
        <w:rPr>
          <w:rFonts w:ascii="Times New Roman" w:hAnsi="Times New Roman" w:cs="Times New Roman"/>
          <w:b/>
          <w:bCs w:val="0"/>
          <w:sz w:val="24"/>
        </w:rPr>
      </w:pPr>
      <w:r w:rsidRPr="009A3944">
        <w:rPr>
          <w:rFonts w:ascii="Times New Roman" w:hAnsi="Times New Roman" w:cs="Times New Roman"/>
          <w:b/>
          <w:sz w:val="24"/>
        </w:rPr>
        <w:t xml:space="preserve">Member Function </w:t>
      </w:r>
      <w:r w:rsidRPr="009A3944">
        <w:rPr>
          <w:rFonts w:ascii="Courier New" w:hAnsi="Courier New" w:cs="Courier New"/>
          <w:b/>
        </w:rPr>
        <w:t>displayMessage</w:t>
      </w:r>
    </w:p>
    <w:p w:rsidR="0051303E" w:rsidRPr="009A3944" w:rsidRDefault="0051303E" w:rsidP="0051303E">
      <w:pPr>
        <w:spacing w:before="100" w:beforeAutospacing="1" w:after="100" w:afterAutospacing="1"/>
        <w:rPr>
          <w:rFonts w:ascii="Times New Roman" w:hAnsi="Times New Roman" w:cs="Times New Roman"/>
          <w:sz w:val="24"/>
        </w:rPr>
      </w:pPr>
      <w:bookmarkStart w:id="194" w:name="idd1e24253"/>
      <w:bookmarkStart w:id="195" w:name="idd1e24246"/>
      <w:bookmarkStart w:id="196" w:name="idd1e24239"/>
      <w:bookmarkStart w:id="197" w:name="idd1e24229"/>
      <w:bookmarkStart w:id="198" w:name="idd1e24224"/>
      <w:bookmarkStart w:id="199" w:name="idd1e24219"/>
      <w:bookmarkStart w:id="200" w:name="idd1e24211"/>
      <w:bookmarkStart w:id="201" w:name="idd1e24206"/>
      <w:bookmarkStart w:id="202" w:name="idd1e24203"/>
      <w:bookmarkStart w:id="203" w:name="idd1e24197"/>
      <w:bookmarkStart w:id="204" w:name="idd1e24194"/>
      <w:bookmarkStart w:id="205" w:name="idd1e24186"/>
      <w:bookmarkStart w:id="206" w:name="idd1e24181"/>
      <w:bookmarkStart w:id="207" w:name="idd1e24173"/>
      <w:bookmarkStart w:id="208" w:name="idd1e24168"/>
      <w:bookmarkStart w:id="209" w:name="idd1e24165"/>
      <w:bookmarkStart w:id="210" w:name="idd1e24162"/>
      <w:bookmarkStart w:id="211" w:name="idd1e24159"/>
      <w:bookmarkStart w:id="212" w:name="idd1e24154"/>
      <w:bookmarkStart w:id="213" w:name="idd1e24151"/>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r w:rsidRPr="009A3944">
        <w:rPr>
          <w:rFonts w:ascii="Times New Roman" w:hAnsi="Times New Roman" w:cs="Times New Roman"/>
          <w:sz w:val="24"/>
        </w:rPr>
        <w:t xml:space="preserve">Member function </w:t>
      </w:r>
      <w:r w:rsidRPr="009A3944">
        <w:rPr>
          <w:rFonts w:ascii="Courier New" w:hAnsi="Courier New" w:cs="Courier New"/>
        </w:rPr>
        <w:t>displayMessage</w:t>
      </w:r>
      <w:r w:rsidRPr="009A3944">
        <w:rPr>
          <w:rFonts w:ascii="Times New Roman" w:hAnsi="Times New Roman" w:cs="Times New Roman"/>
          <w:sz w:val="24"/>
        </w:rPr>
        <w:t xml:space="preserve"> does not return any data when it completes its task, so its return type is </w:t>
      </w:r>
      <w:r w:rsidRPr="009A3944">
        <w:rPr>
          <w:rFonts w:ascii="Courier New" w:hAnsi="Courier New" w:cs="Courier New"/>
        </w:rPr>
        <w:t>void</w:t>
      </w:r>
      <w:r w:rsidRPr="009A3944">
        <w:rPr>
          <w:rFonts w:ascii="Times New Roman" w:hAnsi="Times New Roman" w:cs="Times New Roman"/>
          <w:sz w:val="24"/>
        </w:rPr>
        <w:t xml:space="preserve">. The function does not receive parameters, so its parameter list is empty. </w:t>
      </w:r>
    </w:p>
    <w:p w:rsidR="0051303E" w:rsidRPr="009A3944" w:rsidRDefault="0051303E" w:rsidP="0051303E">
      <w:pPr>
        <w:spacing w:before="100" w:beforeAutospacing="1" w:after="100" w:afterAutospacing="1"/>
        <w:outlineLvl w:val="3"/>
        <w:rPr>
          <w:rFonts w:ascii="Times New Roman" w:hAnsi="Times New Roman" w:cs="Times New Roman"/>
          <w:b/>
          <w:bCs w:val="0"/>
          <w:sz w:val="24"/>
        </w:rPr>
      </w:pPr>
      <w:r w:rsidRPr="009A3944">
        <w:rPr>
          <w:rFonts w:ascii="Times New Roman" w:hAnsi="Times New Roman" w:cs="Times New Roman"/>
          <w:b/>
          <w:sz w:val="24"/>
        </w:rPr>
        <w:t xml:space="preserve">Testing Class </w:t>
      </w:r>
      <w:r w:rsidRPr="009A3944">
        <w:rPr>
          <w:rFonts w:ascii="Courier New" w:hAnsi="Courier New" w:cs="Courier New"/>
          <w:b/>
        </w:rPr>
        <w:t>GradeBook</w:t>
      </w:r>
    </w:p>
    <w:p w:rsidR="0051303E" w:rsidRPr="009A3944" w:rsidRDefault="0051303E" w:rsidP="0051303E">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The </w:t>
      </w:r>
      <w:r w:rsidRPr="009A3944">
        <w:rPr>
          <w:rFonts w:ascii="Courier New" w:hAnsi="Courier New" w:cs="Courier New"/>
        </w:rPr>
        <w:t>main</w:t>
      </w:r>
      <w:r w:rsidRPr="009A3944">
        <w:rPr>
          <w:rFonts w:ascii="Times New Roman" w:hAnsi="Times New Roman" w:cs="Times New Roman"/>
          <w:sz w:val="24"/>
        </w:rPr>
        <w:t xml:space="preserve"> function creates one object named </w:t>
      </w:r>
      <w:r w:rsidRPr="009A3944">
        <w:rPr>
          <w:rFonts w:ascii="Courier New" w:hAnsi="Courier New" w:cs="Courier New"/>
        </w:rPr>
        <w:t>myGradeBook</w:t>
      </w:r>
      <w:r w:rsidRPr="009A3944">
        <w:rPr>
          <w:rFonts w:ascii="Times New Roman" w:hAnsi="Times New Roman" w:cs="Times New Roman"/>
          <w:sz w:val="24"/>
        </w:rPr>
        <w:t xml:space="preserve"> of class </w:t>
      </w:r>
      <w:r w:rsidRPr="009A3944">
        <w:rPr>
          <w:rFonts w:ascii="Courier New" w:hAnsi="Courier New" w:cs="Courier New"/>
        </w:rPr>
        <w:t>GradeBook</w:t>
      </w:r>
      <w:r w:rsidRPr="009A3944">
        <w:rPr>
          <w:rFonts w:ascii="Times New Roman" w:hAnsi="Times New Roman" w:cs="Times New Roman"/>
          <w:sz w:val="24"/>
        </w:rPr>
        <w:t xml:space="preserve"> and uses each of its member functions. Main also displays the initial course name by calling the object's </w:t>
      </w:r>
      <w:r w:rsidRPr="009A3944">
        <w:rPr>
          <w:rFonts w:ascii="Courier New" w:hAnsi="Courier New" w:cs="Courier New"/>
        </w:rPr>
        <w:t>getCourseName</w:t>
      </w:r>
      <w:r w:rsidRPr="009A3944">
        <w:rPr>
          <w:rFonts w:ascii="Times New Roman" w:hAnsi="Times New Roman" w:cs="Times New Roman"/>
          <w:sz w:val="24"/>
        </w:rPr>
        <w:t xml:space="preserve"> member function. Note that the first line of the output does not show a course name, because the object's </w:t>
      </w:r>
      <w:r w:rsidRPr="009A3944">
        <w:rPr>
          <w:rFonts w:ascii="Courier New" w:hAnsi="Courier New" w:cs="Courier New"/>
        </w:rPr>
        <w:t>courseName</w:t>
      </w:r>
      <w:r w:rsidRPr="009A3944">
        <w:rPr>
          <w:rFonts w:ascii="Times New Roman" w:hAnsi="Times New Roman" w:cs="Times New Roman"/>
          <w:sz w:val="24"/>
        </w:rPr>
        <w:t xml:space="preserve"> data member (i.e., a </w:t>
      </w:r>
      <w:r w:rsidRPr="009A3944">
        <w:rPr>
          <w:rFonts w:ascii="Courier New" w:hAnsi="Courier New" w:cs="Courier New"/>
        </w:rPr>
        <w:t>string</w:t>
      </w:r>
      <w:r w:rsidRPr="009A3944">
        <w:rPr>
          <w:rFonts w:ascii="Times New Roman" w:hAnsi="Times New Roman" w:cs="Times New Roman"/>
          <w:sz w:val="24"/>
        </w:rPr>
        <w:t xml:space="preserve">) is initially empty by default, the initial value of a </w:t>
      </w:r>
      <w:r w:rsidRPr="009A3944">
        <w:rPr>
          <w:rFonts w:ascii="Courier New" w:hAnsi="Courier New" w:cs="Courier New"/>
        </w:rPr>
        <w:t>string</w:t>
      </w:r>
      <w:r w:rsidRPr="009A3944">
        <w:rPr>
          <w:rFonts w:ascii="Times New Roman" w:hAnsi="Times New Roman" w:cs="Times New Roman"/>
          <w:sz w:val="24"/>
        </w:rPr>
        <w:t xml:space="preserve"> is the so-called </w:t>
      </w:r>
      <w:bookmarkStart w:id="214" w:name="ch03term23"/>
      <w:bookmarkEnd w:id="214"/>
      <w:r w:rsidRPr="009A3944">
        <w:rPr>
          <w:rFonts w:ascii="Times New Roman" w:hAnsi="Times New Roman" w:cs="Times New Roman"/>
          <w:b/>
          <w:sz w:val="24"/>
        </w:rPr>
        <w:t>empty string</w:t>
      </w:r>
      <w:r w:rsidRPr="009A3944">
        <w:rPr>
          <w:rFonts w:ascii="Times New Roman" w:hAnsi="Times New Roman" w:cs="Times New Roman"/>
          <w:sz w:val="24"/>
        </w:rPr>
        <w:t>, i.e., a string that does not contain any characters. Nothing appears on the screen when an empty string is displayed.</w:t>
      </w:r>
    </w:p>
    <w:p w:rsidR="0051303E" w:rsidRPr="009A3944" w:rsidRDefault="0051303E" w:rsidP="0051303E">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The main then prompts the user to enter a course name. Local </w:t>
      </w:r>
      <w:r w:rsidRPr="009A3944">
        <w:rPr>
          <w:rFonts w:ascii="Courier New" w:hAnsi="Courier New" w:cs="Courier New"/>
        </w:rPr>
        <w:t>string</w:t>
      </w:r>
      <w:r w:rsidRPr="009A3944">
        <w:rPr>
          <w:rFonts w:ascii="Times New Roman" w:hAnsi="Times New Roman" w:cs="Times New Roman"/>
          <w:sz w:val="24"/>
        </w:rPr>
        <w:t xml:space="preserve"> variable </w:t>
      </w:r>
      <w:r w:rsidRPr="009A3944">
        <w:rPr>
          <w:rFonts w:ascii="Courier New" w:hAnsi="Courier New" w:cs="Courier New"/>
        </w:rPr>
        <w:t>nameOfCourse</w:t>
      </w:r>
      <w:r w:rsidRPr="009A3944">
        <w:rPr>
          <w:rFonts w:ascii="Times New Roman" w:hAnsi="Times New Roman" w:cs="Times New Roman"/>
          <w:sz w:val="24"/>
        </w:rPr>
        <w:t xml:space="preserve"> is set to the course name entered by the user, which is obtained by the call to the </w:t>
      </w:r>
      <w:r w:rsidRPr="009A3944">
        <w:rPr>
          <w:rFonts w:ascii="Courier New" w:hAnsi="Courier New" w:cs="Courier New"/>
        </w:rPr>
        <w:t>getline</w:t>
      </w:r>
      <w:r w:rsidRPr="009A3944">
        <w:rPr>
          <w:rFonts w:ascii="Times New Roman" w:hAnsi="Times New Roman" w:cs="Times New Roman"/>
          <w:sz w:val="24"/>
        </w:rPr>
        <w:t xml:space="preserve"> function. When the function is called, the argument's value is copied to parameter </w:t>
      </w:r>
      <w:r w:rsidRPr="009A3944">
        <w:rPr>
          <w:rFonts w:ascii="Courier New" w:hAnsi="Courier New" w:cs="Courier New"/>
        </w:rPr>
        <w:t>name</w:t>
      </w:r>
      <w:r w:rsidRPr="009A3944">
        <w:rPr>
          <w:rFonts w:ascii="Times New Roman" w:hAnsi="Times New Roman" w:cs="Times New Roman"/>
          <w:sz w:val="24"/>
        </w:rPr>
        <w:t xml:space="preserve"> of member function </w:t>
      </w:r>
      <w:r w:rsidRPr="009A3944">
        <w:rPr>
          <w:rFonts w:ascii="Courier New" w:hAnsi="Courier New" w:cs="Courier New"/>
        </w:rPr>
        <w:t>setCourseName</w:t>
      </w:r>
      <w:r w:rsidRPr="009A3944">
        <w:rPr>
          <w:rFonts w:ascii="Times New Roman" w:hAnsi="Times New Roman" w:cs="Times New Roman"/>
          <w:sz w:val="24"/>
        </w:rPr>
        <w:t xml:space="preserve">. Then the parameter's value is assigned to data member </w:t>
      </w:r>
      <w:r w:rsidRPr="009A3944">
        <w:rPr>
          <w:rFonts w:ascii="Courier New" w:hAnsi="Courier New" w:cs="Courier New"/>
        </w:rPr>
        <w:t>courseName</w:t>
      </w:r>
      <w:r w:rsidRPr="009A3944">
        <w:rPr>
          <w:rFonts w:ascii="Times New Roman" w:hAnsi="Times New Roman" w:cs="Times New Roman"/>
          <w:sz w:val="24"/>
        </w:rPr>
        <w:t xml:space="preserve">. The function call for the object using </w:t>
      </w:r>
      <w:r w:rsidRPr="009A3944">
        <w:rPr>
          <w:rFonts w:ascii="Courier New" w:hAnsi="Courier New" w:cs="Courier New"/>
        </w:rPr>
        <w:t>myGradeBook</w:t>
      </w:r>
      <w:r w:rsidRPr="009A3944">
        <w:rPr>
          <w:rFonts w:ascii="Times New Roman" w:hAnsi="Times New Roman" w:cs="Times New Roman"/>
          <w:sz w:val="24"/>
        </w:rPr>
        <w:t xml:space="preserve">'s </w:t>
      </w:r>
      <w:r w:rsidRPr="009A3944">
        <w:rPr>
          <w:rFonts w:ascii="Courier New" w:hAnsi="Courier New" w:cs="Courier New"/>
        </w:rPr>
        <w:t>displayMessage</w:t>
      </w:r>
      <w:r w:rsidRPr="009A3944">
        <w:rPr>
          <w:rFonts w:ascii="Times New Roman" w:hAnsi="Times New Roman" w:cs="Times New Roman"/>
          <w:sz w:val="24"/>
        </w:rPr>
        <w:t xml:space="preserve"> member function to display the welcome message containing the course name.</w:t>
      </w:r>
    </w:p>
    <w:p w:rsidR="0051303E" w:rsidRPr="009A3944" w:rsidRDefault="0051303E" w:rsidP="0051303E">
      <w:pPr>
        <w:pStyle w:val="doctext"/>
        <w:rPr>
          <w:b/>
          <w:bCs/>
        </w:rPr>
      </w:pPr>
      <w:r w:rsidRPr="009A3944">
        <w:rPr>
          <w:b/>
          <w:bCs/>
        </w:rPr>
        <w:t>UML Class Diagram</w:t>
      </w:r>
    </w:p>
    <w:p w:rsidR="0051303E" w:rsidRPr="009A3944" w:rsidRDefault="0051303E" w:rsidP="0051303E">
      <w:pPr>
        <w:pStyle w:val="doctext"/>
        <w:rPr>
          <w:b/>
          <w:bCs/>
        </w:rPr>
      </w:pPr>
      <w:r w:rsidRPr="009A3944">
        <w:rPr>
          <w:b/>
          <w:bCs/>
          <w:noProof/>
        </w:rPr>
        <w:drawing>
          <wp:inline distT="0" distB="0" distL="0" distR="0">
            <wp:extent cx="2229628" cy="966537"/>
            <wp:effectExtent l="1905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l="45337" t="10445" r="26210" b="73189"/>
                    <a:stretch>
                      <a:fillRect/>
                    </a:stretch>
                  </pic:blipFill>
                  <pic:spPr bwMode="auto">
                    <a:xfrm>
                      <a:off x="0" y="0"/>
                      <a:ext cx="2232142" cy="967627"/>
                    </a:xfrm>
                    <a:prstGeom prst="rect">
                      <a:avLst/>
                    </a:prstGeom>
                    <a:noFill/>
                    <a:ln w="9525">
                      <a:noFill/>
                      <a:miter lim="800000"/>
                      <a:headEnd/>
                      <a:tailEnd/>
                    </a:ln>
                  </pic:spPr>
                </pic:pic>
              </a:graphicData>
            </a:graphic>
          </wp:inline>
        </w:drawing>
      </w:r>
    </w:p>
    <w:p w:rsidR="0051303E" w:rsidRPr="009A3944" w:rsidRDefault="0051303E" w:rsidP="0051303E">
      <w:pPr>
        <w:pStyle w:val="doctext"/>
        <w:rPr>
          <w:b/>
        </w:rPr>
      </w:pPr>
      <w:r w:rsidRPr="009A3944">
        <w:rPr>
          <w:b/>
        </w:rPr>
        <w:t>Initializing Objects with Constructors</w:t>
      </w:r>
    </w:p>
    <w:p w:rsidR="004F0663" w:rsidRPr="009A3944" w:rsidRDefault="00055702" w:rsidP="004F0663">
      <w:pPr>
        <w:pStyle w:val="doctext"/>
        <w:spacing w:before="0" w:beforeAutospacing="0" w:after="0" w:afterAutospacing="0"/>
        <w:rPr>
          <w:i/>
        </w:rPr>
      </w:pPr>
      <w:r w:rsidRPr="009A3944">
        <w:rPr>
          <w:i/>
        </w:rPr>
        <w:t>Refer to Pages 85 – 86 in the textbook</w:t>
      </w:r>
      <w:r w:rsidR="004F0663" w:rsidRPr="009A3944">
        <w:rPr>
          <w:i/>
        </w:rPr>
        <w:t xml:space="preserve"> for the program</w:t>
      </w:r>
    </w:p>
    <w:p w:rsidR="00055702" w:rsidRPr="009A3944" w:rsidRDefault="00055702" w:rsidP="0051303E">
      <w:pPr>
        <w:rPr>
          <w:rFonts w:ascii="Times New Roman" w:hAnsi="Times New Roman" w:cs="Times New Roman"/>
          <w:b/>
          <w:sz w:val="24"/>
        </w:rPr>
      </w:pPr>
    </w:p>
    <w:p w:rsidR="0051303E" w:rsidRPr="009A3944" w:rsidRDefault="0051303E" w:rsidP="0051303E">
      <w:pPr>
        <w:rPr>
          <w:rFonts w:ascii="Times New Roman" w:hAnsi="Times New Roman" w:cs="Times New Roman"/>
          <w:sz w:val="24"/>
        </w:rPr>
      </w:pPr>
      <w:r w:rsidRPr="009A3944">
        <w:rPr>
          <w:rFonts w:ascii="Times New Roman" w:hAnsi="Times New Roman" w:cs="Times New Roman"/>
          <w:b/>
          <w:sz w:val="24"/>
        </w:rPr>
        <w:t>Constructors</w:t>
      </w:r>
      <w:r w:rsidRPr="009A3944">
        <w:rPr>
          <w:rFonts w:ascii="Times New Roman" w:hAnsi="Times New Roman" w:cs="Times New Roman"/>
          <w:sz w:val="24"/>
        </w:rPr>
        <w:t>:</w:t>
      </w:r>
    </w:p>
    <w:p w:rsidR="0051303E" w:rsidRPr="009A3944" w:rsidRDefault="0051303E" w:rsidP="0051303E">
      <w:pPr>
        <w:rPr>
          <w:rFonts w:ascii="Times New Roman" w:hAnsi="Times New Roman" w:cs="Times New Roman"/>
          <w:sz w:val="24"/>
        </w:rPr>
      </w:pPr>
      <w:r w:rsidRPr="009A3944">
        <w:rPr>
          <w:rFonts w:ascii="Times New Roman" w:hAnsi="Times New Roman" w:cs="Times New Roman"/>
          <w:sz w:val="24"/>
        </w:rPr>
        <w:t xml:space="preserve">A constructor is a special function that is a member of a class and that has the same name as the class and it is called when an object is created. Notice that the constructor has no return type. In C++, constructors do not return values and, therefore, have no return type. (Not even </w:t>
      </w:r>
      <w:r w:rsidRPr="009A3944">
        <w:rPr>
          <w:rFonts w:ascii="Times New Roman" w:hAnsi="Times New Roman" w:cs="Times New Roman"/>
          <w:b/>
          <w:sz w:val="24"/>
        </w:rPr>
        <w:t xml:space="preserve">void </w:t>
      </w:r>
      <w:r w:rsidRPr="009A3944">
        <w:rPr>
          <w:rFonts w:ascii="Times New Roman" w:hAnsi="Times New Roman" w:cs="Times New Roman"/>
          <w:sz w:val="24"/>
        </w:rPr>
        <w:t>may be specified.) An object’s constructor is called when the object is created. This means that it is called when the object’s declaration is executed.</w:t>
      </w:r>
    </w:p>
    <w:p w:rsidR="0051303E" w:rsidRPr="009A3944" w:rsidRDefault="0051303E" w:rsidP="0051303E">
      <w:pPr>
        <w:rPr>
          <w:rFonts w:ascii="Times New Roman" w:hAnsi="Times New Roman" w:cs="Times New Roman"/>
          <w:sz w:val="24"/>
        </w:rPr>
      </w:pPr>
      <w:r w:rsidRPr="009A3944">
        <w:rPr>
          <w:rFonts w:ascii="Times New Roman" w:hAnsi="Times New Roman" w:cs="Times New Roman"/>
          <w:sz w:val="24"/>
        </w:rPr>
        <w:t xml:space="preserve">For global objects, the constructor is called when the program begins execution, prior to the call to </w:t>
      </w:r>
      <w:r w:rsidRPr="009A3944">
        <w:rPr>
          <w:rFonts w:ascii="Times New Roman" w:hAnsi="Times New Roman" w:cs="Times New Roman"/>
          <w:b/>
          <w:sz w:val="24"/>
        </w:rPr>
        <w:t>main( )</w:t>
      </w:r>
      <w:r w:rsidRPr="009A3944">
        <w:rPr>
          <w:rFonts w:ascii="Times New Roman" w:hAnsi="Times New Roman" w:cs="Times New Roman"/>
          <w:sz w:val="24"/>
        </w:rPr>
        <w:t>. For local objects, the constructor is called each time the object declaration is encountered. A constructor can have parameters. This allows you to give member variables program defined initial values when an object is created. You do this by passing arguments to an object’s constructor.</w:t>
      </w:r>
    </w:p>
    <w:p w:rsidR="00DB1AC7" w:rsidRPr="009A3944" w:rsidRDefault="00DB1AC7" w:rsidP="0051303E">
      <w:pPr>
        <w:rPr>
          <w:rFonts w:ascii="Times New Roman" w:hAnsi="Times New Roman" w:cs="Times New Roman"/>
          <w:b/>
          <w:sz w:val="24"/>
        </w:rPr>
      </w:pPr>
    </w:p>
    <w:p w:rsidR="0051303E" w:rsidRPr="009A3944" w:rsidRDefault="0051303E" w:rsidP="0051303E">
      <w:pPr>
        <w:rPr>
          <w:rFonts w:ascii="Times New Roman" w:hAnsi="Times New Roman" w:cs="Times New Roman"/>
          <w:sz w:val="24"/>
        </w:rPr>
      </w:pPr>
      <w:r w:rsidRPr="009A3944">
        <w:rPr>
          <w:rFonts w:ascii="Times New Roman" w:hAnsi="Times New Roman" w:cs="Times New Roman"/>
          <w:b/>
          <w:sz w:val="24"/>
        </w:rPr>
        <w:t>Destructors</w:t>
      </w:r>
      <w:r w:rsidRPr="009A3944">
        <w:rPr>
          <w:rFonts w:ascii="Times New Roman" w:hAnsi="Times New Roman" w:cs="Times New Roman"/>
          <w:sz w:val="24"/>
        </w:rPr>
        <w:t>:</w:t>
      </w:r>
    </w:p>
    <w:p w:rsidR="0051303E" w:rsidRPr="009A3944" w:rsidRDefault="0051303E" w:rsidP="0051303E">
      <w:pPr>
        <w:rPr>
          <w:rFonts w:ascii="Times New Roman" w:hAnsi="Times New Roman" w:cs="Times New Roman"/>
          <w:sz w:val="24"/>
        </w:rPr>
      </w:pPr>
      <w:r w:rsidRPr="009A3944">
        <w:rPr>
          <w:rFonts w:ascii="Times New Roman" w:hAnsi="Times New Roman" w:cs="Times New Roman"/>
          <w:sz w:val="24"/>
        </w:rPr>
        <w:t xml:space="preserve">The complement of the constructor is the </w:t>
      </w:r>
      <w:r w:rsidRPr="009A3944">
        <w:rPr>
          <w:rFonts w:ascii="Times New Roman" w:hAnsi="Times New Roman" w:cs="Times New Roman"/>
          <w:i/>
          <w:iCs/>
          <w:sz w:val="24"/>
        </w:rPr>
        <w:t>destructor</w:t>
      </w:r>
      <w:r w:rsidRPr="009A3944">
        <w:rPr>
          <w:rFonts w:ascii="Times New Roman" w:hAnsi="Times New Roman" w:cs="Times New Roman"/>
          <w:sz w:val="24"/>
        </w:rPr>
        <w:t>. In many circumstances, an object will need to perform some action or series of actions when it is destroyed. Local objects are created when their block is entered, and destroyed when the block is left. Global objects are destroyed when the program terminates. There are many reasons why a destructor may be needed. For example, an object may need to deallocate memory that it had previously allocated. In C++, it is the destructor that handles deactivation. The destructor has the same name as the constructor, but the destructor’s name is preceded by  ~. Like constructors, destructors do not have return types.</w:t>
      </w:r>
    </w:p>
    <w:p w:rsidR="00D02E12" w:rsidRPr="009A3944" w:rsidRDefault="00D02E12" w:rsidP="0051303E">
      <w:pPr>
        <w:pStyle w:val="doctext"/>
        <w:rPr>
          <w:b/>
          <w:bCs/>
        </w:rPr>
      </w:pPr>
    </w:p>
    <w:p w:rsidR="00D02E12" w:rsidRPr="009A3944" w:rsidRDefault="00D02E12" w:rsidP="0051303E">
      <w:pPr>
        <w:pStyle w:val="doctext"/>
        <w:rPr>
          <w:b/>
          <w:bCs/>
        </w:rPr>
      </w:pPr>
    </w:p>
    <w:p w:rsidR="0051303E" w:rsidRPr="009A3944" w:rsidRDefault="0051303E" w:rsidP="0051303E">
      <w:pPr>
        <w:pStyle w:val="doctext"/>
        <w:rPr>
          <w:b/>
          <w:bCs/>
        </w:rPr>
      </w:pPr>
      <w:r w:rsidRPr="009A3944">
        <w:rPr>
          <w:b/>
          <w:bCs/>
        </w:rPr>
        <w:t>UML Class Diagram with Constructor</w:t>
      </w:r>
    </w:p>
    <w:p w:rsidR="0051303E" w:rsidRPr="009A3944" w:rsidRDefault="0051303E" w:rsidP="0051303E">
      <w:pPr>
        <w:pStyle w:val="doctext"/>
        <w:rPr>
          <w:b/>
          <w:bCs/>
        </w:rPr>
      </w:pPr>
      <w:r w:rsidRPr="009A3944">
        <w:rPr>
          <w:b/>
          <w:bCs/>
          <w:noProof/>
        </w:rPr>
        <w:drawing>
          <wp:inline distT="0" distB="0" distL="0" distR="0">
            <wp:extent cx="2276586" cy="1147665"/>
            <wp:effectExtent l="19050" t="0" r="9414"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l="45679" t="10943" r="26379" b="70293"/>
                    <a:stretch>
                      <a:fillRect/>
                    </a:stretch>
                  </pic:blipFill>
                  <pic:spPr bwMode="auto">
                    <a:xfrm>
                      <a:off x="0" y="0"/>
                      <a:ext cx="2280993" cy="1149887"/>
                    </a:xfrm>
                    <a:prstGeom prst="rect">
                      <a:avLst/>
                    </a:prstGeom>
                    <a:noFill/>
                    <a:ln w="9525">
                      <a:noFill/>
                      <a:miter lim="800000"/>
                      <a:headEnd/>
                      <a:tailEnd/>
                    </a:ln>
                  </pic:spPr>
                </pic:pic>
              </a:graphicData>
            </a:graphic>
          </wp:inline>
        </w:drawing>
      </w:r>
    </w:p>
    <w:p w:rsidR="0051303E" w:rsidRPr="009A3944" w:rsidRDefault="0051303E" w:rsidP="0051303E">
      <w:pPr>
        <w:rPr>
          <w:rFonts w:ascii="Times New Roman" w:hAnsi="Times New Roman" w:cs="Times New Roman"/>
          <w:sz w:val="24"/>
        </w:rPr>
      </w:pPr>
    </w:p>
    <w:p w:rsidR="00AD4B37" w:rsidRPr="009A3944" w:rsidRDefault="003F4A7B" w:rsidP="0051303E">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10464" behindDoc="0" locked="0" layoutInCell="1" allowOverlap="1">
                <wp:simplePos x="0" y="0"/>
                <wp:positionH relativeFrom="column">
                  <wp:posOffset>17145</wp:posOffset>
                </wp:positionH>
                <wp:positionV relativeFrom="paragraph">
                  <wp:posOffset>106045</wp:posOffset>
                </wp:positionV>
                <wp:extent cx="5621655" cy="2085975"/>
                <wp:effectExtent l="7620" t="10795" r="9525" b="8255"/>
                <wp:wrapNone/>
                <wp:docPr id="5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1655" cy="2085975"/>
                        </a:xfrm>
                        <a:prstGeom prst="rect">
                          <a:avLst/>
                        </a:prstGeom>
                        <a:solidFill>
                          <a:srgbClr val="FFFF00"/>
                        </a:solidFill>
                        <a:ln w="9525">
                          <a:solidFill>
                            <a:srgbClr val="000000"/>
                          </a:solidFill>
                          <a:miter lim="800000"/>
                          <a:headEnd/>
                          <a:tailEnd/>
                        </a:ln>
                      </wps:spPr>
                      <wps:txbx>
                        <w:txbxContent>
                          <w:p w:rsidR="009A3944" w:rsidRPr="00DE45DD" w:rsidRDefault="009A3944" w:rsidP="005F0159">
                            <w:pPr>
                              <w:spacing w:after="150"/>
                              <w:rPr>
                                <w:rFonts w:ascii="Courier New" w:hAnsi="Courier New" w:cs="Courier New"/>
                                <w:b/>
                                <w:szCs w:val="20"/>
                                <w:highlight w:val="yellow"/>
                              </w:rPr>
                            </w:pPr>
                            <w:r w:rsidRPr="00DE45DD">
                              <w:rPr>
                                <w:rFonts w:ascii="Courier New" w:hAnsi="Courier New" w:cs="Courier New"/>
                                <w:b/>
                                <w:szCs w:val="20"/>
                                <w:highlight w:val="yellow"/>
                              </w:rPr>
                              <w:t>Class Assignment 2 (a) – Game Class:</w:t>
                            </w:r>
                          </w:p>
                          <w:p w:rsidR="009A3944" w:rsidRPr="00DE45DD" w:rsidRDefault="009A3944" w:rsidP="005F0159">
                            <w:pPr>
                              <w:numPr>
                                <w:ilvl w:val="1"/>
                                <w:numId w:val="13"/>
                              </w:numPr>
                              <w:spacing w:after="150"/>
                              <w:contextualSpacing/>
                              <w:rPr>
                                <w:rFonts w:ascii="Courier New" w:eastAsiaTheme="minorHAnsi" w:hAnsi="Courier New" w:cs="Courier New"/>
                                <w:szCs w:val="20"/>
                                <w:highlight w:val="yellow"/>
                              </w:rPr>
                            </w:pPr>
                            <w:r w:rsidRPr="00DE45DD">
                              <w:rPr>
                                <w:rFonts w:ascii="Courier New" w:eastAsiaTheme="minorHAnsi" w:hAnsi="Courier New" w:cs="Courier New"/>
                                <w:szCs w:val="20"/>
                                <w:highlight w:val="yellow"/>
                              </w:rPr>
                              <w:t xml:space="preserve">Create a class named Game using the following </w:t>
                            </w:r>
                            <w:r>
                              <w:rPr>
                                <w:rFonts w:ascii="Courier New" w:hAnsi="Courier New" w:cs="Courier New"/>
                                <w:szCs w:val="20"/>
                                <w:highlight w:val="yellow"/>
                              </w:rPr>
                              <w:t xml:space="preserve">UML class </w:t>
                            </w:r>
                            <w:r w:rsidRPr="00DE45DD">
                              <w:rPr>
                                <w:rFonts w:ascii="Courier New" w:eastAsiaTheme="minorHAnsi" w:hAnsi="Courier New" w:cs="Courier New"/>
                                <w:szCs w:val="20"/>
                                <w:highlight w:val="yellow"/>
                              </w:rPr>
                              <w:t>diagram. Ensure that the program executes with no errors.</w:t>
                            </w:r>
                            <w:r w:rsidRPr="00DE45DD">
                              <w:t xml:space="preserve"> </w:t>
                            </w:r>
                            <w:r w:rsidRPr="00DE45DD">
                              <w:object w:dxaOrig="3661" w:dyaOrig="1576">
                                <v:shape id="_x0000_i1027" type="#_x0000_t75" style="width:250.5pt;height:108pt" o:ole="">
                                  <v:imagedata r:id="rId21" o:title=""/>
                                </v:shape>
                                <o:OLEObject Type="Embed" ProgID="Visio.Drawing.11" ShapeID="_x0000_i1027" DrawAspect="Content" ObjectID="_1463316808" r:id="rId22"/>
                              </w:object>
                            </w:r>
                          </w:p>
                          <w:p w:rsidR="009A3944" w:rsidRDefault="009A3944" w:rsidP="005F015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6" o:spid="_x0000_s1029" type="#_x0000_t202" style="position:absolute;margin-left:1.35pt;margin-top:8.35pt;width:442.65pt;height:16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" fillcolor="yellow">
                <v:textbox>
                  <w:txbxContent>
                    <w:p w:rsidR="009A3944" w:rsidRPr="00DE45DD" w:rsidRDefault="009A3944" w:rsidP="005F0159">
                      <w:pPr>
                        <w:spacing w:after="150"/>
                        <w:rPr>
                          <w:rFonts w:ascii="Courier New" w:hAnsi="Courier New" w:cs="Courier New"/>
                          <w:b/>
                          <w:szCs w:val="20"/>
                          <w:highlight w:val="yellow"/>
                        </w:rPr>
                      </w:pPr>
                      <w:r w:rsidRPr="00DE45DD">
                        <w:rPr>
                          <w:rFonts w:ascii="Courier New" w:hAnsi="Courier New" w:cs="Courier New"/>
                          <w:b/>
                          <w:szCs w:val="20"/>
                          <w:highlight w:val="yellow"/>
                        </w:rPr>
                        <w:t>Class Assignment 2 (a) – Game Class:</w:t>
                      </w:r>
                    </w:p>
                    <w:p w:rsidR="009A3944" w:rsidRPr="00DE45DD" w:rsidRDefault="009A3944" w:rsidP="005F0159">
                      <w:pPr>
                        <w:numPr>
                          <w:ilvl w:val="1"/>
                          <w:numId w:val="13"/>
                        </w:numPr>
                        <w:spacing w:after="150"/>
                        <w:contextualSpacing/>
                        <w:rPr>
                          <w:rFonts w:ascii="Courier New" w:eastAsiaTheme="minorHAnsi" w:hAnsi="Courier New" w:cs="Courier New"/>
                          <w:szCs w:val="20"/>
                          <w:highlight w:val="yellow"/>
                        </w:rPr>
                      </w:pPr>
                      <w:r w:rsidRPr="00DE45DD">
                        <w:rPr>
                          <w:rFonts w:ascii="Courier New" w:eastAsiaTheme="minorHAnsi" w:hAnsi="Courier New" w:cs="Courier New"/>
                          <w:szCs w:val="20"/>
                          <w:highlight w:val="yellow"/>
                        </w:rPr>
                        <w:t xml:space="preserve">Create a class named Game using the following </w:t>
                      </w:r>
                      <w:r>
                        <w:rPr>
                          <w:rFonts w:ascii="Courier New" w:hAnsi="Courier New" w:cs="Courier New"/>
                          <w:szCs w:val="20"/>
                          <w:highlight w:val="yellow"/>
                        </w:rPr>
                        <w:t xml:space="preserve">UML class </w:t>
                      </w:r>
                      <w:r w:rsidRPr="00DE45DD">
                        <w:rPr>
                          <w:rFonts w:ascii="Courier New" w:eastAsiaTheme="minorHAnsi" w:hAnsi="Courier New" w:cs="Courier New"/>
                          <w:szCs w:val="20"/>
                          <w:highlight w:val="yellow"/>
                        </w:rPr>
                        <w:t>diagram. Ensure that the program executes with no errors.</w:t>
                      </w:r>
                      <w:r w:rsidRPr="00DE45DD">
                        <w:t xml:space="preserve"> </w:t>
                      </w:r>
                      <w:r w:rsidRPr="00DE45DD">
                        <w:object w:dxaOrig="3661" w:dyaOrig="1576">
                          <v:shape id="_x0000_i1027" type="#_x0000_t75" style="width:250.5pt;height:108pt" o:ole="">
                            <v:imagedata r:id="rId21" o:title=""/>
                          </v:shape>
                          <o:OLEObject Type="Embed" ProgID="Visio.Drawing.11" ShapeID="_x0000_i1027" DrawAspect="Content" ObjectID="_1463316808" r:id="rId23"/>
                        </w:object>
                      </w:r>
                    </w:p>
                    <w:p w:rsidR="009A3944" w:rsidRDefault="009A3944" w:rsidP="005F0159"/>
                  </w:txbxContent>
                </v:textbox>
              </v:shape>
            </w:pict>
          </mc:Fallback>
        </mc:AlternateContent>
      </w:r>
    </w:p>
    <w:p w:rsidR="00AD4B37" w:rsidRPr="009A3944" w:rsidRDefault="00AD4B37" w:rsidP="0051303E">
      <w:pPr>
        <w:rPr>
          <w:rFonts w:ascii="Times New Roman" w:hAnsi="Times New Roman" w:cs="Times New Roman"/>
          <w:sz w:val="24"/>
        </w:rPr>
      </w:pPr>
    </w:p>
    <w:p w:rsidR="00AD4B37" w:rsidRPr="009A3944" w:rsidRDefault="00AD4B37" w:rsidP="0051303E">
      <w:pPr>
        <w:rPr>
          <w:rFonts w:ascii="Times New Roman" w:hAnsi="Times New Roman" w:cs="Times New Roman"/>
          <w:sz w:val="24"/>
        </w:rPr>
      </w:pPr>
    </w:p>
    <w:p w:rsidR="00AD4B37" w:rsidRPr="009A3944" w:rsidRDefault="00AD4B37" w:rsidP="0051303E">
      <w:pPr>
        <w:rPr>
          <w:rFonts w:ascii="Times New Roman" w:hAnsi="Times New Roman" w:cs="Times New Roman"/>
          <w:sz w:val="24"/>
        </w:rPr>
      </w:pPr>
    </w:p>
    <w:p w:rsidR="005F0159" w:rsidRPr="009A3944" w:rsidRDefault="005F0159" w:rsidP="0051303E">
      <w:pPr>
        <w:rPr>
          <w:rFonts w:ascii="Times New Roman" w:hAnsi="Times New Roman" w:cs="Times New Roman"/>
          <w:sz w:val="24"/>
        </w:rPr>
      </w:pPr>
    </w:p>
    <w:p w:rsidR="005F0159" w:rsidRPr="009A3944" w:rsidRDefault="005F0159" w:rsidP="0051303E">
      <w:pPr>
        <w:rPr>
          <w:rFonts w:ascii="Times New Roman" w:hAnsi="Times New Roman" w:cs="Times New Roman"/>
          <w:sz w:val="24"/>
        </w:rPr>
      </w:pPr>
    </w:p>
    <w:p w:rsidR="00AD4B37" w:rsidRPr="009A3944" w:rsidRDefault="00AD4B37" w:rsidP="0051303E">
      <w:pPr>
        <w:rPr>
          <w:rFonts w:ascii="Times New Roman" w:hAnsi="Times New Roman" w:cs="Times New Roman"/>
          <w:sz w:val="24"/>
        </w:rPr>
      </w:pPr>
    </w:p>
    <w:p w:rsidR="00AD4B37" w:rsidRPr="009A3944" w:rsidRDefault="00AD4B37" w:rsidP="0051303E">
      <w:pPr>
        <w:rPr>
          <w:rFonts w:ascii="Times New Roman" w:hAnsi="Times New Roman" w:cs="Times New Roman"/>
          <w:sz w:val="24"/>
        </w:rPr>
      </w:pPr>
    </w:p>
    <w:p w:rsidR="00AD4B37" w:rsidRPr="009A3944" w:rsidRDefault="00AD4B37" w:rsidP="0051303E">
      <w:pPr>
        <w:rPr>
          <w:rFonts w:ascii="Times New Roman" w:hAnsi="Times New Roman" w:cs="Times New Roman"/>
          <w:sz w:val="24"/>
        </w:rPr>
      </w:pPr>
    </w:p>
    <w:p w:rsidR="00AD4B37" w:rsidRPr="009A3944" w:rsidRDefault="00AD4B37" w:rsidP="0051303E">
      <w:pPr>
        <w:rPr>
          <w:rFonts w:ascii="Times New Roman" w:hAnsi="Times New Roman" w:cs="Times New Roman"/>
          <w:sz w:val="24"/>
        </w:rPr>
      </w:pPr>
    </w:p>
    <w:p w:rsidR="00AD4B37" w:rsidRPr="009A3944" w:rsidRDefault="00AD4B37" w:rsidP="0051303E">
      <w:pPr>
        <w:rPr>
          <w:rFonts w:ascii="Times New Roman" w:hAnsi="Times New Roman" w:cs="Times New Roman"/>
          <w:sz w:val="24"/>
        </w:rPr>
      </w:pPr>
    </w:p>
    <w:p w:rsidR="00AD4B37" w:rsidRPr="009A3944" w:rsidRDefault="00AD4B37" w:rsidP="0051303E">
      <w:pPr>
        <w:rPr>
          <w:rFonts w:ascii="Times New Roman" w:hAnsi="Times New Roman" w:cs="Times New Roman"/>
          <w:sz w:val="24"/>
        </w:rPr>
      </w:pPr>
    </w:p>
    <w:p w:rsidR="00AD4B37" w:rsidRPr="009A3944" w:rsidRDefault="00AD4B37" w:rsidP="0051303E">
      <w:pPr>
        <w:rPr>
          <w:rFonts w:ascii="Times New Roman" w:hAnsi="Times New Roman" w:cs="Times New Roman"/>
          <w:sz w:val="24"/>
        </w:rPr>
      </w:pPr>
    </w:p>
    <w:p w:rsidR="00AD4B37" w:rsidRPr="009A3944" w:rsidRDefault="00AD4B37" w:rsidP="0051303E">
      <w:pPr>
        <w:rPr>
          <w:rFonts w:ascii="Times New Roman" w:hAnsi="Times New Roman" w:cs="Times New Roman"/>
          <w:sz w:val="24"/>
        </w:rPr>
      </w:pPr>
    </w:p>
    <w:p w:rsidR="0051303E" w:rsidRPr="009A3944" w:rsidRDefault="0051303E" w:rsidP="0051303E">
      <w:pPr>
        <w:rPr>
          <w:rFonts w:ascii="Times New Roman" w:hAnsi="Times New Roman" w:cs="Times New Roman"/>
          <w:sz w:val="24"/>
        </w:rPr>
      </w:pPr>
      <w:r w:rsidRPr="009A3944">
        <w:rPr>
          <w:rFonts w:ascii="Times New Roman" w:hAnsi="Times New Roman" w:cs="Times New Roman"/>
          <w:noProof/>
          <w:sz w:val="24"/>
        </w:rPr>
        <w:drawing>
          <wp:anchor distT="0" distB="0" distL="114300" distR="114300" simplePos="0" relativeHeight="251660288" behindDoc="0" locked="0" layoutInCell="1" allowOverlap="1">
            <wp:simplePos x="0" y="0"/>
            <wp:positionH relativeFrom="column">
              <wp:posOffset>19050</wp:posOffset>
            </wp:positionH>
            <wp:positionV relativeFrom="paragraph">
              <wp:posOffset>74930</wp:posOffset>
            </wp:positionV>
            <wp:extent cx="727075" cy="475615"/>
            <wp:effectExtent l="19050" t="0" r="0" b="0"/>
            <wp:wrapSquare wrapText="bothSides"/>
            <wp:docPr id="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cstate="print">
                      <a:clrChange>
                        <a:clrFrom>
                          <a:srgbClr val="000000"/>
                        </a:clrFrom>
                        <a:clrTo>
                          <a:srgbClr val="000000">
                            <a:alpha val="0"/>
                          </a:srgbClr>
                        </a:clrTo>
                      </a:clrChange>
                    </a:blip>
                    <a:srcRect/>
                    <a:stretch>
                      <a:fillRect/>
                    </a:stretch>
                  </pic:blipFill>
                  <pic:spPr bwMode="auto">
                    <a:xfrm>
                      <a:off x="0" y="0"/>
                      <a:ext cx="727075" cy="475615"/>
                    </a:xfrm>
                    <a:prstGeom prst="rect">
                      <a:avLst/>
                    </a:prstGeom>
                    <a:noFill/>
                    <a:ln w="9525">
                      <a:noFill/>
                      <a:miter lim="800000"/>
                      <a:headEnd/>
                      <a:tailEnd/>
                    </a:ln>
                  </pic:spPr>
                </pic:pic>
              </a:graphicData>
            </a:graphic>
          </wp:anchor>
        </w:drawing>
      </w:r>
      <w:r w:rsidRPr="009A3944">
        <w:rPr>
          <w:rFonts w:ascii="Times New Roman" w:hAnsi="Times New Roman" w:cs="Times New Roman"/>
          <w:sz w:val="24"/>
        </w:rPr>
        <w:t>The objective of the above program is to help the student write a class on their own with one or more attributes. You are free to modify the above version of the program or use a different program to achieve the objective.</w:t>
      </w:r>
    </w:p>
    <w:p w:rsidR="0051303E" w:rsidRPr="009A3944" w:rsidRDefault="0051303E" w:rsidP="0051303E"/>
    <w:p w:rsidR="0051303E" w:rsidRPr="009A3944" w:rsidRDefault="0051303E" w:rsidP="00DB1AC7">
      <w:pPr>
        <w:pStyle w:val="Caption"/>
        <w:jc w:val="left"/>
      </w:pPr>
      <w:r w:rsidRPr="009A3944">
        <w:t>Class in a Separate File for Reusability</w:t>
      </w:r>
    </w:p>
    <w:p w:rsidR="0051303E" w:rsidRPr="009A3944" w:rsidRDefault="0051303E" w:rsidP="0051303E">
      <w:pPr>
        <w:rPr>
          <w:rFonts w:ascii="Times New Roman" w:hAnsi="Times New Roman" w:cs="Times New Roman"/>
          <w:sz w:val="24"/>
        </w:rPr>
      </w:pPr>
      <w:r w:rsidRPr="009A3944">
        <w:rPr>
          <w:rFonts w:ascii="Times New Roman" w:hAnsi="Times New Roman" w:cs="Times New Roman"/>
          <w:noProof/>
          <w:sz w:val="24"/>
        </w:rPr>
        <w:drawing>
          <wp:anchor distT="0" distB="0" distL="114300" distR="114300" simplePos="0" relativeHeight="251659264" behindDoc="0" locked="0" layoutInCell="1" allowOverlap="1">
            <wp:simplePos x="0" y="0"/>
            <wp:positionH relativeFrom="column">
              <wp:posOffset>19050</wp:posOffset>
            </wp:positionH>
            <wp:positionV relativeFrom="paragraph">
              <wp:posOffset>212725</wp:posOffset>
            </wp:positionV>
            <wp:extent cx="727075" cy="475615"/>
            <wp:effectExtent l="19050" t="0" r="0" b="0"/>
            <wp:wrapSquare wrapText="bothSides"/>
            <wp:docPr id="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cstate="print">
                      <a:clrChange>
                        <a:clrFrom>
                          <a:srgbClr val="000000"/>
                        </a:clrFrom>
                        <a:clrTo>
                          <a:srgbClr val="000000">
                            <a:alpha val="0"/>
                          </a:srgbClr>
                        </a:clrTo>
                      </a:clrChange>
                    </a:blip>
                    <a:srcRect/>
                    <a:stretch>
                      <a:fillRect/>
                    </a:stretch>
                  </pic:blipFill>
                  <pic:spPr bwMode="auto">
                    <a:xfrm>
                      <a:off x="0" y="0"/>
                      <a:ext cx="727075" cy="475615"/>
                    </a:xfrm>
                    <a:prstGeom prst="rect">
                      <a:avLst/>
                    </a:prstGeom>
                    <a:noFill/>
                    <a:ln w="9525">
                      <a:noFill/>
                      <a:miter lim="800000"/>
                      <a:headEnd/>
                      <a:tailEnd/>
                    </a:ln>
                  </pic:spPr>
                </pic:pic>
              </a:graphicData>
            </a:graphic>
          </wp:anchor>
        </w:drawing>
      </w:r>
    </w:p>
    <w:p w:rsidR="0051303E" w:rsidRPr="009A3944" w:rsidRDefault="0051303E" w:rsidP="0051303E">
      <w:pPr>
        <w:rPr>
          <w:rFonts w:ascii="Times New Roman" w:hAnsi="Times New Roman" w:cs="Times New Roman"/>
          <w:sz w:val="24"/>
        </w:rPr>
      </w:pPr>
      <w:r w:rsidRPr="009A3944">
        <w:rPr>
          <w:rFonts w:ascii="Times New Roman" w:hAnsi="Times New Roman" w:cs="Times New Roman"/>
          <w:sz w:val="24"/>
        </w:rPr>
        <w:t>To the Instructor: Explain how to Place a Class in a Separate File for Reusability</w:t>
      </w:r>
    </w:p>
    <w:p w:rsidR="0051303E" w:rsidRPr="009A3944" w:rsidRDefault="0051303E" w:rsidP="0051303E">
      <w:pPr>
        <w:rPr>
          <w:rFonts w:ascii="Times New Roman" w:hAnsi="Times New Roman" w:cs="Times New Roman"/>
          <w:sz w:val="24"/>
        </w:rPr>
      </w:pPr>
    </w:p>
    <w:p w:rsidR="0051303E" w:rsidRPr="009A3944" w:rsidRDefault="0051303E" w:rsidP="0051303E">
      <w:pPr>
        <w:rPr>
          <w:rFonts w:ascii="Times New Roman" w:hAnsi="Times New Roman" w:cs="Times New Roman"/>
          <w:sz w:val="24"/>
        </w:rPr>
      </w:pPr>
      <w:r w:rsidRPr="009A3944">
        <w:rPr>
          <w:rFonts w:ascii="Times New Roman" w:hAnsi="Times New Roman" w:cs="Times New Roman"/>
          <w:sz w:val="24"/>
        </w:rPr>
        <w:t>If client code does know how a class is implemented, the client code programmer might write client code based on the class's implementation details. Ideally, if implementation changes then the class's client should not have to change. Hiding the class's implementation details makes it easier to change the class's implementation while minimizing, and hopefully eliminating, changes to client code.</w:t>
      </w:r>
    </w:p>
    <w:p w:rsidR="0051303E" w:rsidRPr="009A3944" w:rsidRDefault="0051303E" w:rsidP="0051303E">
      <w:pPr>
        <w:rPr>
          <w:rFonts w:ascii="Times New Roman" w:hAnsi="Times New Roman" w:cs="Times New Roman"/>
          <w:sz w:val="24"/>
        </w:rPr>
      </w:pPr>
      <w:r w:rsidRPr="009A3944">
        <w:rPr>
          <w:rFonts w:ascii="Times New Roman" w:hAnsi="Times New Roman" w:cs="Times New Roman"/>
          <w:sz w:val="24"/>
        </w:rPr>
        <w:t>One of the benefits of creating class definitions is that, when packaged properly, our classes can be reused by programmers potentially worldwide.</w:t>
      </w:r>
    </w:p>
    <w:p w:rsidR="00DB1AC7" w:rsidRPr="009A3944" w:rsidRDefault="00DB1AC7" w:rsidP="0051303E">
      <w:pPr>
        <w:pStyle w:val="Heading4"/>
      </w:pPr>
    </w:p>
    <w:p w:rsidR="0051303E" w:rsidRPr="009A3944" w:rsidRDefault="0051303E" w:rsidP="0051303E">
      <w:pPr>
        <w:pStyle w:val="Heading4"/>
        <w:rPr>
          <w:rFonts w:ascii="Times New Roman" w:hAnsi="Times New Roman" w:cs="Times New Roman"/>
          <w:i w:val="0"/>
        </w:rPr>
      </w:pPr>
      <w:r w:rsidRPr="009A3944">
        <w:rPr>
          <w:rFonts w:ascii="Times New Roman" w:hAnsi="Times New Roman" w:cs="Times New Roman"/>
          <w:i w:val="0"/>
        </w:rPr>
        <w:t>Header Files (.h)</w:t>
      </w:r>
    </w:p>
    <w:p w:rsidR="0051303E" w:rsidRPr="009A3944" w:rsidRDefault="0051303E" w:rsidP="0051303E">
      <w:pPr>
        <w:rPr>
          <w:rFonts w:ascii="Times New Roman" w:hAnsi="Times New Roman" w:cs="Times New Roman"/>
          <w:sz w:val="24"/>
        </w:rPr>
      </w:pPr>
      <w:r w:rsidRPr="009A3944">
        <w:rPr>
          <w:rFonts w:ascii="Times New Roman" w:hAnsi="Times New Roman" w:cs="Times New Roman"/>
          <w:sz w:val="24"/>
        </w:rPr>
        <w:t xml:space="preserve">When building an object-oriented C++ program, it is customary to define reusable source code (such as a class) in a file that by convention has a </w:t>
      </w:r>
      <w:r w:rsidRPr="009A3944">
        <w:rPr>
          <w:rStyle w:val="HTMLTypewriter"/>
          <w:rFonts w:ascii="Times New Roman" w:hAnsi="Times New Roman" w:cs="Times New Roman"/>
          <w:sz w:val="24"/>
        </w:rPr>
        <w:t>.h</w:t>
      </w:r>
      <w:r w:rsidRPr="009A3944">
        <w:rPr>
          <w:rFonts w:ascii="Times New Roman" w:hAnsi="Times New Roman" w:cs="Times New Roman"/>
          <w:sz w:val="24"/>
        </w:rPr>
        <w:t xml:space="preserve"> filename extension known as a </w:t>
      </w:r>
      <w:r w:rsidRPr="009A3944">
        <w:rPr>
          <w:rFonts w:ascii="Times New Roman" w:hAnsi="Times New Roman" w:cs="Times New Roman"/>
          <w:b/>
          <w:sz w:val="24"/>
        </w:rPr>
        <w:t>header file</w:t>
      </w:r>
      <w:r w:rsidRPr="009A3944">
        <w:rPr>
          <w:rFonts w:ascii="Times New Roman" w:hAnsi="Times New Roman" w:cs="Times New Roman"/>
          <w:sz w:val="24"/>
        </w:rPr>
        <w:t xml:space="preserve">. Programs use </w:t>
      </w:r>
      <w:r w:rsidRPr="009A3944">
        <w:rPr>
          <w:rStyle w:val="HTMLTypewriter"/>
          <w:sz w:val="24"/>
        </w:rPr>
        <w:t>#include</w:t>
      </w:r>
      <w:r w:rsidRPr="009A3944">
        <w:rPr>
          <w:rFonts w:ascii="Courier New" w:hAnsi="Courier New" w:cs="Courier New"/>
          <w:sz w:val="24"/>
        </w:rPr>
        <w:t xml:space="preserve"> </w:t>
      </w:r>
      <w:r w:rsidRPr="009A3944">
        <w:rPr>
          <w:rFonts w:ascii="Times New Roman" w:hAnsi="Times New Roman" w:cs="Times New Roman"/>
          <w:sz w:val="24"/>
        </w:rPr>
        <w:t xml:space="preserve">preprocessor directives to include header files and take advantage of reusable software components, such as type </w:t>
      </w:r>
      <w:r w:rsidRPr="009A3944">
        <w:rPr>
          <w:rStyle w:val="HTMLTypewriter"/>
          <w:rFonts w:ascii="Times New Roman" w:hAnsi="Times New Roman" w:cs="Times New Roman"/>
          <w:sz w:val="24"/>
        </w:rPr>
        <w:t>string</w:t>
      </w:r>
      <w:r w:rsidRPr="009A3944">
        <w:rPr>
          <w:rFonts w:ascii="Times New Roman" w:hAnsi="Times New Roman" w:cs="Times New Roman"/>
          <w:sz w:val="24"/>
        </w:rPr>
        <w:t xml:space="preserve"> provided in the C++ Standard Library and user-defined types like class </w:t>
      </w:r>
      <w:r w:rsidRPr="009A3944">
        <w:rPr>
          <w:rStyle w:val="HTMLTypewriter"/>
          <w:rFonts w:ascii="Times New Roman" w:hAnsi="Times New Roman" w:cs="Times New Roman"/>
          <w:sz w:val="24"/>
        </w:rPr>
        <w:t>Game</w:t>
      </w:r>
      <w:r w:rsidRPr="009A3944">
        <w:rPr>
          <w:rFonts w:ascii="Times New Roman" w:hAnsi="Times New Roman" w:cs="Times New Roman"/>
          <w:sz w:val="24"/>
        </w:rPr>
        <w:t xml:space="preserve">. </w:t>
      </w:r>
      <w:r w:rsidRPr="009A3944">
        <w:rPr>
          <w:rFonts w:ascii="Times New Roman" w:hAnsi="Times New Roman" w:cs="Times New Roman"/>
        </w:rPr>
        <w:t>This file should contain the class definition.</w:t>
      </w:r>
    </w:p>
    <w:p w:rsidR="0051303E" w:rsidRPr="009A3944" w:rsidRDefault="0051303E" w:rsidP="0051303E">
      <w:pPr>
        <w:rPr>
          <w:rFonts w:ascii="Times New Roman" w:hAnsi="Times New Roman" w:cs="Times New Roman"/>
          <w:b/>
          <w:sz w:val="24"/>
        </w:rPr>
      </w:pPr>
    </w:p>
    <w:p w:rsidR="0051303E" w:rsidRPr="009A3944" w:rsidRDefault="0051303E" w:rsidP="0051303E">
      <w:pPr>
        <w:rPr>
          <w:rFonts w:ascii="Times New Roman" w:hAnsi="Times New Roman" w:cs="Times New Roman"/>
          <w:b/>
          <w:bCs w:val="0"/>
          <w:sz w:val="24"/>
        </w:rPr>
      </w:pPr>
      <w:r w:rsidRPr="009A3944">
        <w:rPr>
          <w:rFonts w:ascii="Times New Roman" w:hAnsi="Times New Roman" w:cs="Times New Roman"/>
          <w:b/>
          <w:sz w:val="24"/>
        </w:rPr>
        <w:t>Separating Interface from Implementation - Source Files (.cpp)</w:t>
      </w:r>
    </w:p>
    <w:p w:rsidR="0051303E" w:rsidRPr="009A3944" w:rsidRDefault="0051303E" w:rsidP="0051303E">
      <w:pPr>
        <w:spacing w:after="150"/>
        <w:rPr>
          <w:rFonts w:ascii="Times New Roman" w:hAnsi="Times New Roman" w:cs="Times New Roman"/>
          <w:sz w:val="24"/>
        </w:rPr>
      </w:pPr>
      <w:r w:rsidRPr="009A3944">
        <w:rPr>
          <w:rFonts w:ascii="Times New Roman" w:hAnsi="Times New Roman" w:cs="Times New Roman"/>
          <w:sz w:val="24"/>
        </w:rPr>
        <w:t xml:space="preserve">By convention, member-function definitions are placed in a source-code file of the same base name (e.g., Game) as the class's header file but with a </w:t>
      </w:r>
      <w:r w:rsidRPr="009A3944">
        <w:rPr>
          <w:rFonts w:ascii="Courier New" w:hAnsi="Courier New" w:cs="Courier New"/>
        </w:rPr>
        <w:t xml:space="preserve">.cpp </w:t>
      </w:r>
      <w:r w:rsidRPr="009A3944">
        <w:rPr>
          <w:rFonts w:ascii="Times New Roman" w:hAnsi="Times New Roman" w:cs="Times New Roman"/>
          <w:sz w:val="24"/>
        </w:rPr>
        <w:t xml:space="preserve">filename extension. Since the interface of the class is part of the class definition in the </w:t>
      </w:r>
      <w:r w:rsidRPr="009A3944">
        <w:rPr>
          <w:rFonts w:ascii="Courier New" w:hAnsi="Courier New" w:cs="Courier New"/>
        </w:rPr>
        <w:t>Game.h</w:t>
      </w:r>
      <w:r w:rsidRPr="009A3944">
        <w:rPr>
          <w:rFonts w:ascii="Times New Roman" w:hAnsi="Times New Roman" w:cs="Times New Roman"/>
          <w:sz w:val="24"/>
        </w:rPr>
        <w:t xml:space="preserve"> header file, the source files must have access to this file and </w:t>
      </w:r>
      <w:r w:rsidRPr="009A3944">
        <w:rPr>
          <w:rFonts w:ascii="Courier New" w:hAnsi="Courier New" w:cs="Courier New"/>
        </w:rPr>
        <w:t xml:space="preserve">#include </w:t>
      </w:r>
      <w:r w:rsidRPr="009A3944">
        <w:rPr>
          <w:rFonts w:ascii="Times New Roman" w:hAnsi="Times New Roman" w:cs="Times New Roman"/>
          <w:sz w:val="24"/>
        </w:rPr>
        <w:t>in</w:t>
      </w:r>
      <w:r w:rsidRPr="009A3944">
        <w:rPr>
          <w:rFonts w:ascii="Courier New" w:hAnsi="Courier New" w:cs="Courier New"/>
        </w:rPr>
        <w:t xml:space="preserve"> </w:t>
      </w:r>
      <w:r w:rsidRPr="009A3944">
        <w:rPr>
          <w:rFonts w:ascii="Times New Roman" w:hAnsi="Times New Roman" w:cs="Times New Roman"/>
          <w:sz w:val="24"/>
        </w:rPr>
        <w:t>it.</w:t>
      </w:r>
    </w:p>
    <w:p w:rsidR="0051303E" w:rsidRPr="009A3944" w:rsidRDefault="0051303E" w:rsidP="0051303E">
      <w:pPr>
        <w:rPr>
          <w:rFonts w:ascii="Times New Roman" w:hAnsi="Times New Roman" w:cs="Times New Roman"/>
          <w:b/>
          <w:bCs w:val="0"/>
          <w:sz w:val="24"/>
        </w:rPr>
      </w:pPr>
      <w:r w:rsidRPr="009A3944">
        <w:rPr>
          <w:rFonts w:ascii="Times New Roman" w:hAnsi="Times New Roman" w:cs="Times New Roman"/>
          <w:b/>
          <w:sz w:val="24"/>
        </w:rPr>
        <w:t>Client File</w:t>
      </w:r>
    </w:p>
    <w:p w:rsidR="0051303E" w:rsidRPr="009A3944" w:rsidRDefault="0051303E" w:rsidP="0051303E">
      <w:pPr>
        <w:rPr>
          <w:rFonts w:ascii="Times New Roman" w:hAnsi="Times New Roman" w:cs="Times New Roman"/>
          <w:sz w:val="24"/>
        </w:rPr>
      </w:pPr>
      <w:bookmarkStart w:id="215" w:name="idd1e27202"/>
      <w:bookmarkStart w:id="216" w:name="idd1e27199"/>
      <w:bookmarkStart w:id="217" w:name="idd1e27190"/>
      <w:bookmarkStart w:id="218" w:name="idd1e27183"/>
      <w:bookmarkStart w:id="219" w:name="idd1e27178"/>
      <w:bookmarkEnd w:id="215"/>
      <w:bookmarkEnd w:id="216"/>
      <w:bookmarkEnd w:id="217"/>
      <w:bookmarkEnd w:id="218"/>
      <w:bookmarkEnd w:id="219"/>
      <w:r w:rsidRPr="009A3944">
        <w:rPr>
          <w:rFonts w:ascii="Times New Roman" w:hAnsi="Times New Roman" w:cs="Times New Roman"/>
          <w:sz w:val="24"/>
        </w:rPr>
        <w:t xml:space="preserve">The client code needs to know only Game's interface to use the class and must be able to link its object code. Since the interface of the class is part of the class definition in the </w:t>
      </w:r>
      <w:r w:rsidRPr="009A3944">
        <w:rPr>
          <w:rFonts w:ascii="Courier New" w:hAnsi="Courier New" w:cs="Courier New"/>
        </w:rPr>
        <w:t>Game.h</w:t>
      </w:r>
      <w:r w:rsidRPr="009A3944">
        <w:rPr>
          <w:rFonts w:ascii="Times New Roman" w:hAnsi="Times New Roman" w:cs="Times New Roman"/>
          <w:sz w:val="24"/>
        </w:rPr>
        <w:t xml:space="preserve"> header file, the client-code programmer must have access to this file and </w:t>
      </w:r>
      <w:r w:rsidRPr="009A3944">
        <w:rPr>
          <w:rFonts w:ascii="Courier New" w:hAnsi="Courier New" w:cs="Courier New"/>
        </w:rPr>
        <w:t xml:space="preserve">#include </w:t>
      </w:r>
      <w:r w:rsidRPr="009A3944">
        <w:rPr>
          <w:rFonts w:ascii="Times New Roman" w:hAnsi="Times New Roman" w:cs="Times New Roman"/>
          <w:sz w:val="24"/>
        </w:rPr>
        <w:t xml:space="preserve">it in the client's source-code file. When the client code is compiled, the compiler uses the class definition in </w:t>
      </w:r>
      <w:r w:rsidRPr="009A3944">
        <w:rPr>
          <w:rFonts w:ascii="Courier New" w:hAnsi="Courier New" w:cs="Courier New"/>
        </w:rPr>
        <w:t>Game.h</w:t>
      </w:r>
      <w:r w:rsidRPr="009A3944">
        <w:rPr>
          <w:rFonts w:ascii="Times New Roman" w:hAnsi="Times New Roman" w:cs="Times New Roman"/>
          <w:sz w:val="24"/>
        </w:rPr>
        <w:t xml:space="preserve"> to ensure that the main function creates and manipulates objects of class Game correctly.</w:t>
      </w:r>
    </w:p>
    <w:p w:rsidR="00DB1AC7" w:rsidRPr="009A3944" w:rsidRDefault="00DB1AC7" w:rsidP="0051303E">
      <w:pPr>
        <w:pStyle w:val="doctext"/>
        <w:spacing w:before="0" w:beforeAutospacing="0" w:after="0" w:afterAutospacing="0"/>
        <w:rPr>
          <w:rStyle w:val="HTMLTypewriter"/>
          <w:b/>
        </w:rPr>
      </w:pPr>
    </w:p>
    <w:p w:rsidR="00F765E0" w:rsidRPr="009A3944" w:rsidRDefault="003F4A7B" w:rsidP="0051303E">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9504" behindDoc="0" locked="0" layoutInCell="1" allowOverlap="1">
                <wp:simplePos x="0" y="0"/>
                <wp:positionH relativeFrom="column">
                  <wp:posOffset>-49530</wp:posOffset>
                </wp:positionH>
                <wp:positionV relativeFrom="paragraph">
                  <wp:posOffset>79375</wp:posOffset>
                </wp:positionV>
                <wp:extent cx="5621655" cy="3162300"/>
                <wp:effectExtent l="7620" t="12700" r="9525" b="6350"/>
                <wp:wrapNone/>
                <wp:docPr id="4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1655" cy="3162300"/>
                        </a:xfrm>
                        <a:prstGeom prst="rect">
                          <a:avLst/>
                        </a:prstGeom>
                        <a:solidFill>
                          <a:schemeClr val="bg1">
                            <a:lumMod val="100000"/>
                            <a:lumOff val="0"/>
                          </a:schemeClr>
                        </a:solidFill>
                        <a:ln w="9525">
                          <a:solidFill>
                            <a:srgbClr val="000000"/>
                          </a:solidFill>
                          <a:miter lim="800000"/>
                          <a:headEnd/>
                          <a:tailEnd/>
                        </a:ln>
                      </wps:spPr>
                      <wps:txbx>
                        <w:txbxContent>
                          <w:p w:rsidR="009A3944" w:rsidRPr="009A3944" w:rsidRDefault="009A3944" w:rsidP="00AD4B37">
                            <w:pPr>
                              <w:pStyle w:val="doctext"/>
                              <w:spacing w:before="0" w:beforeAutospacing="0" w:after="0" w:afterAutospacing="0"/>
                              <w:rPr>
                                <w:rStyle w:val="HTMLTypewriter"/>
                                <w:b/>
                              </w:rPr>
                            </w:pPr>
                            <w:r w:rsidRPr="009A3944">
                              <w:rPr>
                                <w:rStyle w:val="HTMLTypewriter"/>
                                <w:b/>
                              </w:rPr>
                              <w:t>Class Assignment 2(b)- Player Class:</w:t>
                            </w:r>
                          </w:p>
                          <w:p w:rsidR="009A3944" w:rsidRPr="009A3944" w:rsidRDefault="009A3944" w:rsidP="00AD4B37">
                            <w:pPr>
                              <w:pStyle w:val="doctext"/>
                              <w:spacing w:before="0" w:beforeAutospacing="0" w:after="0" w:afterAutospacing="0"/>
                              <w:rPr>
                                <w:rStyle w:val="HTMLTypewriter"/>
                              </w:rPr>
                            </w:pPr>
                          </w:p>
                          <w:p w:rsidR="009A3944" w:rsidRPr="009A3944" w:rsidRDefault="009A3944" w:rsidP="00AD4B37">
                            <w:pPr>
                              <w:pStyle w:val="ListParagraph"/>
                              <w:numPr>
                                <w:ilvl w:val="1"/>
                                <w:numId w:val="11"/>
                              </w:numPr>
                              <w:spacing w:after="150"/>
                              <w:ind w:left="720" w:hanging="720"/>
                              <w:rPr>
                                <w:rStyle w:val="HTMLTypewriter"/>
                                <w:rFonts w:eastAsiaTheme="minorHAnsi"/>
                              </w:rPr>
                            </w:pPr>
                            <w:r w:rsidRPr="009A3944">
                              <w:rPr>
                                <w:rStyle w:val="HTMLTypewriter"/>
                                <w:rFonts w:eastAsiaTheme="minorHAnsi"/>
                              </w:rPr>
                              <w:t xml:space="preserve">Using the Game program as a reference </w:t>
                            </w:r>
                          </w:p>
                          <w:p w:rsidR="009A3944" w:rsidRPr="009A3944" w:rsidRDefault="009A3944" w:rsidP="00AD4B37">
                            <w:pPr>
                              <w:pStyle w:val="ListParagraph"/>
                              <w:numPr>
                                <w:ilvl w:val="0"/>
                                <w:numId w:val="255"/>
                              </w:numPr>
                              <w:spacing w:after="150"/>
                              <w:rPr>
                                <w:rStyle w:val="HTMLTypewriter"/>
                                <w:rFonts w:eastAsiaTheme="minorHAnsi"/>
                              </w:rPr>
                            </w:pPr>
                            <w:r w:rsidRPr="009A3944">
                              <w:rPr>
                                <w:rStyle w:val="HTMLTypewriter"/>
                                <w:rFonts w:eastAsiaTheme="minorHAnsi"/>
                              </w:rPr>
                              <w:t xml:space="preserve">Draw a UML class diagram for a class called Player. </w:t>
                            </w:r>
                          </w:p>
                          <w:p w:rsidR="009A3944" w:rsidRPr="009A3944" w:rsidRDefault="009A3944" w:rsidP="00AD4B37">
                            <w:pPr>
                              <w:pStyle w:val="ListParagraph"/>
                              <w:numPr>
                                <w:ilvl w:val="1"/>
                                <w:numId w:val="255"/>
                              </w:numPr>
                              <w:spacing w:after="150"/>
                              <w:rPr>
                                <w:rStyle w:val="HTMLTypewriter"/>
                                <w:rFonts w:eastAsiaTheme="minorHAnsi"/>
                              </w:rPr>
                            </w:pPr>
                            <w:r w:rsidRPr="009A3944">
                              <w:rPr>
                                <w:rStyle w:val="HTMLTypewriter"/>
                                <w:rFonts w:eastAsiaTheme="minorHAnsi"/>
                              </w:rPr>
                              <w:t xml:space="preserve">This class has 2 member variables namely playerName and playerScore. (Use appropriate data types to declare the member variables). </w:t>
                            </w:r>
                          </w:p>
                          <w:p w:rsidR="009A3944" w:rsidRPr="009A3944" w:rsidRDefault="009A3944" w:rsidP="00AD4B37">
                            <w:pPr>
                              <w:pStyle w:val="ListParagraph"/>
                              <w:numPr>
                                <w:ilvl w:val="1"/>
                                <w:numId w:val="255"/>
                              </w:numPr>
                              <w:spacing w:after="150"/>
                              <w:rPr>
                                <w:rStyle w:val="HTMLTypewriter"/>
                                <w:rFonts w:eastAsiaTheme="minorHAnsi"/>
                              </w:rPr>
                            </w:pPr>
                            <w:r w:rsidRPr="009A3944">
                              <w:rPr>
                                <w:rStyle w:val="HTMLTypewriter"/>
                                <w:rFonts w:eastAsiaTheme="minorHAnsi"/>
                              </w:rPr>
                              <w:t xml:space="preserve">The class contains following member functions: Constructor, set functions, get functions, display function. </w:t>
                            </w:r>
                          </w:p>
                          <w:p w:rsidR="009A3944" w:rsidRPr="009A3944" w:rsidRDefault="009A3944" w:rsidP="00AD4B37">
                            <w:pPr>
                              <w:pStyle w:val="ListParagraph"/>
                              <w:numPr>
                                <w:ilvl w:val="0"/>
                                <w:numId w:val="255"/>
                              </w:numPr>
                              <w:spacing w:after="150"/>
                              <w:rPr>
                                <w:rStyle w:val="HTMLTypewriter"/>
                                <w:rFonts w:eastAsiaTheme="minorHAnsi"/>
                              </w:rPr>
                            </w:pPr>
                            <w:r w:rsidRPr="009A3944">
                              <w:rPr>
                                <w:rStyle w:val="HTMLTypewriter"/>
                                <w:rFonts w:eastAsiaTheme="minorHAnsi"/>
                              </w:rPr>
                              <w:t>Now using Visual Studio write code:</w:t>
                            </w:r>
                          </w:p>
                          <w:p w:rsidR="009A3944" w:rsidRPr="009A3944" w:rsidRDefault="009A3944" w:rsidP="00AD4B37">
                            <w:pPr>
                              <w:pStyle w:val="ListParagraph"/>
                              <w:numPr>
                                <w:ilvl w:val="1"/>
                                <w:numId w:val="255"/>
                              </w:numPr>
                              <w:spacing w:after="150"/>
                              <w:rPr>
                                <w:rStyle w:val="HTMLTypewriter"/>
                                <w:rFonts w:eastAsiaTheme="minorHAnsi"/>
                              </w:rPr>
                            </w:pPr>
                            <w:r w:rsidRPr="009A3944">
                              <w:rPr>
                                <w:rStyle w:val="HTMLTypewriter"/>
                                <w:rFonts w:eastAsiaTheme="minorHAnsi"/>
                              </w:rPr>
                              <w:t xml:space="preserve">To initialize the member variables use rand() to generate a random score for the player. </w:t>
                            </w:r>
                          </w:p>
                          <w:p w:rsidR="009A3944" w:rsidRPr="009A3944" w:rsidRDefault="009A3944" w:rsidP="00AD4B37">
                            <w:pPr>
                              <w:pStyle w:val="ListParagraph"/>
                              <w:numPr>
                                <w:ilvl w:val="1"/>
                                <w:numId w:val="255"/>
                              </w:numPr>
                              <w:spacing w:after="150"/>
                              <w:rPr>
                                <w:rStyle w:val="HTMLTypewriter"/>
                                <w:rFonts w:eastAsiaTheme="minorHAnsi"/>
                              </w:rPr>
                            </w:pPr>
                            <w:r w:rsidRPr="009A3944">
                              <w:rPr>
                                <w:rStyle w:val="HTMLTypewriter"/>
                                <w:rFonts w:eastAsiaTheme="minorHAnsi"/>
                              </w:rPr>
                              <w:t>Write appropriate code for the other member functions.</w:t>
                            </w:r>
                          </w:p>
                          <w:p w:rsidR="009A3944" w:rsidRPr="009A3944" w:rsidRDefault="009A3944" w:rsidP="00AD4B37">
                            <w:pPr>
                              <w:pStyle w:val="ListParagraph"/>
                              <w:numPr>
                                <w:ilvl w:val="1"/>
                                <w:numId w:val="255"/>
                              </w:numPr>
                              <w:spacing w:after="150"/>
                              <w:rPr>
                                <w:rStyle w:val="HTMLTypewriter"/>
                                <w:rFonts w:eastAsiaTheme="minorHAnsi"/>
                              </w:rPr>
                            </w:pPr>
                            <w:r w:rsidRPr="009A3944">
                              <w:rPr>
                                <w:rStyle w:val="HTMLTypewriter"/>
                                <w:rFonts w:eastAsiaTheme="minorHAnsi"/>
                              </w:rPr>
                              <w:t>Create two objects of the Player class and execute the program.</w:t>
                            </w:r>
                          </w:p>
                          <w:p w:rsidR="009A3944" w:rsidRPr="009A3944" w:rsidRDefault="009A3944" w:rsidP="00AD4B37">
                            <w:pPr>
                              <w:spacing w:after="150"/>
                              <w:ind w:firstLine="720"/>
                              <w:rPr>
                                <w:rStyle w:val="HTMLTypewriter"/>
                                <w:b/>
                              </w:rPr>
                            </w:pPr>
                            <w:r w:rsidRPr="009A3944">
                              <w:rPr>
                                <w:rStyle w:val="HTMLTypewriter"/>
                                <w:b/>
                              </w:rPr>
                              <w:t>The output should be as follows:</w:t>
                            </w:r>
                          </w:p>
                          <w:p w:rsidR="009A3944" w:rsidRPr="009A3944" w:rsidRDefault="009A3944" w:rsidP="00AD4B37">
                            <w:pPr>
                              <w:spacing w:after="150"/>
                              <w:ind w:firstLine="720"/>
                              <w:rPr>
                                <w:rStyle w:val="HTMLTypewriter"/>
                                <w:b/>
                              </w:rPr>
                            </w:pPr>
                            <w:r w:rsidRPr="009A3944">
                              <w:rPr>
                                <w:rStyle w:val="HTMLTypewriter"/>
                                <w:b/>
                              </w:rPr>
                              <w:t>Player Mark has scored 45 points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30" type="#_x0000_t202" style="position:absolute;margin-left:-3.9pt;margin-top:6.25pt;width:442.65pt;height:24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" fillcolor="white [3212]">
                <v:textbox>
                  <w:txbxContent>
                    <w:p w:rsidR="009A3944" w:rsidRPr="009A3944" w:rsidRDefault="009A3944" w:rsidP="00AD4B37">
                      <w:pPr>
                        <w:pStyle w:val="doctext"/>
                        <w:spacing w:before="0" w:beforeAutospacing="0" w:after="0" w:afterAutospacing="0"/>
                        <w:rPr>
                          <w:rStyle w:val="HTMLTypewriter"/>
                          <w:b/>
                        </w:rPr>
                      </w:pPr>
                      <w:r w:rsidRPr="009A3944">
                        <w:rPr>
                          <w:rStyle w:val="HTMLTypewriter"/>
                          <w:b/>
                        </w:rPr>
                        <w:t>Class Assignment 2(b)- Player Class:</w:t>
                      </w:r>
                    </w:p>
                    <w:p w:rsidR="009A3944" w:rsidRPr="009A3944" w:rsidRDefault="009A3944" w:rsidP="00AD4B37">
                      <w:pPr>
                        <w:pStyle w:val="doctext"/>
                        <w:spacing w:before="0" w:beforeAutospacing="0" w:after="0" w:afterAutospacing="0"/>
                        <w:rPr>
                          <w:rStyle w:val="HTMLTypewriter"/>
                        </w:rPr>
                      </w:pPr>
                    </w:p>
                    <w:p w:rsidR="009A3944" w:rsidRPr="009A3944" w:rsidRDefault="009A3944" w:rsidP="00AD4B37">
                      <w:pPr>
                        <w:pStyle w:val="ListParagraph"/>
                        <w:numPr>
                          <w:ilvl w:val="1"/>
                          <w:numId w:val="11"/>
                        </w:numPr>
                        <w:spacing w:after="150"/>
                        <w:ind w:left="720" w:hanging="720"/>
                        <w:rPr>
                          <w:rStyle w:val="HTMLTypewriter"/>
                          <w:rFonts w:eastAsiaTheme="minorHAnsi"/>
                        </w:rPr>
                      </w:pPr>
                      <w:r w:rsidRPr="009A3944">
                        <w:rPr>
                          <w:rStyle w:val="HTMLTypewriter"/>
                          <w:rFonts w:eastAsiaTheme="minorHAnsi"/>
                        </w:rPr>
                        <w:t xml:space="preserve">Using the Game program as a reference </w:t>
                      </w:r>
                    </w:p>
                    <w:p w:rsidR="009A3944" w:rsidRPr="009A3944" w:rsidRDefault="009A3944" w:rsidP="00AD4B37">
                      <w:pPr>
                        <w:pStyle w:val="ListParagraph"/>
                        <w:numPr>
                          <w:ilvl w:val="0"/>
                          <w:numId w:val="255"/>
                        </w:numPr>
                        <w:spacing w:after="150"/>
                        <w:rPr>
                          <w:rStyle w:val="HTMLTypewriter"/>
                          <w:rFonts w:eastAsiaTheme="minorHAnsi"/>
                        </w:rPr>
                      </w:pPr>
                      <w:r w:rsidRPr="009A3944">
                        <w:rPr>
                          <w:rStyle w:val="HTMLTypewriter"/>
                          <w:rFonts w:eastAsiaTheme="minorHAnsi"/>
                        </w:rPr>
                        <w:t xml:space="preserve">Draw a UML class diagram for a class called Player. </w:t>
                      </w:r>
                    </w:p>
                    <w:p w:rsidR="009A3944" w:rsidRPr="009A3944" w:rsidRDefault="009A3944" w:rsidP="00AD4B37">
                      <w:pPr>
                        <w:pStyle w:val="ListParagraph"/>
                        <w:numPr>
                          <w:ilvl w:val="1"/>
                          <w:numId w:val="255"/>
                        </w:numPr>
                        <w:spacing w:after="150"/>
                        <w:rPr>
                          <w:rStyle w:val="HTMLTypewriter"/>
                          <w:rFonts w:eastAsiaTheme="minorHAnsi"/>
                        </w:rPr>
                      </w:pPr>
                      <w:r w:rsidRPr="009A3944">
                        <w:rPr>
                          <w:rStyle w:val="HTMLTypewriter"/>
                          <w:rFonts w:eastAsiaTheme="minorHAnsi"/>
                        </w:rPr>
                        <w:t xml:space="preserve">This class has 2 member variables namely playerName and playerScore. (Use appropriate data types to declare the member variables). </w:t>
                      </w:r>
                    </w:p>
                    <w:p w:rsidR="009A3944" w:rsidRPr="009A3944" w:rsidRDefault="009A3944" w:rsidP="00AD4B37">
                      <w:pPr>
                        <w:pStyle w:val="ListParagraph"/>
                        <w:numPr>
                          <w:ilvl w:val="1"/>
                          <w:numId w:val="255"/>
                        </w:numPr>
                        <w:spacing w:after="150"/>
                        <w:rPr>
                          <w:rStyle w:val="HTMLTypewriter"/>
                          <w:rFonts w:eastAsiaTheme="minorHAnsi"/>
                        </w:rPr>
                      </w:pPr>
                      <w:r w:rsidRPr="009A3944">
                        <w:rPr>
                          <w:rStyle w:val="HTMLTypewriter"/>
                          <w:rFonts w:eastAsiaTheme="minorHAnsi"/>
                        </w:rPr>
                        <w:t xml:space="preserve">The class contains following member functions: Constructor, set functions, get functions, display function. </w:t>
                      </w:r>
                    </w:p>
                    <w:p w:rsidR="009A3944" w:rsidRPr="009A3944" w:rsidRDefault="009A3944" w:rsidP="00AD4B37">
                      <w:pPr>
                        <w:pStyle w:val="ListParagraph"/>
                        <w:numPr>
                          <w:ilvl w:val="0"/>
                          <w:numId w:val="255"/>
                        </w:numPr>
                        <w:spacing w:after="150"/>
                        <w:rPr>
                          <w:rStyle w:val="HTMLTypewriter"/>
                          <w:rFonts w:eastAsiaTheme="minorHAnsi"/>
                        </w:rPr>
                      </w:pPr>
                      <w:r w:rsidRPr="009A3944">
                        <w:rPr>
                          <w:rStyle w:val="HTMLTypewriter"/>
                          <w:rFonts w:eastAsiaTheme="minorHAnsi"/>
                        </w:rPr>
                        <w:t>Now using Visual Studio write code:</w:t>
                      </w:r>
                    </w:p>
                    <w:p w:rsidR="009A3944" w:rsidRPr="009A3944" w:rsidRDefault="009A3944" w:rsidP="00AD4B37">
                      <w:pPr>
                        <w:pStyle w:val="ListParagraph"/>
                        <w:numPr>
                          <w:ilvl w:val="1"/>
                          <w:numId w:val="255"/>
                        </w:numPr>
                        <w:spacing w:after="150"/>
                        <w:rPr>
                          <w:rStyle w:val="HTMLTypewriter"/>
                          <w:rFonts w:eastAsiaTheme="minorHAnsi"/>
                        </w:rPr>
                      </w:pPr>
                      <w:r w:rsidRPr="009A3944">
                        <w:rPr>
                          <w:rStyle w:val="HTMLTypewriter"/>
                          <w:rFonts w:eastAsiaTheme="minorHAnsi"/>
                        </w:rPr>
                        <w:t xml:space="preserve">To initialize the member variables use rand() to generate a random score for the player. </w:t>
                      </w:r>
                    </w:p>
                    <w:p w:rsidR="009A3944" w:rsidRPr="009A3944" w:rsidRDefault="009A3944" w:rsidP="00AD4B37">
                      <w:pPr>
                        <w:pStyle w:val="ListParagraph"/>
                        <w:numPr>
                          <w:ilvl w:val="1"/>
                          <w:numId w:val="255"/>
                        </w:numPr>
                        <w:spacing w:after="150"/>
                        <w:rPr>
                          <w:rStyle w:val="HTMLTypewriter"/>
                          <w:rFonts w:eastAsiaTheme="minorHAnsi"/>
                        </w:rPr>
                      </w:pPr>
                      <w:r w:rsidRPr="009A3944">
                        <w:rPr>
                          <w:rStyle w:val="HTMLTypewriter"/>
                          <w:rFonts w:eastAsiaTheme="minorHAnsi"/>
                        </w:rPr>
                        <w:t>Write appropriate code for the other member functions.</w:t>
                      </w:r>
                    </w:p>
                    <w:p w:rsidR="009A3944" w:rsidRPr="009A3944" w:rsidRDefault="009A3944" w:rsidP="00AD4B37">
                      <w:pPr>
                        <w:pStyle w:val="ListParagraph"/>
                        <w:numPr>
                          <w:ilvl w:val="1"/>
                          <w:numId w:val="255"/>
                        </w:numPr>
                        <w:spacing w:after="150"/>
                        <w:rPr>
                          <w:rStyle w:val="HTMLTypewriter"/>
                          <w:rFonts w:eastAsiaTheme="minorHAnsi"/>
                        </w:rPr>
                      </w:pPr>
                      <w:r w:rsidRPr="009A3944">
                        <w:rPr>
                          <w:rStyle w:val="HTMLTypewriter"/>
                          <w:rFonts w:eastAsiaTheme="minorHAnsi"/>
                        </w:rPr>
                        <w:t>Create two objects of the Player class and execute the program.</w:t>
                      </w:r>
                    </w:p>
                    <w:p w:rsidR="009A3944" w:rsidRPr="009A3944" w:rsidRDefault="009A3944" w:rsidP="00AD4B37">
                      <w:pPr>
                        <w:spacing w:after="150"/>
                        <w:ind w:firstLine="720"/>
                        <w:rPr>
                          <w:rStyle w:val="HTMLTypewriter"/>
                          <w:b/>
                        </w:rPr>
                      </w:pPr>
                      <w:r w:rsidRPr="009A3944">
                        <w:rPr>
                          <w:rStyle w:val="HTMLTypewriter"/>
                          <w:b/>
                        </w:rPr>
                        <w:t>The output should be as follows:</w:t>
                      </w:r>
                    </w:p>
                    <w:p w:rsidR="009A3944" w:rsidRPr="009A3944" w:rsidRDefault="009A3944" w:rsidP="00AD4B37">
                      <w:pPr>
                        <w:spacing w:after="150"/>
                        <w:ind w:firstLine="720"/>
                        <w:rPr>
                          <w:rStyle w:val="HTMLTypewriter"/>
                          <w:b/>
                        </w:rPr>
                      </w:pPr>
                      <w:r w:rsidRPr="009A3944">
                        <w:rPr>
                          <w:rStyle w:val="HTMLTypewriter"/>
                          <w:b/>
                        </w:rPr>
                        <w:t>Player Mark has scored 45 points</w:t>
                      </w:r>
                    </w:p>
                  </w:txbxContent>
                </v:textbox>
              </v:shape>
            </w:pict>
          </mc:Fallback>
        </mc:AlternateContent>
      </w:r>
    </w:p>
    <w:p w:rsidR="00AD4B37" w:rsidRPr="009A3944" w:rsidRDefault="00AD4B37" w:rsidP="0051303E">
      <w:pPr>
        <w:rPr>
          <w:rFonts w:ascii="Times New Roman" w:hAnsi="Times New Roman" w:cs="Times New Roman"/>
          <w:sz w:val="24"/>
        </w:rPr>
      </w:pPr>
    </w:p>
    <w:p w:rsidR="00AD4B37" w:rsidRPr="009A3944" w:rsidRDefault="00AD4B37" w:rsidP="0051303E">
      <w:pPr>
        <w:rPr>
          <w:rFonts w:ascii="Times New Roman" w:hAnsi="Times New Roman" w:cs="Times New Roman"/>
          <w:sz w:val="24"/>
        </w:rPr>
      </w:pPr>
    </w:p>
    <w:p w:rsidR="00AD4B37" w:rsidRPr="009A3944" w:rsidRDefault="00AD4B37" w:rsidP="0051303E">
      <w:pPr>
        <w:rPr>
          <w:rFonts w:ascii="Times New Roman" w:hAnsi="Times New Roman" w:cs="Times New Roman"/>
          <w:sz w:val="24"/>
        </w:rPr>
      </w:pPr>
    </w:p>
    <w:p w:rsidR="00AD4B37" w:rsidRPr="009A3944" w:rsidRDefault="00AD4B37" w:rsidP="0051303E">
      <w:pPr>
        <w:rPr>
          <w:rFonts w:ascii="Times New Roman" w:hAnsi="Times New Roman" w:cs="Times New Roman"/>
          <w:sz w:val="24"/>
        </w:rPr>
      </w:pPr>
    </w:p>
    <w:p w:rsidR="00AD4B37" w:rsidRPr="009A3944" w:rsidRDefault="00AD4B37" w:rsidP="0051303E">
      <w:pPr>
        <w:rPr>
          <w:rFonts w:ascii="Times New Roman" w:hAnsi="Times New Roman" w:cs="Times New Roman"/>
          <w:sz w:val="24"/>
        </w:rPr>
      </w:pPr>
    </w:p>
    <w:p w:rsidR="00AD4B37" w:rsidRPr="009A3944" w:rsidRDefault="00AD4B37" w:rsidP="0051303E">
      <w:pPr>
        <w:rPr>
          <w:rFonts w:ascii="Times New Roman" w:hAnsi="Times New Roman" w:cs="Times New Roman"/>
          <w:sz w:val="24"/>
        </w:rPr>
      </w:pPr>
    </w:p>
    <w:p w:rsidR="00AD4B37" w:rsidRPr="009A3944" w:rsidRDefault="00AD4B37" w:rsidP="0051303E">
      <w:pPr>
        <w:rPr>
          <w:rFonts w:ascii="Times New Roman" w:hAnsi="Times New Roman" w:cs="Times New Roman"/>
          <w:sz w:val="24"/>
        </w:rPr>
      </w:pPr>
    </w:p>
    <w:p w:rsidR="00AD4B37" w:rsidRPr="009A3944" w:rsidRDefault="00AD4B37" w:rsidP="0051303E">
      <w:pPr>
        <w:rPr>
          <w:rFonts w:ascii="Times New Roman" w:hAnsi="Times New Roman" w:cs="Times New Roman"/>
          <w:sz w:val="24"/>
        </w:rPr>
      </w:pPr>
    </w:p>
    <w:p w:rsidR="00AD4B37" w:rsidRPr="009A3944" w:rsidRDefault="00AD4B37" w:rsidP="0051303E">
      <w:pPr>
        <w:rPr>
          <w:rFonts w:ascii="Times New Roman" w:hAnsi="Times New Roman" w:cs="Times New Roman"/>
          <w:sz w:val="24"/>
        </w:rPr>
      </w:pPr>
    </w:p>
    <w:p w:rsidR="00AD4B37" w:rsidRPr="009A3944" w:rsidRDefault="00AD4B37" w:rsidP="0051303E">
      <w:pPr>
        <w:rPr>
          <w:rFonts w:ascii="Times New Roman" w:hAnsi="Times New Roman" w:cs="Times New Roman"/>
          <w:sz w:val="24"/>
        </w:rPr>
      </w:pPr>
    </w:p>
    <w:p w:rsidR="00AD4B37" w:rsidRPr="009A3944" w:rsidRDefault="00AD4B37" w:rsidP="0051303E">
      <w:pPr>
        <w:rPr>
          <w:rFonts w:ascii="Times New Roman" w:hAnsi="Times New Roman" w:cs="Times New Roman"/>
          <w:sz w:val="24"/>
        </w:rPr>
      </w:pPr>
    </w:p>
    <w:p w:rsidR="00AD4B37" w:rsidRPr="009A3944" w:rsidRDefault="00AD4B37" w:rsidP="0051303E">
      <w:pPr>
        <w:rPr>
          <w:rFonts w:ascii="Times New Roman" w:hAnsi="Times New Roman" w:cs="Times New Roman"/>
          <w:sz w:val="24"/>
        </w:rPr>
      </w:pPr>
    </w:p>
    <w:p w:rsidR="00AD4B37" w:rsidRPr="009A3944" w:rsidRDefault="00AD4B37" w:rsidP="0051303E">
      <w:pPr>
        <w:rPr>
          <w:rFonts w:ascii="Times New Roman" w:hAnsi="Times New Roman" w:cs="Times New Roman"/>
          <w:sz w:val="24"/>
        </w:rPr>
      </w:pPr>
    </w:p>
    <w:p w:rsidR="00AD4B37" w:rsidRPr="009A3944" w:rsidRDefault="00AD4B37" w:rsidP="0051303E">
      <w:pPr>
        <w:rPr>
          <w:rFonts w:ascii="Times New Roman" w:hAnsi="Times New Roman" w:cs="Times New Roman"/>
          <w:sz w:val="24"/>
        </w:rPr>
      </w:pPr>
    </w:p>
    <w:p w:rsidR="00AD4B37" w:rsidRPr="009A3944" w:rsidRDefault="00AD4B37" w:rsidP="0051303E">
      <w:pPr>
        <w:rPr>
          <w:rFonts w:ascii="Times New Roman" w:hAnsi="Times New Roman" w:cs="Times New Roman"/>
          <w:sz w:val="24"/>
        </w:rPr>
      </w:pPr>
    </w:p>
    <w:p w:rsidR="00AD4B37" w:rsidRPr="009A3944" w:rsidRDefault="00AD4B37" w:rsidP="0051303E">
      <w:pPr>
        <w:rPr>
          <w:rFonts w:ascii="Times New Roman" w:hAnsi="Times New Roman" w:cs="Times New Roman"/>
          <w:sz w:val="24"/>
        </w:rPr>
      </w:pPr>
    </w:p>
    <w:p w:rsidR="00AD4B37" w:rsidRPr="009A3944" w:rsidRDefault="00AD4B37" w:rsidP="0051303E">
      <w:pPr>
        <w:rPr>
          <w:rFonts w:ascii="Times New Roman" w:hAnsi="Times New Roman" w:cs="Times New Roman"/>
          <w:sz w:val="24"/>
        </w:rPr>
      </w:pPr>
    </w:p>
    <w:p w:rsidR="00AD4B37" w:rsidRPr="009A3944" w:rsidRDefault="00AD4B37" w:rsidP="0051303E">
      <w:pPr>
        <w:rPr>
          <w:rFonts w:ascii="Times New Roman" w:hAnsi="Times New Roman" w:cs="Times New Roman"/>
          <w:sz w:val="24"/>
        </w:rPr>
      </w:pPr>
    </w:p>
    <w:p w:rsidR="0051303E" w:rsidRPr="009A3944" w:rsidRDefault="0051303E" w:rsidP="0051303E">
      <w:pPr>
        <w:rPr>
          <w:rFonts w:ascii="Times New Roman" w:hAnsi="Times New Roman" w:cs="Times New Roman"/>
          <w:sz w:val="24"/>
        </w:rPr>
      </w:pPr>
      <w:r w:rsidRPr="009A3944">
        <w:rPr>
          <w:rFonts w:ascii="Times New Roman" w:hAnsi="Times New Roman" w:cs="Times New Roman"/>
          <w:sz w:val="24"/>
        </w:rPr>
        <w:t>Things to note about Classes:</w:t>
      </w:r>
    </w:p>
    <w:p w:rsidR="0051303E" w:rsidRPr="009A3944" w:rsidRDefault="0051303E" w:rsidP="0051303E">
      <w:pPr>
        <w:numPr>
          <w:ilvl w:val="0"/>
          <w:numId w:val="9"/>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The class declaration must end with a semi-colon.</w:t>
      </w:r>
    </w:p>
    <w:p w:rsidR="0051303E" w:rsidRPr="009A3944" w:rsidRDefault="0051303E" w:rsidP="0051303E">
      <w:pPr>
        <w:numPr>
          <w:ilvl w:val="0"/>
          <w:numId w:val="9"/>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The public and private members are grouped. It is generally considered a good idea to put the public members first, but that is not a C++ requirement.</w:t>
      </w:r>
    </w:p>
    <w:p w:rsidR="0051303E" w:rsidRPr="009A3944" w:rsidRDefault="0051303E" w:rsidP="0051303E">
      <w:pPr>
        <w:numPr>
          <w:ilvl w:val="0"/>
          <w:numId w:val="9"/>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The class's constructor function must have the same name as the class, and no return type (not even </w:t>
      </w:r>
      <w:r w:rsidRPr="009A3944">
        <w:rPr>
          <w:rFonts w:ascii="Times New Roman" w:hAnsi="Times New Roman" w:cs="Times New Roman"/>
          <w:i/>
          <w:iCs/>
          <w:sz w:val="24"/>
        </w:rPr>
        <w:t>void</w:t>
      </w:r>
      <w:r w:rsidRPr="009A3944">
        <w:rPr>
          <w:rFonts w:ascii="Times New Roman" w:hAnsi="Times New Roman" w:cs="Times New Roman"/>
          <w:sz w:val="24"/>
        </w:rPr>
        <w:t>).</w:t>
      </w:r>
    </w:p>
    <w:p w:rsidR="0051303E" w:rsidRPr="009A3944" w:rsidRDefault="0051303E" w:rsidP="0051303E">
      <w:pPr>
        <w:numPr>
          <w:ilvl w:val="0"/>
          <w:numId w:val="9"/>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In general, member functions that do not change any of the data members of the class should be declared </w:t>
      </w:r>
      <w:r w:rsidRPr="009A3944">
        <w:rPr>
          <w:rFonts w:ascii="Times New Roman" w:hAnsi="Times New Roman" w:cs="Times New Roman"/>
          <w:i/>
          <w:iCs/>
          <w:sz w:val="24"/>
        </w:rPr>
        <w:t>const</w:t>
      </w:r>
    </w:p>
    <w:p w:rsidR="0051303E" w:rsidRPr="009A3944" w:rsidRDefault="0051303E" w:rsidP="0051303E">
      <w:pPr>
        <w:numPr>
          <w:ilvl w:val="0"/>
          <w:numId w:val="9"/>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A class can contain </w:t>
      </w:r>
      <w:r w:rsidRPr="009A3944">
        <w:rPr>
          <w:rFonts w:ascii="Times New Roman" w:hAnsi="Times New Roman" w:cs="Times New Roman"/>
          <w:b/>
          <w:sz w:val="24"/>
        </w:rPr>
        <w:t>static</w:t>
      </w:r>
      <w:r w:rsidRPr="009A3944">
        <w:rPr>
          <w:rFonts w:ascii="Times New Roman" w:hAnsi="Times New Roman" w:cs="Times New Roman"/>
          <w:sz w:val="24"/>
        </w:rPr>
        <w:t> data members. Every instance of the class will include its own copy of each of the non-static data but there will be only one copy of each static data member for the whole class.</w:t>
      </w:r>
    </w:p>
    <w:p w:rsidR="0051303E" w:rsidRPr="009A3944" w:rsidRDefault="0051303E" w:rsidP="0051303E">
      <w:pPr>
        <w:numPr>
          <w:ilvl w:val="0"/>
          <w:numId w:val="9"/>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Only static data members can be initialized as part of the class declaration. Other data members are initialized by the class's constructor function(s).</w:t>
      </w:r>
    </w:p>
    <w:p w:rsidR="0051303E" w:rsidRPr="009A3944" w:rsidRDefault="0051303E" w:rsidP="0051303E">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Once an object of a class is created (instantiated) you can access the public members of that class using a dot(.) operator.</w:t>
      </w:r>
    </w:p>
    <w:p w:rsidR="00CD3BA3" w:rsidRPr="009A3944" w:rsidRDefault="00CD3BA3" w:rsidP="0051303E">
      <w:pPr>
        <w:spacing w:before="100" w:beforeAutospacing="1" w:after="100" w:afterAutospacing="1"/>
        <w:rPr>
          <w:rFonts w:ascii="Times New Roman" w:hAnsi="Times New Roman" w:cs="Times New Roman"/>
          <w:sz w:val="24"/>
        </w:rPr>
      </w:pPr>
    </w:p>
    <w:p w:rsidR="00CD3BA3" w:rsidRPr="009A3944" w:rsidRDefault="00CD3BA3" w:rsidP="0051303E">
      <w:pPr>
        <w:spacing w:before="100" w:beforeAutospacing="1" w:after="100" w:afterAutospacing="1"/>
        <w:rPr>
          <w:rFonts w:ascii="Times New Roman" w:hAnsi="Times New Roman" w:cs="Times New Roman"/>
          <w:sz w:val="24"/>
        </w:rPr>
      </w:pPr>
    </w:p>
    <w:p w:rsidR="00CD3BA3" w:rsidRPr="009A3944" w:rsidRDefault="00CD3BA3" w:rsidP="0051303E">
      <w:pPr>
        <w:spacing w:before="100" w:beforeAutospacing="1" w:after="100" w:afterAutospacing="1"/>
        <w:rPr>
          <w:rFonts w:ascii="Times New Roman" w:hAnsi="Times New Roman" w:cs="Times New Roman"/>
          <w:sz w:val="24"/>
        </w:rPr>
      </w:pPr>
    </w:p>
    <w:p w:rsidR="0051303E" w:rsidRPr="009A3944" w:rsidRDefault="0051303E" w:rsidP="0051303E">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Exercises:</w:t>
      </w:r>
    </w:p>
    <w:p w:rsidR="0051303E" w:rsidRPr="009A3944" w:rsidRDefault="0051303E" w:rsidP="006679FF">
      <w:pPr>
        <w:spacing w:before="100" w:beforeAutospacing="1"/>
        <w:rPr>
          <w:rFonts w:ascii="Times New Roman" w:hAnsi="Times New Roman" w:cs="Times New Roman"/>
          <w:sz w:val="24"/>
        </w:rPr>
      </w:pPr>
      <w:r w:rsidRPr="009A3944">
        <w:rPr>
          <w:rFonts w:ascii="Times New Roman" w:hAnsi="Times New Roman" w:cs="Times New Roman"/>
          <w:sz w:val="24"/>
        </w:rPr>
        <w:t>Fill in the blanks in each of the following:</w:t>
      </w:r>
    </w:p>
    <w:p w:rsidR="0051303E" w:rsidRPr="009A3944" w:rsidRDefault="0051303E" w:rsidP="006679FF">
      <w:pPr>
        <w:numPr>
          <w:ilvl w:val="0"/>
          <w:numId w:val="15"/>
        </w:numPr>
        <w:spacing w:after="100" w:afterAutospacing="1"/>
        <w:rPr>
          <w:rFonts w:ascii="Times New Roman" w:hAnsi="Times New Roman" w:cs="Times New Roman"/>
          <w:sz w:val="24"/>
        </w:rPr>
      </w:pPr>
      <w:r w:rsidRPr="009A3944">
        <w:rPr>
          <w:rFonts w:ascii="Times New Roman" w:hAnsi="Times New Roman" w:cs="Times New Roman"/>
          <w:sz w:val="24"/>
        </w:rPr>
        <w:t>A house is to a blueprint as a(n) _________ is to a class.</w:t>
      </w:r>
    </w:p>
    <w:p w:rsidR="0051303E" w:rsidRPr="009A3944" w:rsidRDefault="0051303E" w:rsidP="0051303E">
      <w:pPr>
        <w:numPr>
          <w:ilvl w:val="0"/>
          <w:numId w:val="15"/>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Every class definition contains keyword _________ followed immediately by the class's name.</w:t>
      </w:r>
    </w:p>
    <w:p w:rsidR="0051303E" w:rsidRPr="009A3944" w:rsidRDefault="0051303E" w:rsidP="0051303E">
      <w:pPr>
        <w:numPr>
          <w:ilvl w:val="0"/>
          <w:numId w:val="15"/>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A class definition is typically stored in a file with the _________ filename extension.</w:t>
      </w:r>
    </w:p>
    <w:p w:rsidR="0051303E" w:rsidRPr="009A3944" w:rsidRDefault="0051303E" w:rsidP="0051303E">
      <w:pPr>
        <w:numPr>
          <w:ilvl w:val="0"/>
          <w:numId w:val="15"/>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Each parameter in a function header should specify both a(n) _________ and a(n) _________.</w:t>
      </w:r>
    </w:p>
    <w:p w:rsidR="0051303E" w:rsidRPr="009A3944" w:rsidRDefault="0051303E" w:rsidP="0051303E">
      <w:pPr>
        <w:numPr>
          <w:ilvl w:val="0"/>
          <w:numId w:val="15"/>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When each object of a class maintains its own copy of an attribute, the variable that represents the attribute is also known as a(n) _________.</w:t>
      </w:r>
    </w:p>
    <w:p w:rsidR="0051303E" w:rsidRPr="009A3944" w:rsidRDefault="0051303E" w:rsidP="0051303E">
      <w:pPr>
        <w:numPr>
          <w:ilvl w:val="0"/>
          <w:numId w:val="15"/>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Keyword </w:t>
      </w:r>
      <w:r w:rsidRPr="009A3944">
        <w:rPr>
          <w:rFonts w:ascii="Courier New" w:hAnsi="Courier New" w:cs="Courier New"/>
        </w:rPr>
        <w:t>public</w:t>
      </w:r>
      <w:r w:rsidRPr="009A3944">
        <w:rPr>
          <w:rFonts w:ascii="Times New Roman" w:hAnsi="Times New Roman" w:cs="Times New Roman"/>
          <w:sz w:val="24"/>
        </w:rPr>
        <w:t xml:space="preserve"> is a(n) _________.</w:t>
      </w:r>
    </w:p>
    <w:p w:rsidR="0051303E" w:rsidRPr="009A3944" w:rsidRDefault="0051303E" w:rsidP="0051303E">
      <w:pPr>
        <w:numPr>
          <w:ilvl w:val="0"/>
          <w:numId w:val="15"/>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Return type _________ indicates that a function will perform a task but will not return any information when it completes its task.</w:t>
      </w:r>
    </w:p>
    <w:p w:rsidR="0051303E" w:rsidRPr="009A3944" w:rsidRDefault="0051303E" w:rsidP="0051303E">
      <w:pPr>
        <w:pStyle w:val="doclist"/>
        <w:numPr>
          <w:ilvl w:val="0"/>
          <w:numId w:val="15"/>
        </w:numPr>
      </w:pPr>
      <w:r w:rsidRPr="009A3944">
        <w:t>When a member function is defined outside the class definition, the function header must include the class name and the _________, followed by the function name to "tie" the member function to the class definition.</w:t>
      </w:r>
    </w:p>
    <w:p w:rsidR="0051303E" w:rsidRPr="009A3944" w:rsidRDefault="0051303E" w:rsidP="0051303E">
      <w:pPr>
        <w:pStyle w:val="doclist"/>
        <w:numPr>
          <w:ilvl w:val="0"/>
          <w:numId w:val="15"/>
        </w:numPr>
      </w:pPr>
      <w:r w:rsidRPr="009A3944">
        <w:t>The source-code file and any other files that use a class can include the class's header file via an _________ preprocessor directive.</w:t>
      </w:r>
    </w:p>
    <w:p w:rsidR="00D02E12" w:rsidRPr="009A3944" w:rsidRDefault="00D02E12" w:rsidP="00D02E1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rPr>
      </w:pPr>
      <w:r w:rsidRPr="009A3944">
        <w:rPr>
          <w:rFonts w:ascii="Times New Roman" w:hAnsi="Times New Roman" w:cs="Times New Roman"/>
          <w:b/>
          <w:i/>
          <w:sz w:val="24"/>
        </w:rPr>
        <w:t>__________________</w:t>
      </w:r>
      <w:r w:rsidRPr="009A3944">
        <w:rPr>
          <w:rFonts w:ascii="Times New Roman" w:hAnsi="Times New Roman" w:cs="Times New Roman"/>
          <w:i/>
          <w:sz w:val="24"/>
        </w:rPr>
        <w:t xml:space="preserve"> </w:t>
      </w:r>
      <w:r w:rsidRPr="009A3944">
        <w:rPr>
          <w:rFonts w:ascii="Times New Roman" w:hAnsi="Times New Roman" w:cs="Times New Roman"/>
          <w:sz w:val="24"/>
        </w:rPr>
        <w:t>in the object oriented world generalizes the characteristics and behaviors of an item.</w:t>
      </w:r>
    </w:p>
    <w:p w:rsidR="00D02E12" w:rsidRPr="009A3944" w:rsidRDefault="00D02E12" w:rsidP="00D02E1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rPr>
      </w:pPr>
      <w:r w:rsidRPr="009A3944">
        <w:rPr>
          <w:rFonts w:ascii="Times New Roman" w:hAnsi="Times New Roman" w:cs="Times New Roman"/>
          <w:i/>
          <w:sz w:val="24"/>
        </w:rPr>
        <w:t xml:space="preserve">__________________ </w:t>
      </w:r>
      <w:r w:rsidRPr="009A3944">
        <w:rPr>
          <w:rFonts w:ascii="Times New Roman" w:hAnsi="Times New Roman" w:cs="Times New Roman"/>
          <w:sz w:val="24"/>
        </w:rPr>
        <w:t xml:space="preserve">conceals the functional details of an object from other objects, i.e., the object operates as a black box. </w:t>
      </w:r>
    </w:p>
    <w:p w:rsidR="00D02E12" w:rsidRPr="009A3944" w:rsidRDefault="00D02E12" w:rsidP="00D02E1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944">
        <w:rPr>
          <w:rFonts w:ascii="Times New Roman" w:hAnsi="Times New Roman" w:cs="Times New Roman"/>
          <w:b/>
          <w:i/>
          <w:sz w:val="24"/>
        </w:rPr>
        <w:t>__________________</w:t>
      </w:r>
      <w:r w:rsidRPr="009A3944">
        <w:rPr>
          <w:rFonts w:ascii="Times New Roman" w:hAnsi="Times New Roman" w:cs="Times New Roman"/>
          <w:i/>
          <w:sz w:val="24"/>
        </w:rPr>
        <w:t xml:space="preserve"> </w:t>
      </w:r>
      <w:r w:rsidRPr="009A3944">
        <w:rPr>
          <w:rFonts w:ascii="Times New Roman" w:hAnsi="Times New Roman" w:cs="Times New Roman"/>
          <w:sz w:val="24"/>
        </w:rPr>
        <w:t xml:space="preserve">is a way to form new classes using classes that have already been defined. </w:t>
      </w:r>
    </w:p>
    <w:p w:rsidR="00D02E12" w:rsidRPr="009A3944" w:rsidRDefault="00D02E12" w:rsidP="0051303E">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944">
        <w:rPr>
          <w:rFonts w:ascii="Times New Roman" w:hAnsi="Times New Roman" w:cs="Times New Roman"/>
          <w:sz w:val="24"/>
        </w:rPr>
        <w:t>__________________ refers to the ability of executing different operations in response to the same message.</w:t>
      </w:r>
    </w:p>
    <w:p w:rsidR="0051303E" w:rsidRPr="009A3944" w:rsidRDefault="0051303E" w:rsidP="0051303E">
      <w:pPr>
        <w:outlineLvl w:val="0"/>
        <w:rPr>
          <w:rStyle w:val="basetext"/>
          <w:rFonts w:cs="Times New Roman"/>
          <w:sz w:val="24"/>
        </w:rPr>
      </w:pPr>
      <w:r w:rsidRPr="009A3944">
        <w:rPr>
          <w:rStyle w:val="basetext"/>
          <w:rFonts w:cs="Times New Roman"/>
          <w:sz w:val="24"/>
        </w:rPr>
        <w:t>Multiple Choice:</w:t>
      </w:r>
    </w:p>
    <w:p w:rsidR="0051303E" w:rsidRPr="009A3944" w:rsidRDefault="0051303E" w:rsidP="0051303E">
      <w:pPr>
        <w:pStyle w:val="ListParagraph"/>
        <w:numPr>
          <w:ilvl w:val="3"/>
          <w:numId w:val="18"/>
        </w:numPr>
        <w:spacing w:after="0"/>
        <w:ind w:left="360"/>
        <w:outlineLvl w:val="0"/>
        <w:rPr>
          <w:rStyle w:val="basetext"/>
          <w:rFonts w:cs="Times New Roman"/>
          <w:sz w:val="24"/>
          <w:szCs w:val="24"/>
        </w:rPr>
      </w:pPr>
      <w:r w:rsidRPr="009A3944">
        <w:rPr>
          <w:rStyle w:val="basetext"/>
          <w:rFonts w:cs="Times New Roman"/>
          <w:sz w:val="24"/>
          <w:szCs w:val="24"/>
        </w:rPr>
        <w:t xml:space="preserve"> C++ functions other than </w:t>
      </w:r>
      <w:r w:rsidRPr="009A3944">
        <w:rPr>
          <w:rStyle w:val="CDT"/>
          <w:rFonts w:ascii="Times New Roman" w:hAnsi="Times New Roman" w:cs="Times New Roman"/>
          <w:sz w:val="24"/>
          <w:szCs w:val="24"/>
        </w:rPr>
        <w:t>main</w:t>
      </w:r>
      <w:r w:rsidRPr="009A3944">
        <w:rPr>
          <w:rStyle w:val="basetext"/>
          <w:rFonts w:cs="Times New Roman"/>
          <w:sz w:val="24"/>
          <w:szCs w:val="24"/>
        </w:rPr>
        <w:t xml:space="preserve"> are executed:</w:t>
      </w:r>
    </w:p>
    <w:p w:rsidR="0051303E" w:rsidRPr="009A3944" w:rsidRDefault="0051303E" w:rsidP="0051303E">
      <w:pPr>
        <w:numPr>
          <w:ilvl w:val="0"/>
          <w:numId w:val="28"/>
        </w:numPr>
        <w:suppressAutoHyphens/>
        <w:rPr>
          <w:rStyle w:val="basetext"/>
          <w:rFonts w:cs="Times New Roman"/>
          <w:sz w:val="24"/>
        </w:rPr>
      </w:pPr>
      <w:r w:rsidRPr="009A3944">
        <w:rPr>
          <w:rStyle w:val="basetext"/>
          <w:rFonts w:cs="Times New Roman"/>
          <w:sz w:val="24"/>
        </w:rPr>
        <w:t xml:space="preserve">Before </w:t>
      </w:r>
      <w:r w:rsidRPr="009A3944">
        <w:rPr>
          <w:rStyle w:val="CDT"/>
          <w:rFonts w:ascii="Times New Roman" w:hAnsi="Times New Roman" w:cs="Times New Roman"/>
          <w:sz w:val="24"/>
        </w:rPr>
        <w:t>main</w:t>
      </w:r>
      <w:r w:rsidRPr="009A3944">
        <w:rPr>
          <w:rStyle w:val="basetext"/>
          <w:rFonts w:cs="Times New Roman"/>
          <w:sz w:val="24"/>
        </w:rPr>
        <w:t xml:space="preserve"> executes.</w:t>
      </w:r>
    </w:p>
    <w:p w:rsidR="0051303E" w:rsidRPr="009A3944" w:rsidRDefault="0051303E" w:rsidP="0051303E">
      <w:pPr>
        <w:numPr>
          <w:ilvl w:val="0"/>
          <w:numId w:val="28"/>
        </w:numPr>
        <w:suppressAutoHyphens/>
        <w:rPr>
          <w:rStyle w:val="basetext"/>
          <w:rFonts w:cs="Times New Roman"/>
          <w:sz w:val="24"/>
        </w:rPr>
      </w:pPr>
      <w:r w:rsidRPr="009A3944">
        <w:rPr>
          <w:rStyle w:val="basetext"/>
          <w:rFonts w:cs="Times New Roman"/>
          <w:sz w:val="24"/>
        </w:rPr>
        <w:t xml:space="preserve">After </w:t>
      </w:r>
      <w:r w:rsidRPr="009A3944">
        <w:rPr>
          <w:rStyle w:val="CDT"/>
          <w:rFonts w:ascii="Times New Roman" w:hAnsi="Times New Roman" w:cs="Times New Roman"/>
          <w:sz w:val="24"/>
        </w:rPr>
        <w:t>main</w:t>
      </w:r>
      <w:r w:rsidRPr="009A3944">
        <w:rPr>
          <w:rStyle w:val="basetext"/>
          <w:rFonts w:cs="Times New Roman"/>
          <w:sz w:val="24"/>
        </w:rPr>
        <w:t xml:space="preserve"> completes execution.</w:t>
      </w:r>
    </w:p>
    <w:p w:rsidR="0051303E" w:rsidRPr="009A3944" w:rsidRDefault="0051303E" w:rsidP="0051303E">
      <w:pPr>
        <w:numPr>
          <w:ilvl w:val="0"/>
          <w:numId w:val="28"/>
        </w:numPr>
        <w:suppressAutoHyphens/>
        <w:rPr>
          <w:rStyle w:val="basetext"/>
          <w:rFonts w:cs="Times New Roman"/>
          <w:sz w:val="24"/>
        </w:rPr>
      </w:pPr>
      <w:r w:rsidRPr="009A3944">
        <w:rPr>
          <w:rStyle w:val="basetext"/>
          <w:rFonts w:cs="Times New Roman"/>
          <w:sz w:val="24"/>
        </w:rPr>
        <w:t>When they are explicitly called by another function.</w:t>
      </w:r>
    </w:p>
    <w:p w:rsidR="0051303E" w:rsidRPr="009A3944" w:rsidRDefault="0051303E" w:rsidP="0051303E">
      <w:pPr>
        <w:numPr>
          <w:ilvl w:val="0"/>
          <w:numId w:val="28"/>
        </w:numPr>
        <w:suppressAutoHyphens/>
        <w:rPr>
          <w:rStyle w:val="basetext"/>
          <w:rFonts w:cs="Times New Roman"/>
          <w:sz w:val="24"/>
        </w:rPr>
      </w:pPr>
      <w:r w:rsidRPr="009A3944">
        <w:rPr>
          <w:rStyle w:val="basetext"/>
          <w:rFonts w:cs="Times New Roman"/>
          <w:sz w:val="24"/>
        </w:rPr>
        <w:t>Never.</w:t>
      </w:r>
    </w:p>
    <w:p w:rsidR="0051303E" w:rsidRPr="009A3944" w:rsidRDefault="0051303E" w:rsidP="0051303E">
      <w:pPr>
        <w:pStyle w:val="ListParagraph"/>
        <w:numPr>
          <w:ilvl w:val="3"/>
          <w:numId w:val="18"/>
        </w:numPr>
        <w:spacing w:after="0"/>
        <w:ind w:left="360"/>
        <w:outlineLvl w:val="0"/>
        <w:rPr>
          <w:rStyle w:val="basetext"/>
          <w:rFonts w:cs="Times New Roman"/>
          <w:sz w:val="24"/>
          <w:szCs w:val="24"/>
        </w:rPr>
      </w:pPr>
      <w:r w:rsidRPr="009A3944">
        <w:rPr>
          <w:rStyle w:val="basetext"/>
          <w:rFonts w:cs="Times New Roman"/>
          <w:sz w:val="24"/>
          <w:szCs w:val="24"/>
        </w:rPr>
        <w:t>Calling a member function of an object requires which item?</w:t>
      </w:r>
    </w:p>
    <w:p w:rsidR="0051303E" w:rsidRPr="009A3944" w:rsidRDefault="0051303E" w:rsidP="0051303E">
      <w:pPr>
        <w:numPr>
          <w:ilvl w:val="0"/>
          <w:numId w:val="19"/>
        </w:numPr>
        <w:suppressAutoHyphens/>
        <w:rPr>
          <w:rStyle w:val="basetext"/>
          <w:rFonts w:cs="Times New Roman"/>
          <w:sz w:val="24"/>
        </w:rPr>
      </w:pPr>
      <w:r w:rsidRPr="009A3944">
        <w:rPr>
          <w:rStyle w:val="basetext"/>
          <w:rFonts w:cs="Times New Roman"/>
          <w:sz w:val="24"/>
        </w:rPr>
        <w:t xml:space="preserve"> The dot operator.</w:t>
      </w:r>
    </w:p>
    <w:p w:rsidR="0051303E" w:rsidRPr="009A3944" w:rsidRDefault="0051303E" w:rsidP="0051303E">
      <w:pPr>
        <w:numPr>
          <w:ilvl w:val="0"/>
          <w:numId w:val="19"/>
        </w:numPr>
        <w:suppressAutoHyphens/>
        <w:rPr>
          <w:rStyle w:val="basetext"/>
          <w:rFonts w:cs="Times New Roman"/>
          <w:sz w:val="24"/>
        </w:rPr>
      </w:pPr>
      <w:r w:rsidRPr="009A3944">
        <w:rPr>
          <w:rStyle w:val="basetext"/>
          <w:rFonts w:cs="Times New Roman"/>
          <w:sz w:val="24"/>
        </w:rPr>
        <w:t xml:space="preserve"> Open and close braces.</w:t>
      </w:r>
    </w:p>
    <w:p w:rsidR="0051303E" w:rsidRPr="009A3944" w:rsidRDefault="0051303E" w:rsidP="0051303E">
      <w:pPr>
        <w:numPr>
          <w:ilvl w:val="0"/>
          <w:numId w:val="19"/>
        </w:numPr>
        <w:suppressAutoHyphens/>
        <w:rPr>
          <w:rStyle w:val="basetext"/>
          <w:rFonts w:cs="Times New Roman"/>
          <w:sz w:val="24"/>
        </w:rPr>
      </w:pPr>
      <w:r w:rsidRPr="009A3944">
        <w:rPr>
          <w:rStyle w:val="basetext"/>
          <w:rFonts w:cs="Times New Roman"/>
          <w:sz w:val="24"/>
        </w:rPr>
        <w:t xml:space="preserve"> The class name.</w:t>
      </w:r>
    </w:p>
    <w:p w:rsidR="00FF5637" w:rsidRPr="009A3944" w:rsidRDefault="0051303E" w:rsidP="00FF5637">
      <w:pPr>
        <w:numPr>
          <w:ilvl w:val="0"/>
          <w:numId w:val="19"/>
        </w:numPr>
        <w:suppressAutoHyphens/>
        <w:rPr>
          <w:rStyle w:val="basetext"/>
          <w:rFonts w:cs="Times New Roman"/>
          <w:sz w:val="24"/>
        </w:rPr>
      </w:pPr>
      <w:r w:rsidRPr="009A3944">
        <w:rPr>
          <w:rStyle w:val="basetext"/>
          <w:rFonts w:cs="Times New Roman"/>
          <w:sz w:val="24"/>
        </w:rPr>
        <w:t xml:space="preserve"> None of the above.</w:t>
      </w:r>
    </w:p>
    <w:p w:rsidR="0051303E" w:rsidRPr="009A3944" w:rsidRDefault="0051303E" w:rsidP="0051303E">
      <w:pPr>
        <w:pStyle w:val="ListParagraph"/>
        <w:numPr>
          <w:ilvl w:val="3"/>
          <w:numId w:val="18"/>
        </w:numPr>
        <w:spacing w:after="0"/>
        <w:ind w:left="360"/>
        <w:outlineLvl w:val="0"/>
        <w:rPr>
          <w:rStyle w:val="basetext"/>
          <w:rFonts w:cs="Times New Roman"/>
          <w:sz w:val="24"/>
          <w:szCs w:val="24"/>
        </w:rPr>
      </w:pPr>
      <w:r w:rsidRPr="009A3944">
        <w:rPr>
          <w:rStyle w:val="basetext"/>
          <w:rFonts w:cs="Times New Roman"/>
          <w:sz w:val="24"/>
          <w:szCs w:val="24"/>
        </w:rPr>
        <w:t xml:space="preserve">In the UML, the top compartment of the rectangle modeling a class contains: </w:t>
      </w:r>
    </w:p>
    <w:p w:rsidR="0051303E" w:rsidRPr="009A3944" w:rsidRDefault="0051303E" w:rsidP="0051303E">
      <w:pPr>
        <w:numPr>
          <w:ilvl w:val="0"/>
          <w:numId w:val="20"/>
        </w:numPr>
        <w:suppressAutoHyphens/>
        <w:rPr>
          <w:rStyle w:val="basetext"/>
          <w:rFonts w:cs="Times New Roman"/>
          <w:sz w:val="24"/>
        </w:rPr>
      </w:pPr>
      <w:r w:rsidRPr="009A3944">
        <w:rPr>
          <w:rStyle w:val="basetext"/>
          <w:rFonts w:cs="Times New Roman"/>
          <w:sz w:val="24"/>
        </w:rPr>
        <w:t xml:space="preserve"> The class’s name.</w:t>
      </w:r>
    </w:p>
    <w:p w:rsidR="0051303E" w:rsidRPr="009A3944" w:rsidRDefault="0051303E" w:rsidP="0051303E">
      <w:pPr>
        <w:numPr>
          <w:ilvl w:val="0"/>
          <w:numId w:val="20"/>
        </w:numPr>
        <w:suppressAutoHyphens/>
        <w:rPr>
          <w:rStyle w:val="basetext"/>
          <w:rFonts w:cs="Times New Roman"/>
          <w:sz w:val="24"/>
        </w:rPr>
      </w:pPr>
      <w:r w:rsidRPr="009A3944">
        <w:rPr>
          <w:rStyle w:val="basetext"/>
          <w:rFonts w:cs="Times New Roman"/>
          <w:sz w:val="24"/>
        </w:rPr>
        <w:t xml:space="preserve"> The class’s attributes.</w:t>
      </w:r>
    </w:p>
    <w:p w:rsidR="0051303E" w:rsidRPr="009A3944" w:rsidRDefault="0051303E" w:rsidP="0051303E">
      <w:pPr>
        <w:numPr>
          <w:ilvl w:val="0"/>
          <w:numId w:val="20"/>
        </w:numPr>
        <w:suppressAutoHyphens/>
        <w:rPr>
          <w:rStyle w:val="basetext"/>
          <w:rFonts w:cs="Times New Roman"/>
          <w:sz w:val="24"/>
        </w:rPr>
      </w:pPr>
      <w:r w:rsidRPr="009A3944">
        <w:rPr>
          <w:rStyle w:val="basetext"/>
          <w:rFonts w:cs="Times New Roman"/>
          <w:sz w:val="24"/>
        </w:rPr>
        <w:t xml:space="preserve"> The class’s behaviors.</w:t>
      </w:r>
    </w:p>
    <w:p w:rsidR="0051303E" w:rsidRPr="009A3944" w:rsidRDefault="0051303E" w:rsidP="0051303E">
      <w:pPr>
        <w:numPr>
          <w:ilvl w:val="0"/>
          <w:numId w:val="20"/>
        </w:numPr>
        <w:suppressAutoHyphens/>
        <w:rPr>
          <w:rStyle w:val="basetext"/>
          <w:rFonts w:cs="Times New Roman"/>
          <w:sz w:val="24"/>
        </w:rPr>
      </w:pPr>
      <w:r w:rsidRPr="009A3944">
        <w:rPr>
          <w:rStyle w:val="basetext"/>
          <w:rFonts w:cs="Times New Roman"/>
          <w:sz w:val="24"/>
        </w:rPr>
        <w:t xml:space="preserve"> All of the above.</w:t>
      </w:r>
    </w:p>
    <w:p w:rsidR="0051303E" w:rsidRPr="009A3944" w:rsidRDefault="0051303E" w:rsidP="0051303E">
      <w:pPr>
        <w:pStyle w:val="ListParagraph"/>
        <w:numPr>
          <w:ilvl w:val="3"/>
          <w:numId w:val="18"/>
        </w:numPr>
        <w:spacing w:after="0"/>
        <w:ind w:left="360"/>
        <w:outlineLvl w:val="0"/>
        <w:rPr>
          <w:rStyle w:val="basetext"/>
          <w:rFonts w:cs="Times New Roman"/>
          <w:sz w:val="24"/>
          <w:szCs w:val="24"/>
        </w:rPr>
      </w:pPr>
      <w:r w:rsidRPr="009A3944">
        <w:rPr>
          <w:rStyle w:val="basetext"/>
          <w:rFonts w:cs="Times New Roman"/>
          <w:sz w:val="24"/>
          <w:szCs w:val="24"/>
        </w:rPr>
        <w:t xml:space="preserve"> Attributes of a class are also known as:</w:t>
      </w:r>
    </w:p>
    <w:p w:rsidR="0051303E" w:rsidRPr="009A3944" w:rsidRDefault="0051303E" w:rsidP="0051303E">
      <w:pPr>
        <w:numPr>
          <w:ilvl w:val="0"/>
          <w:numId w:val="21"/>
        </w:numPr>
        <w:suppressAutoHyphens/>
        <w:rPr>
          <w:rStyle w:val="basetext"/>
          <w:rFonts w:cs="Times New Roman"/>
          <w:sz w:val="24"/>
        </w:rPr>
      </w:pPr>
      <w:r w:rsidRPr="009A3944">
        <w:rPr>
          <w:rStyle w:val="basetext"/>
          <w:rFonts w:cs="Times New Roman"/>
          <w:sz w:val="24"/>
        </w:rPr>
        <w:t xml:space="preserve"> Constructors.</w:t>
      </w:r>
    </w:p>
    <w:p w:rsidR="0051303E" w:rsidRPr="009A3944" w:rsidRDefault="0051303E" w:rsidP="0051303E">
      <w:pPr>
        <w:numPr>
          <w:ilvl w:val="0"/>
          <w:numId w:val="21"/>
        </w:numPr>
        <w:suppressAutoHyphens/>
        <w:rPr>
          <w:rStyle w:val="basetext"/>
          <w:rFonts w:cs="Times New Roman"/>
          <w:sz w:val="24"/>
        </w:rPr>
      </w:pPr>
      <w:r w:rsidRPr="009A3944">
        <w:rPr>
          <w:rStyle w:val="basetext"/>
          <w:rFonts w:cs="Times New Roman"/>
          <w:sz w:val="24"/>
        </w:rPr>
        <w:t xml:space="preserve"> Local variables.</w:t>
      </w:r>
    </w:p>
    <w:p w:rsidR="0051303E" w:rsidRPr="009A3944" w:rsidRDefault="0051303E" w:rsidP="0051303E">
      <w:pPr>
        <w:numPr>
          <w:ilvl w:val="0"/>
          <w:numId w:val="21"/>
        </w:numPr>
        <w:suppressAutoHyphens/>
        <w:rPr>
          <w:rStyle w:val="basetext"/>
          <w:rFonts w:cs="Times New Roman"/>
          <w:sz w:val="24"/>
        </w:rPr>
      </w:pPr>
      <w:r w:rsidRPr="009A3944">
        <w:rPr>
          <w:rStyle w:val="basetext"/>
          <w:rFonts w:cs="Times New Roman"/>
          <w:sz w:val="24"/>
        </w:rPr>
        <w:t xml:space="preserve"> Data members.</w:t>
      </w:r>
    </w:p>
    <w:p w:rsidR="0051303E" w:rsidRPr="009A3944" w:rsidRDefault="0051303E" w:rsidP="0051303E">
      <w:pPr>
        <w:numPr>
          <w:ilvl w:val="0"/>
          <w:numId w:val="21"/>
        </w:numPr>
        <w:suppressAutoHyphens/>
        <w:rPr>
          <w:rStyle w:val="basetext"/>
          <w:rFonts w:cs="Times New Roman"/>
          <w:sz w:val="24"/>
        </w:rPr>
      </w:pPr>
      <w:r w:rsidRPr="009A3944">
        <w:rPr>
          <w:rStyle w:val="basetext"/>
          <w:rFonts w:cs="Times New Roman"/>
          <w:sz w:val="24"/>
        </w:rPr>
        <w:t xml:space="preserve"> Classes.</w:t>
      </w:r>
    </w:p>
    <w:p w:rsidR="0051303E" w:rsidRPr="009A3944" w:rsidRDefault="0051303E" w:rsidP="0051303E">
      <w:pPr>
        <w:pStyle w:val="ListParagraph"/>
        <w:numPr>
          <w:ilvl w:val="3"/>
          <w:numId w:val="18"/>
        </w:numPr>
        <w:spacing w:after="0"/>
        <w:ind w:left="360"/>
        <w:outlineLvl w:val="0"/>
        <w:rPr>
          <w:rStyle w:val="basetext"/>
          <w:rFonts w:cs="Times New Roman"/>
          <w:sz w:val="24"/>
          <w:szCs w:val="24"/>
        </w:rPr>
      </w:pPr>
      <w:r w:rsidRPr="009A3944">
        <w:rPr>
          <w:rStyle w:val="basetext"/>
          <w:rFonts w:cs="Times New Roman"/>
          <w:sz w:val="24"/>
          <w:szCs w:val="24"/>
        </w:rPr>
        <w:t xml:space="preserve">What type of member functions allow a client of a class to assign values to </w:t>
      </w:r>
      <w:r w:rsidRPr="009A3944">
        <w:rPr>
          <w:rStyle w:val="CDT"/>
          <w:rFonts w:ascii="Times New Roman" w:hAnsi="Times New Roman" w:cs="Times New Roman"/>
          <w:sz w:val="24"/>
          <w:szCs w:val="24"/>
        </w:rPr>
        <w:t>private</w:t>
      </w:r>
      <w:r w:rsidRPr="009A3944">
        <w:rPr>
          <w:rStyle w:val="basetext"/>
          <w:rFonts w:cs="Times New Roman"/>
          <w:sz w:val="24"/>
          <w:szCs w:val="24"/>
        </w:rPr>
        <w:t xml:space="preserve"> data members?</w:t>
      </w:r>
    </w:p>
    <w:p w:rsidR="0051303E" w:rsidRPr="009A3944" w:rsidRDefault="0051303E" w:rsidP="0051303E">
      <w:pPr>
        <w:numPr>
          <w:ilvl w:val="0"/>
          <w:numId w:val="22"/>
        </w:numPr>
        <w:suppressAutoHyphens/>
        <w:rPr>
          <w:rStyle w:val="CDT"/>
          <w:rFonts w:ascii="Times New Roman" w:hAnsi="Times New Roman" w:cs="Times New Roman"/>
          <w:sz w:val="24"/>
        </w:rPr>
      </w:pPr>
      <w:r w:rsidRPr="009A3944">
        <w:rPr>
          <w:rStyle w:val="basetext"/>
          <w:rFonts w:cs="Times New Roman"/>
          <w:sz w:val="24"/>
        </w:rPr>
        <w:t xml:space="preserve"> </w:t>
      </w:r>
      <w:r w:rsidRPr="009A3944">
        <w:rPr>
          <w:rStyle w:val="basetext"/>
          <w:rFonts w:cs="Times New Roman"/>
          <w:i/>
          <w:sz w:val="24"/>
        </w:rPr>
        <w:t>Client</w:t>
      </w:r>
      <w:r w:rsidRPr="009A3944">
        <w:rPr>
          <w:rStyle w:val="basetext"/>
          <w:rFonts w:cs="Times New Roman"/>
          <w:sz w:val="24"/>
        </w:rPr>
        <w:t xml:space="preserve"> member functions.</w:t>
      </w:r>
    </w:p>
    <w:p w:rsidR="0051303E" w:rsidRPr="009A3944" w:rsidRDefault="0051303E" w:rsidP="0051303E">
      <w:pPr>
        <w:numPr>
          <w:ilvl w:val="0"/>
          <w:numId w:val="22"/>
        </w:numPr>
        <w:suppressAutoHyphens/>
        <w:rPr>
          <w:rStyle w:val="CDT"/>
          <w:rFonts w:ascii="Times New Roman" w:hAnsi="Times New Roman" w:cs="Times New Roman"/>
          <w:sz w:val="24"/>
        </w:rPr>
      </w:pPr>
      <w:r w:rsidRPr="009A3944">
        <w:rPr>
          <w:rStyle w:val="basetext"/>
          <w:rFonts w:cs="Times New Roman"/>
          <w:sz w:val="24"/>
        </w:rPr>
        <w:t xml:space="preserve"> </w:t>
      </w:r>
      <w:r w:rsidRPr="009A3944">
        <w:rPr>
          <w:rStyle w:val="basetext"/>
          <w:rFonts w:cs="Times New Roman"/>
          <w:i/>
          <w:sz w:val="24"/>
        </w:rPr>
        <w:t>Get</w:t>
      </w:r>
      <w:r w:rsidRPr="009A3944">
        <w:rPr>
          <w:rStyle w:val="basetext"/>
          <w:rFonts w:cs="Times New Roman"/>
          <w:sz w:val="24"/>
        </w:rPr>
        <w:t xml:space="preserve"> member functions.</w:t>
      </w:r>
    </w:p>
    <w:p w:rsidR="0051303E" w:rsidRPr="009A3944" w:rsidRDefault="0051303E" w:rsidP="0051303E">
      <w:pPr>
        <w:numPr>
          <w:ilvl w:val="0"/>
          <w:numId w:val="22"/>
        </w:numPr>
        <w:suppressAutoHyphens/>
        <w:rPr>
          <w:rStyle w:val="CDT"/>
          <w:rFonts w:ascii="Times New Roman" w:hAnsi="Times New Roman" w:cs="Times New Roman"/>
          <w:sz w:val="24"/>
        </w:rPr>
      </w:pPr>
      <w:r w:rsidRPr="009A3944">
        <w:rPr>
          <w:rStyle w:val="basetext"/>
          <w:rFonts w:cs="Times New Roman"/>
          <w:sz w:val="24"/>
        </w:rPr>
        <w:t xml:space="preserve"> </w:t>
      </w:r>
      <w:r w:rsidRPr="009A3944">
        <w:rPr>
          <w:rStyle w:val="basetext"/>
          <w:rFonts w:cs="Times New Roman"/>
          <w:i/>
          <w:sz w:val="24"/>
        </w:rPr>
        <w:t>Set</w:t>
      </w:r>
      <w:r w:rsidRPr="009A3944">
        <w:rPr>
          <w:rStyle w:val="basetext"/>
          <w:rFonts w:cs="Times New Roman"/>
          <w:sz w:val="24"/>
        </w:rPr>
        <w:t xml:space="preserve"> member functions.</w:t>
      </w:r>
    </w:p>
    <w:p w:rsidR="0051303E" w:rsidRPr="009A3944" w:rsidRDefault="0051303E" w:rsidP="0051303E">
      <w:pPr>
        <w:numPr>
          <w:ilvl w:val="0"/>
          <w:numId w:val="22"/>
        </w:numPr>
        <w:suppressAutoHyphens/>
        <w:rPr>
          <w:rStyle w:val="CDT"/>
          <w:rFonts w:ascii="Times New Roman" w:hAnsi="Times New Roman" w:cs="Times New Roman"/>
          <w:sz w:val="24"/>
        </w:rPr>
      </w:pPr>
      <w:r w:rsidRPr="009A3944">
        <w:rPr>
          <w:rStyle w:val="basetext"/>
          <w:rFonts w:cs="Times New Roman"/>
          <w:sz w:val="24"/>
        </w:rPr>
        <w:t>None of the above.</w:t>
      </w:r>
    </w:p>
    <w:p w:rsidR="0051303E" w:rsidRPr="009A3944" w:rsidRDefault="0051303E" w:rsidP="0051303E">
      <w:pPr>
        <w:outlineLvl w:val="0"/>
        <w:rPr>
          <w:rStyle w:val="basetext"/>
          <w:rFonts w:cs="Times New Roman"/>
          <w:sz w:val="24"/>
        </w:rPr>
      </w:pPr>
      <w:r w:rsidRPr="009A3944">
        <w:rPr>
          <w:rStyle w:val="basetext"/>
          <w:rFonts w:cs="Times New Roman"/>
          <w:sz w:val="24"/>
        </w:rPr>
        <w:t>6. A default constructor has how many parameters?</w:t>
      </w:r>
    </w:p>
    <w:p w:rsidR="0051303E" w:rsidRPr="009A3944" w:rsidRDefault="0051303E" w:rsidP="0051303E">
      <w:pPr>
        <w:numPr>
          <w:ilvl w:val="0"/>
          <w:numId w:val="23"/>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0.</w:t>
      </w:r>
    </w:p>
    <w:p w:rsidR="0051303E" w:rsidRPr="009A3944" w:rsidRDefault="0051303E" w:rsidP="0051303E">
      <w:pPr>
        <w:numPr>
          <w:ilvl w:val="0"/>
          <w:numId w:val="23"/>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1.</w:t>
      </w:r>
    </w:p>
    <w:p w:rsidR="0051303E" w:rsidRPr="009A3944" w:rsidRDefault="0051303E" w:rsidP="0051303E">
      <w:pPr>
        <w:numPr>
          <w:ilvl w:val="0"/>
          <w:numId w:val="23"/>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2.</w:t>
      </w:r>
    </w:p>
    <w:p w:rsidR="0051303E" w:rsidRPr="009A3944" w:rsidRDefault="0051303E" w:rsidP="0051303E">
      <w:pPr>
        <w:numPr>
          <w:ilvl w:val="0"/>
          <w:numId w:val="23"/>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Variable number.</w:t>
      </w:r>
    </w:p>
    <w:p w:rsidR="0051303E" w:rsidRPr="009A3944" w:rsidRDefault="0051303E" w:rsidP="0051303E">
      <w:pPr>
        <w:pStyle w:val="ListParagraph"/>
        <w:numPr>
          <w:ilvl w:val="1"/>
          <w:numId w:val="15"/>
        </w:numPr>
        <w:spacing w:after="0"/>
        <w:ind w:left="360"/>
        <w:outlineLvl w:val="0"/>
        <w:rPr>
          <w:rStyle w:val="basetext"/>
          <w:rFonts w:cs="Times New Roman"/>
          <w:sz w:val="24"/>
          <w:szCs w:val="24"/>
        </w:rPr>
      </w:pPr>
      <w:r w:rsidRPr="009A3944">
        <w:rPr>
          <w:rStyle w:val="basetext"/>
          <w:rFonts w:cs="Times New Roman"/>
          <w:sz w:val="24"/>
          <w:szCs w:val="24"/>
        </w:rPr>
        <w:t>A constructor can specify the return type:</w:t>
      </w:r>
    </w:p>
    <w:p w:rsidR="0051303E" w:rsidRPr="009A3944" w:rsidRDefault="0051303E" w:rsidP="0051303E">
      <w:pPr>
        <w:numPr>
          <w:ilvl w:val="0"/>
          <w:numId w:val="24"/>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int.</w:t>
      </w:r>
    </w:p>
    <w:p w:rsidR="0051303E" w:rsidRPr="009A3944" w:rsidRDefault="0051303E" w:rsidP="0051303E">
      <w:pPr>
        <w:numPr>
          <w:ilvl w:val="0"/>
          <w:numId w:val="24"/>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string.</w:t>
      </w:r>
    </w:p>
    <w:p w:rsidR="0051303E" w:rsidRPr="009A3944" w:rsidRDefault="0051303E" w:rsidP="0051303E">
      <w:pPr>
        <w:numPr>
          <w:ilvl w:val="0"/>
          <w:numId w:val="24"/>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void.</w:t>
      </w:r>
    </w:p>
    <w:p w:rsidR="0051303E" w:rsidRPr="009A3944" w:rsidRDefault="0051303E" w:rsidP="0051303E">
      <w:pPr>
        <w:numPr>
          <w:ilvl w:val="0"/>
          <w:numId w:val="24"/>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A constructor cannot specify a return type.</w:t>
      </w:r>
    </w:p>
    <w:p w:rsidR="0051303E" w:rsidRPr="009A3944" w:rsidRDefault="0051303E" w:rsidP="0051303E">
      <w:pPr>
        <w:pStyle w:val="ListParagraph"/>
        <w:numPr>
          <w:ilvl w:val="1"/>
          <w:numId w:val="15"/>
        </w:numPr>
        <w:spacing w:after="0"/>
        <w:ind w:left="360"/>
        <w:outlineLvl w:val="0"/>
        <w:rPr>
          <w:rStyle w:val="basetext"/>
          <w:rFonts w:cs="Times New Roman"/>
          <w:sz w:val="24"/>
          <w:szCs w:val="24"/>
        </w:rPr>
      </w:pPr>
      <w:r w:rsidRPr="009A3944">
        <w:rPr>
          <w:rStyle w:val="basetext"/>
          <w:rFonts w:cs="Times New Roman"/>
          <w:sz w:val="24"/>
          <w:szCs w:val="24"/>
        </w:rPr>
        <w:t xml:space="preserve"> The compiler will implicitly create a default constructor if:</w:t>
      </w:r>
    </w:p>
    <w:p w:rsidR="0051303E" w:rsidRPr="009A3944" w:rsidRDefault="0051303E" w:rsidP="0051303E">
      <w:pPr>
        <w:numPr>
          <w:ilvl w:val="0"/>
          <w:numId w:val="25"/>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w:t>
      </w:r>
      <w:r w:rsidRPr="009A3944">
        <w:rPr>
          <w:rStyle w:val="basetext"/>
          <w:rFonts w:cs="Times New Roman"/>
          <w:sz w:val="24"/>
        </w:rPr>
        <w:t>The class does not contain any data members</w:t>
      </w:r>
      <w:r w:rsidRPr="009A3944">
        <w:rPr>
          <w:rStyle w:val="CDT"/>
          <w:rFonts w:ascii="Times New Roman" w:hAnsi="Times New Roman" w:cs="Times New Roman"/>
          <w:sz w:val="24"/>
        </w:rPr>
        <w:t>.</w:t>
      </w:r>
    </w:p>
    <w:p w:rsidR="0051303E" w:rsidRPr="009A3944" w:rsidRDefault="0051303E" w:rsidP="0051303E">
      <w:pPr>
        <w:numPr>
          <w:ilvl w:val="0"/>
          <w:numId w:val="25"/>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w:t>
      </w:r>
      <w:r w:rsidRPr="009A3944">
        <w:rPr>
          <w:rStyle w:val="basetext"/>
          <w:rFonts w:cs="Times New Roman"/>
          <w:sz w:val="24"/>
        </w:rPr>
        <w:t>The programmer specifically requests that the compiler do so</w:t>
      </w:r>
      <w:r w:rsidRPr="009A3944">
        <w:rPr>
          <w:rStyle w:val="CDT"/>
          <w:rFonts w:ascii="Times New Roman" w:hAnsi="Times New Roman" w:cs="Times New Roman"/>
          <w:sz w:val="24"/>
        </w:rPr>
        <w:t>.</w:t>
      </w:r>
    </w:p>
    <w:p w:rsidR="0051303E" w:rsidRPr="009A3944" w:rsidRDefault="0051303E" w:rsidP="0051303E">
      <w:pPr>
        <w:numPr>
          <w:ilvl w:val="0"/>
          <w:numId w:val="25"/>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w:t>
      </w:r>
      <w:r w:rsidRPr="009A3944">
        <w:rPr>
          <w:rStyle w:val="basetext"/>
          <w:rFonts w:cs="Times New Roman"/>
          <w:sz w:val="24"/>
        </w:rPr>
        <w:t>The class does not define any constructors</w:t>
      </w:r>
      <w:r w:rsidRPr="009A3944">
        <w:rPr>
          <w:rStyle w:val="CDT"/>
          <w:rFonts w:ascii="Times New Roman" w:hAnsi="Times New Roman" w:cs="Times New Roman"/>
          <w:sz w:val="24"/>
        </w:rPr>
        <w:t>.</w:t>
      </w:r>
    </w:p>
    <w:p w:rsidR="00F765E0" w:rsidRPr="009A3944" w:rsidRDefault="0051303E" w:rsidP="00F765E0">
      <w:pPr>
        <w:numPr>
          <w:ilvl w:val="0"/>
          <w:numId w:val="25"/>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The class already defines a default constructor.</w:t>
      </w:r>
    </w:p>
    <w:p w:rsidR="006679FF" w:rsidRPr="009A3944" w:rsidRDefault="006679FF" w:rsidP="006679FF">
      <w:pPr>
        <w:suppressAutoHyphens/>
        <w:rPr>
          <w:rStyle w:val="CDT"/>
          <w:rFonts w:ascii="Times New Roman" w:hAnsi="Times New Roman" w:cs="Times New Roman"/>
          <w:sz w:val="24"/>
        </w:rPr>
      </w:pPr>
    </w:p>
    <w:p w:rsidR="006679FF" w:rsidRPr="009A3944" w:rsidRDefault="006679FF" w:rsidP="006679FF">
      <w:pPr>
        <w:suppressAutoHyphens/>
        <w:rPr>
          <w:rStyle w:val="CDT"/>
          <w:rFonts w:ascii="Times New Roman" w:hAnsi="Times New Roman" w:cs="Times New Roman"/>
          <w:sz w:val="24"/>
        </w:rPr>
      </w:pPr>
    </w:p>
    <w:p w:rsidR="006679FF" w:rsidRPr="009A3944" w:rsidRDefault="006679FF" w:rsidP="006679FF">
      <w:pPr>
        <w:suppressAutoHyphens/>
        <w:rPr>
          <w:rStyle w:val="CDT"/>
          <w:rFonts w:ascii="Times New Roman" w:hAnsi="Times New Roman" w:cs="Times New Roman"/>
          <w:sz w:val="24"/>
        </w:rPr>
      </w:pPr>
    </w:p>
    <w:p w:rsidR="006679FF" w:rsidRPr="009A3944" w:rsidRDefault="006679FF" w:rsidP="006679FF">
      <w:pPr>
        <w:suppressAutoHyphens/>
        <w:rPr>
          <w:rStyle w:val="CDT"/>
          <w:rFonts w:ascii="Times New Roman" w:hAnsi="Times New Roman" w:cs="Times New Roman"/>
          <w:sz w:val="24"/>
        </w:rPr>
      </w:pPr>
    </w:p>
    <w:p w:rsidR="0051303E" w:rsidRPr="009A3944" w:rsidRDefault="0051303E" w:rsidP="0051303E">
      <w:pPr>
        <w:pStyle w:val="ListParagraph"/>
        <w:numPr>
          <w:ilvl w:val="1"/>
          <w:numId w:val="15"/>
        </w:numPr>
        <w:spacing w:after="0"/>
        <w:ind w:left="360"/>
        <w:outlineLvl w:val="0"/>
        <w:rPr>
          <w:rStyle w:val="basetext"/>
          <w:rFonts w:cs="Times New Roman"/>
          <w:sz w:val="24"/>
          <w:szCs w:val="24"/>
        </w:rPr>
      </w:pPr>
      <w:r w:rsidRPr="009A3944">
        <w:rPr>
          <w:rStyle w:val="basetext"/>
          <w:rFonts w:cs="Times New Roman"/>
          <w:sz w:val="24"/>
          <w:szCs w:val="24"/>
        </w:rPr>
        <w:t xml:space="preserve"> A header file is typically given the filename extension:</w:t>
      </w:r>
    </w:p>
    <w:p w:rsidR="0051303E" w:rsidRPr="009A3944" w:rsidRDefault="0051303E" w:rsidP="0051303E">
      <w:pPr>
        <w:numPr>
          <w:ilvl w:val="0"/>
          <w:numId w:val="26"/>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.h</w:t>
      </w:r>
    </w:p>
    <w:p w:rsidR="0051303E" w:rsidRPr="009A3944" w:rsidRDefault="0051303E" w:rsidP="0051303E">
      <w:pPr>
        <w:numPr>
          <w:ilvl w:val="0"/>
          <w:numId w:val="26"/>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.hdr</w:t>
      </w:r>
    </w:p>
    <w:p w:rsidR="0051303E" w:rsidRPr="009A3944" w:rsidRDefault="0051303E" w:rsidP="0051303E">
      <w:pPr>
        <w:numPr>
          <w:ilvl w:val="0"/>
          <w:numId w:val="26"/>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.header</w:t>
      </w:r>
    </w:p>
    <w:p w:rsidR="0051303E" w:rsidRPr="009A3944" w:rsidRDefault="0051303E" w:rsidP="0051303E">
      <w:pPr>
        <w:numPr>
          <w:ilvl w:val="0"/>
          <w:numId w:val="26"/>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.cpp</w:t>
      </w:r>
    </w:p>
    <w:p w:rsidR="0051303E" w:rsidRPr="009A3944" w:rsidRDefault="0051303E" w:rsidP="0051303E">
      <w:pPr>
        <w:pStyle w:val="ListParagraph"/>
        <w:numPr>
          <w:ilvl w:val="1"/>
          <w:numId w:val="15"/>
        </w:numPr>
        <w:spacing w:after="0"/>
        <w:ind w:left="360"/>
        <w:outlineLvl w:val="0"/>
        <w:rPr>
          <w:rStyle w:val="basetext"/>
          <w:rFonts w:cs="Times New Roman"/>
          <w:sz w:val="24"/>
          <w:szCs w:val="24"/>
        </w:rPr>
      </w:pPr>
      <w:r w:rsidRPr="009A3944">
        <w:rPr>
          <w:rStyle w:val="basetext"/>
          <w:rFonts w:cs="Times New Roman"/>
          <w:sz w:val="24"/>
          <w:szCs w:val="24"/>
        </w:rPr>
        <w:t xml:space="preserve"> In the source-code file containing a class’s member function definitions, each member function definition must be tied to the class definition by preceding the member function name with the class name and </w:t>
      </w:r>
      <w:r w:rsidRPr="009A3944">
        <w:rPr>
          <w:rStyle w:val="CDT"/>
          <w:rFonts w:ascii="Times New Roman" w:hAnsi="Times New Roman" w:cs="Times New Roman"/>
          <w:sz w:val="24"/>
          <w:szCs w:val="24"/>
        </w:rPr>
        <w:t>::</w:t>
      </w:r>
      <w:r w:rsidRPr="009A3944">
        <w:rPr>
          <w:rStyle w:val="basetext"/>
          <w:rFonts w:cs="Times New Roman"/>
          <w:sz w:val="24"/>
          <w:szCs w:val="24"/>
        </w:rPr>
        <w:t>, which is known as the:</w:t>
      </w:r>
    </w:p>
    <w:p w:rsidR="0051303E" w:rsidRPr="009A3944" w:rsidRDefault="0051303E" w:rsidP="0051303E">
      <w:pPr>
        <w:numPr>
          <w:ilvl w:val="0"/>
          <w:numId w:val="27"/>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Member definition linker.</w:t>
      </w:r>
    </w:p>
    <w:p w:rsidR="0051303E" w:rsidRPr="009A3944" w:rsidRDefault="0051303E" w:rsidP="0051303E">
      <w:pPr>
        <w:numPr>
          <w:ilvl w:val="0"/>
          <w:numId w:val="27"/>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Class implementation connector.</w:t>
      </w:r>
    </w:p>
    <w:p w:rsidR="0051303E" w:rsidRPr="009A3944" w:rsidRDefault="0051303E" w:rsidP="0051303E">
      <w:pPr>
        <w:numPr>
          <w:ilvl w:val="0"/>
          <w:numId w:val="27"/>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Source code resolver.</w:t>
      </w:r>
    </w:p>
    <w:p w:rsidR="00FF5637" w:rsidRPr="009A3944" w:rsidRDefault="0051303E" w:rsidP="00FF5637">
      <w:pPr>
        <w:numPr>
          <w:ilvl w:val="0"/>
          <w:numId w:val="27"/>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Binary scope resolution operator.</w:t>
      </w:r>
    </w:p>
    <w:p w:rsidR="0051303E" w:rsidRPr="009A3944" w:rsidRDefault="0051303E" w:rsidP="0051303E">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State whether each of the following is true or false. If false, explain why.</w:t>
      </w:r>
    </w:p>
    <w:p w:rsidR="0051303E" w:rsidRPr="009A3944" w:rsidRDefault="0051303E" w:rsidP="0051303E">
      <w:pPr>
        <w:numPr>
          <w:ilvl w:val="0"/>
          <w:numId w:val="16"/>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By convention, function names begin with a capital letter and all subsequent words in the name begin with a capital letter.</w:t>
      </w:r>
    </w:p>
    <w:p w:rsidR="0051303E" w:rsidRPr="009A3944" w:rsidRDefault="0051303E" w:rsidP="0051303E">
      <w:pPr>
        <w:numPr>
          <w:ilvl w:val="0"/>
          <w:numId w:val="16"/>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Empty parentheses following a function name in a function prototype indicate that the function does not require any parameters to perform its task.</w:t>
      </w:r>
    </w:p>
    <w:p w:rsidR="0051303E" w:rsidRPr="009A3944" w:rsidRDefault="0051303E" w:rsidP="0051303E">
      <w:pPr>
        <w:numPr>
          <w:ilvl w:val="0"/>
          <w:numId w:val="16"/>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Data members or member functions declared with access specifier </w:t>
      </w:r>
      <w:r w:rsidRPr="009A3944">
        <w:rPr>
          <w:rFonts w:ascii="Courier New" w:hAnsi="Courier New" w:cs="Courier New"/>
        </w:rPr>
        <w:t>private</w:t>
      </w:r>
      <w:r w:rsidRPr="009A3944">
        <w:rPr>
          <w:rFonts w:ascii="Times New Roman" w:hAnsi="Times New Roman" w:cs="Times New Roman"/>
          <w:sz w:val="24"/>
        </w:rPr>
        <w:t xml:space="preserve"> are accessible to member functions of the class in which they are declared.</w:t>
      </w:r>
    </w:p>
    <w:p w:rsidR="0051303E" w:rsidRPr="009A3944" w:rsidRDefault="0051303E" w:rsidP="0051303E">
      <w:pPr>
        <w:numPr>
          <w:ilvl w:val="0"/>
          <w:numId w:val="16"/>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Variables declared in the body of a particular member function are known as data members and can be used in all member functions of the class.</w:t>
      </w:r>
    </w:p>
    <w:p w:rsidR="0051303E" w:rsidRPr="009A3944" w:rsidRDefault="0051303E" w:rsidP="0051303E">
      <w:pPr>
        <w:numPr>
          <w:ilvl w:val="0"/>
          <w:numId w:val="16"/>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Every function's body is delimited by left and right braces (</w:t>
      </w:r>
      <w:r w:rsidRPr="009A3944">
        <w:rPr>
          <w:rFonts w:ascii="Courier New" w:hAnsi="Courier New" w:cs="Courier New"/>
        </w:rPr>
        <w:t>{</w:t>
      </w:r>
      <w:r w:rsidRPr="009A3944">
        <w:rPr>
          <w:rFonts w:ascii="Times New Roman" w:hAnsi="Times New Roman" w:cs="Times New Roman"/>
          <w:sz w:val="24"/>
        </w:rPr>
        <w:t xml:space="preserve"> and </w:t>
      </w:r>
      <w:r w:rsidRPr="009A3944">
        <w:rPr>
          <w:rFonts w:ascii="Courier New" w:hAnsi="Courier New" w:cs="Courier New"/>
        </w:rPr>
        <w:t>}</w:t>
      </w:r>
      <w:r w:rsidRPr="009A3944">
        <w:rPr>
          <w:rFonts w:ascii="Times New Roman" w:hAnsi="Times New Roman" w:cs="Times New Roman"/>
          <w:sz w:val="24"/>
        </w:rPr>
        <w:t>).</w:t>
      </w:r>
    </w:p>
    <w:p w:rsidR="0051303E" w:rsidRPr="009A3944" w:rsidRDefault="0051303E" w:rsidP="0051303E">
      <w:pPr>
        <w:numPr>
          <w:ilvl w:val="0"/>
          <w:numId w:val="16"/>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Any source-code file that contains </w:t>
      </w:r>
      <w:r w:rsidRPr="009A3944">
        <w:rPr>
          <w:rFonts w:ascii="Courier New" w:hAnsi="Courier New" w:cs="Courier New"/>
        </w:rPr>
        <w:t>int main()</w:t>
      </w:r>
      <w:r w:rsidRPr="009A3944">
        <w:rPr>
          <w:rFonts w:ascii="Times New Roman" w:hAnsi="Times New Roman" w:cs="Times New Roman"/>
          <w:sz w:val="24"/>
        </w:rPr>
        <w:t xml:space="preserve"> can be used to execute a program.</w:t>
      </w:r>
    </w:p>
    <w:p w:rsidR="0051303E" w:rsidRPr="009A3944" w:rsidRDefault="0051303E" w:rsidP="0051303E">
      <w:pPr>
        <w:numPr>
          <w:ilvl w:val="0"/>
          <w:numId w:val="16"/>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The types of arguments in a function call must match the types of the corresponding parameters in the function prototype's parameter list.</w:t>
      </w:r>
    </w:p>
    <w:p w:rsidR="0051303E" w:rsidRPr="009A3944" w:rsidRDefault="0051303E" w:rsidP="0051303E">
      <w:pPr>
        <w:pStyle w:val="doctext"/>
      </w:pPr>
      <w:r w:rsidRPr="009A3944">
        <w:t>What is the difference between a local variable and a data member?</w:t>
      </w:r>
    </w:p>
    <w:p w:rsidR="0051303E" w:rsidRPr="009A3944" w:rsidRDefault="0051303E" w:rsidP="0051303E">
      <w:pPr>
        <w:pStyle w:val="ListParagraph"/>
        <w:spacing w:before="100" w:beforeAutospacing="1" w:after="100" w:afterAutospacing="1" w:line="360" w:lineRule="auto"/>
        <w:ind w:left="0"/>
        <w:rPr>
          <w:rFonts w:ascii="Times New Roman" w:eastAsia="Times New Roman" w:hAnsi="Times New Roman" w:cs="Times New Roman"/>
          <w:sz w:val="24"/>
          <w:szCs w:val="24"/>
        </w:rPr>
      </w:pPr>
      <w:r w:rsidRPr="009A3944">
        <w:rPr>
          <w:rFonts w:ascii="Times New Roman" w:eastAsia="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D36811" w:rsidRPr="009A3944" w:rsidRDefault="00D36811">
      <w:r w:rsidRPr="009A3944">
        <w:br w:type="page"/>
      </w:r>
    </w:p>
    <w:p w:rsidR="00D36811" w:rsidRPr="009A3944" w:rsidRDefault="00D36811" w:rsidP="00D36811">
      <w:pPr>
        <w:rPr>
          <w:rFonts w:ascii="Times New Roman" w:hAnsi="Times New Roman" w:cs="Times New Roman"/>
          <w:b/>
          <w:sz w:val="24"/>
        </w:rPr>
      </w:pPr>
      <w:r w:rsidRPr="009A3944">
        <w:rPr>
          <w:rFonts w:ascii="Times New Roman" w:hAnsi="Times New Roman" w:cs="Times New Roman"/>
          <w:b/>
          <w:sz w:val="24"/>
        </w:rPr>
        <w:t>Lesson 2:  Control Structures</w:t>
      </w:r>
    </w:p>
    <w:p w:rsidR="0051303E" w:rsidRPr="009A3944" w:rsidRDefault="0051303E"/>
    <w:p w:rsidR="00E80D28" w:rsidRPr="009A3944" w:rsidRDefault="00E80D28" w:rsidP="00E41039">
      <w:pPr>
        <w:rPr>
          <w:rFonts w:ascii="Times New Roman" w:hAnsi="Times New Roman" w:cs="Times New Roman"/>
          <w:b/>
          <w:sz w:val="24"/>
        </w:rPr>
      </w:pPr>
      <w:r w:rsidRPr="009A3944">
        <w:rPr>
          <w:rFonts w:ascii="Times New Roman" w:hAnsi="Times New Roman" w:cs="Times New Roman"/>
          <w:b/>
          <w:sz w:val="24"/>
        </w:rPr>
        <w:t>Algorithms</w:t>
      </w:r>
    </w:p>
    <w:p w:rsidR="00E80D28" w:rsidRPr="009A3944" w:rsidRDefault="00E80D28" w:rsidP="00E80D28">
      <w:pPr>
        <w:pStyle w:val="doctext"/>
      </w:pPr>
      <w:r w:rsidRPr="009A3944">
        <w:t xml:space="preserve">Any solvable computing problem can be solved by the execution of a series of actions in a specific order. A </w:t>
      </w:r>
      <w:r w:rsidRPr="009A3944">
        <w:rPr>
          <w:b/>
          <w:bCs/>
        </w:rPr>
        <w:t>procedure</w:t>
      </w:r>
      <w:r w:rsidRPr="009A3944">
        <w:t xml:space="preserve"> for solving a problem in terms of</w:t>
      </w:r>
    </w:p>
    <w:p w:rsidR="00E80D28" w:rsidRPr="009A3944" w:rsidRDefault="00E80D28" w:rsidP="00E80D28">
      <w:pPr>
        <w:pStyle w:val="doclist"/>
        <w:numPr>
          <w:ilvl w:val="0"/>
          <w:numId w:val="29"/>
        </w:numPr>
      </w:pPr>
      <w:r w:rsidRPr="009A3944">
        <w:t xml:space="preserve">the </w:t>
      </w:r>
      <w:r w:rsidRPr="009A3944">
        <w:rPr>
          <w:b/>
          <w:bCs/>
        </w:rPr>
        <w:t>actions</w:t>
      </w:r>
      <w:r w:rsidRPr="009A3944">
        <w:t xml:space="preserve"> to execute and</w:t>
      </w:r>
    </w:p>
    <w:p w:rsidR="00E80D28" w:rsidRPr="009A3944" w:rsidRDefault="00E80D28" w:rsidP="00E80D28">
      <w:pPr>
        <w:pStyle w:val="doclist"/>
        <w:numPr>
          <w:ilvl w:val="0"/>
          <w:numId w:val="29"/>
        </w:numPr>
      </w:pPr>
      <w:r w:rsidRPr="009A3944">
        <w:t xml:space="preserve">the </w:t>
      </w:r>
      <w:r w:rsidRPr="009A3944">
        <w:rPr>
          <w:b/>
          <w:bCs/>
        </w:rPr>
        <w:t>order</w:t>
      </w:r>
      <w:r w:rsidRPr="009A3944">
        <w:t xml:space="preserve"> in which these actions execute</w:t>
      </w:r>
    </w:p>
    <w:p w:rsidR="00E80D28" w:rsidRPr="009A3944" w:rsidRDefault="00E80D28" w:rsidP="00E80D28">
      <w:pPr>
        <w:pStyle w:val="doctext"/>
      </w:pPr>
      <w:r w:rsidRPr="009A3944">
        <w:t xml:space="preserve">is called an </w:t>
      </w:r>
      <w:r w:rsidRPr="009A3944">
        <w:rPr>
          <w:b/>
          <w:bCs/>
        </w:rPr>
        <w:t>algorithm</w:t>
      </w:r>
      <w:r w:rsidRPr="009A3944">
        <w:t>. The following example demonstrates that correctly specifying the order in which the actions execute is important.</w:t>
      </w:r>
    </w:p>
    <w:p w:rsidR="00E80D28" w:rsidRPr="009A3944" w:rsidRDefault="00E80D28" w:rsidP="00E80D28">
      <w:pPr>
        <w:pStyle w:val="NormalWeb"/>
        <w:spacing w:before="0" w:beforeAutospacing="0" w:after="0" w:afterAutospacing="0"/>
      </w:pPr>
      <w:r w:rsidRPr="009A3944">
        <w:t xml:space="preserve">Consider the "rise-and-shine algorithm" followed by one junior executive for getting out of bed and going to work: (1) Get out of bed, (2) take off pajamas, (3) take a shower, (4) get dressed, (5) eat breakfast, (6) carpool to work. This routine gets the executive to work well prepared to make critical decisions. Suppose that the same steps are performed in a slightly different order: (1) Get out of bed, (2) take off pajamas, (3) get dressed, (4) take a shower, (5) eat breakfast, (6) carpool to work. In this case, our junior executive shows up for work soaking wet. Specifying the order in which statements (actions) execute in a computer program is called </w:t>
      </w:r>
      <w:r w:rsidRPr="009A3944">
        <w:rPr>
          <w:b/>
          <w:bCs/>
        </w:rPr>
        <w:t>program control</w:t>
      </w:r>
      <w:r w:rsidRPr="009A3944">
        <w:t>.</w:t>
      </w:r>
    </w:p>
    <w:p w:rsidR="00375F02" w:rsidRPr="009A3944" w:rsidRDefault="00375F02" w:rsidP="00E80D28">
      <w:pPr>
        <w:pStyle w:val="NormalWeb"/>
        <w:spacing w:before="0" w:beforeAutospacing="0" w:after="0" w:afterAutospacing="0"/>
      </w:pPr>
    </w:p>
    <w:p w:rsidR="00E80D28" w:rsidRPr="009A3944" w:rsidRDefault="003F4A7B" w:rsidP="00E80D28">
      <w:pPr>
        <w:pStyle w:val="NormalWeb"/>
        <w:spacing w:before="0" w:beforeAutospacing="0" w:after="0" w:afterAutospacing="0"/>
      </w:pPr>
      <w:r>
        <w:rPr>
          <w:noProof/>
        </w:rPr>
        <mc:AlternateContent>
          <mc:Choice Requires="wps">
            <w:drawing>
              <wp:anchor distT="0" distB="0" distL="114300" distR="114300" simplePos="0" relativeHeight="251664384" behindDoc="0" locked="0" layoutInCell="1" allowOverlap="1">
                <wp:simplePos x="0" y="0"/>
                <wp:positionH relativeFrom="column">
                  <wp:posOffset>117475</wp:posOffset>
                </wp:positionH>
                <wp:positionV relativeFrom="paragraph">
                  <wp:posOffset>18415</wp:posOffset>
                </wp:positionV>
                <wp:extent cx="5412740" cy="1061085"/>
                <wp:effectExtent l="12700" t="8890" r="13335" b="6350"/>
                <wp:wrapNone/>
                <wp:docPr id="4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2740" cy="1061085"/>
                        </a:xfrm>
                        <a:prstGeom prst="rect">
                          <a:avLst/>
                        </a:prstGeom>
                        <a:solidFill>
                          <a:schemeClr val="bg1">
                            <a:lumMod val="100000"/>
                            <a:lumOff val="0"/>
                          </a:schemeClr>
                        </a:solidFill>
                        <a:ln w="9525">
                          <a:solidFill>
                            <a:srgbClr val="000000"/>
                          </a:solidFill>
                          <a:miter lim="800000"/>
                          <a:headEnd/>
                          <a:tailEnd/>
                        </a:ln>
                      </wps:spPr>
                      <wps:txbx>
                        <w:txbxContent>
                          <w:p w:rsidR="009A3944" w:rsidRPr="00375F02" w:rsidRDefault="009A3944" w:rsidP="00375F02">
                            <w:pPr>
                              <w:pStyle w:val="NormalWeb"/>
                              <w:spacing w:before="0" w:beforeAutospacing="0" w:after="0" w:afterAutospacing="0"/>
                              <w:rPr>
                                <w:rFonts w:ascii="Courier New" w:hAnsi="Courier New" w:cs="Courier New"/>
                                <w:sz w:val="22"/>
                                <w:szCs w:val="22"/>
                              </w:rPr>
                            </w:pPr>
                            <w:r w:rsidRPr="001A2C45">
                              <w:rPr>
                                <w:rFonts w:ascii="Courier New" w:hAnsi="Courier New" w:cs="Courier New"/>
                                <w:b/>
                                <w:szCs w:val="22"/>
                              </w:rPr>
                              <w:t>Project 1 (a)</w:t>
                            </w:r>
                            <w:r w:rsidRPr="001A2C45">
                              <w:rPr>
                                <w:rFonts w:ascii="Courier New" w:hAnsi="Courier New" w:cs="Courier New"/>
                                <w:b/>
                                <w:szCs w:val="22"/>
                              </w:rPr>
                              <w:tab/>
                            </w:r>
                            <w:r w:rsidRPr="00375F02">
                              <w:rPr>
                                <w:rFonts w:ascii="Courier New" w:hAnsi="Courier New" w:cs="Courier New"/>
                                <w:sz w:val="22"/>
                                <w:szCs w:val="22"/>
                              </w:rPr>
                              <w:tab/>
                            </w:r>
                            <w:r w:rsidRPr="00375F02">
                              <w:rPr>
                                <w:rFonts w:ascii="Courier New" w:hAnsi="Courier New" w:cs="Courier New"/>
                                <w:sz w:val="22"/>
                                <w:szCs w:val="22"/>
                              </w:rPr>
                              <w:tab/>
                            </w:r>
                            <w:r w:rsidRPr="00375F02">
                              <w:rPr>
                                <w:rFonts w:ascii="Courier New" w:hAnsi="Courier New" w:cs="Courier New"/>
                                <w:sz w:val="22"/>
                                <w:szCs w:val="22"/>
                              </w:rPr>
                              <w:tab/>
                            </w:r>
                            <w:r w:rsidRPr="00375F02">
                              <w:rPr>
                                <w:rFonts w:ascii="Courier New" w:hAnsi="Courier New" w:cs="Courier New"/>
                                <w:sz w:val="22"/>
                                <w:szCs w:val="22"/>
                              </w:rPr>
                              <w:tab/>
                            </w:r>
                            <w:r w:rsidRPr="00375F02">
                              <w:rPr>
                                <w:rFonts w:ascii="Courier New" w:hAnsi="Courier New" w:cs="Courier New"/>
                                <w:sz w:val="22"/>
                                <w:szCs w:val="22"/>
                              </w:rPr>
                              <w:tab/>
                            </w:r>
                            <w:r w:rsidRPr="00375F02">
                              <w:rPr>
                                <w:rFonts w:ascii="Courier New" w:hAnsi="Courier New" w:cs="Courier New"/>
                                <w:sz w:val="22"/>
                                <w:szCs w:val="22"/>
                              </w:rPr>
                              <w:tab/>
                            </w:r>
                            <w:r w:rsidRPr="00375F02">
                              <w:rPr>
                                <w:rFonts w:ascii="Courier New" w:hAnsi="Courier New" w:cs="Courier New"/>
                                <w:sz w:val="22"/>
                                <w:szCs w:val="22"/>
                              </w:rPr>
                              <w:tab/>
                            </w:r>
                            <w:r w:rsidRPr="00375F02">
                              <w:rPr>
                                <w:rFonts w:ascii="Courier New" w:hAnsi="Courier New" w:cs="Courier New"/>
                                <w:sz w:val="22"/>
                                <w:szCs w:val="22"/>
                              </w:rPr>
                              <w:tab/>
                            </w:r>
                            <w:r w:rsidRPr="00375F02">
                              <w:rPr>
                                <w:rFonts w:ascii="Courier New" w:hAnsi="Courier New" w:cs="Courier New"/>
                                <w:sz w:val="22"/>
                                <w:szCs w:val="22"/>
                              </w:rPr>
                              <w:tab/>
                            </w:r>
                            <w:r w:rsidRPr="00375F02">
                              <w:rPr>
                                <w:rFonts w:ascii="Courier New" w:hAnsi="Courier New" w:cs="Courier New"/>
                                <w:sz w:val="22"/>
                                <w:szCs w:val="22"/>
                              </w:rPr>
                              <w:tab/>
                            </w:r>
                            <w:r w:rsidRPr="00375F02">
                              <w:rPr>
                                <w:rFonts w:ascii="Courier New" w:hAnsi="Courier New" w:cs="Courier New"/>
                                <w:sz w:val="22"/>
                                <w:szCs w:val="22"/>
                              </w:rPr>
                              <w:tab/>
                              <w:t>2 POINTS</w:t>
                            </w:r>
                          </w:p>
                          <w:p w:rsidR="009A3944" w:rsidRDefault="009A3944" w:rsidP="00375F02">
                            <w:pPr>
                              <w:pStyle w:val="NormalWeb"/>
                              <w:spacing w:before="0" w:beforeAutospacing="0" w:after="0" w:afterAutospacing="0"/>
                              <w:rPr>
                                <w:rFonts w:ascii="Courier New" w:hAnsi="Courier New" w:cs="Courier New"/>
                                <w:szCs w:val="22"/>
                              </w:rPr>
                            </w:pPr>
                          </w:p>
                          <w:p w:rsidR="009A3944" w:rsidRPr="00375F02" w:rsidRDefault="009A3944" w:rsidP="00375F02">
                            <w:pPr>
                              <w:pStyle w:val="NormalWeb"/>
                              <w:spacing w:before="0" w:beforeAutospacing="0" w:after="0" w:afterAutospacing="0"/>
                              <w:rPr>
                                <w:rFonts w:ascii="Courier New" w:hAnsi="Courier New" w:cs="Courier New"/>
                                <w:szCs w:val="22"/>
                              </w:rPr>
                            </w:pPr>
                            <w:r w:rsidRPr="00375F02">
                              <w:rPr>
                                <w:rFonts w:ascii="Courier New" w:hAnsi="Courier New" w:cs="Courier New"/>
                                <w:szCs w:val="22"/>
                              </w:rPr>
                              <w:t>Write an algorithm for the game TicTacToe</w:t>
                            </w:r>
                            <w:r>
                              <w:rPr>
                                <w:rFonts w:ascii="Courier New" w:hAnsi="Courier New" w:cs="Courier New"/>
                                <w:szCs w:val="22"/>
                              </w:rPr>
                              <w:t xml:space="preserve"> that d</w:t>
                            </w:r>
                            <w:r w:rsidRPr="00375F02">
                              <w:rPr>
                                <w:rFonts w:ascii="Courier New" w:hAnsi="Courier New" w:cs="Courier New"/>
                                <w:szCs w:val="22"/>
                              </w:rPr>
                              <w:t>escribe</w:t>
                            </w:r>
                            <w:r>
                              <w:rPr>
                                <w:rFonts w:ascii="Courier New" w:hAnsi="Courier New" w:cs="Courier New"/>
                                <w:szCs w:val="22"/>
                              </w:rPr>
                              <w:t xml:space="preserve">s </w:t>
                            </w:r>
                            <w:r w:rsidRPr="006679FF">
                              <w:rPr>
                                <w:rFonts w:ascii="Courier New" w:hAnsi="Courier New" w:cs="Courier New"/>
                                <w:b/>
                                <w:i/>
                                <w:szCs w:val="22"/>
                              </w:rPr>
                              <w:t>in detail</w:t>
                            </w:r>
                            <w:r w:rsidRPr="00375F02">
                              <w:rPr>
                                <w:rFonts w:ascii="Courier New" w:hAnsi="Courier New" w:cs="Courier New"/>
                                <w:szCs w:val="22"/>
                              </w:rPr>
                              <w:t xml:space="preserve"> the steps as to how the game is played</w:t>
                            </w:r>
                            <w:r>
                              <w:rPr>
                                <w:rFonts w:ascii="Courier New" w:hAnsi="Courier New" w:cs="Courier New"/>
                                <w:szCs w:val="22"/>
                              </w:rPr>
                              <w:t xml:space="preserve"> (follow the instruction provided by your instructor)</w:t>
                            </w:r>
                            <w:r w:rsidRPr="00375F02">
                              <w:rPr>
                                <w:rFonts w:ascii="Courier New" w:hAnsi="Courier New" w:cs="Courier New"/>
                                <w:szCs w:val="22"/>
                              </w:rPr>
                              <w:t>.</w:t>
                            </w:r>
                          </w:p>
                          <w:p w:rsidR="009A3944" w:rsidRPr="00375F02" w:rsidRDefault="009A3944" w:rsidP="00375F02">
                            <w:pPr>
                              <w:pStyle w:val="NormalWeb"/>
                              <w:spacing w:before="0" w:beforeAutospacing="0" w:after="0" w:afterAutospacing="0"/>
                              <w:rPr>
                                <w:rFonts w:ascii="Courier New" w:hAnsi="Courier New" w:cs="Courier New"/>
                                <w:b/>
                                <w:sz w:val="22"/>
                                <w:szCs w:val="22"/>
                              </w:rPr>
                            </w:pPr>
                          </w:p>
                          <w:p w:rsidR="009A3944" w:rsidRDefault="009A394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1" type="#_x0000_t202" style="position:absolute;margin-left:9.25pt;margin-top:1.45pt;width:426.2pt;height:8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" fillcolor="white [3212]">
                <v:textbox>
                  <w:txbxContent>
                    <w:p w:rsidR="009A3944" w:rsidRPr="00375F02" w:rsidRDefault="009A3944" w:rsidP="00375F02">
                      <w:pPr>
                        <w:pStyle w:val="NormalWeb"/>
                        <w:spacing w:before="0" w:beforeAutospacing="0" w:after="0" w:afterAutospacing="0"/>
                        <w:rPr>
                          <w:rFonts w:ascii="Courier New" w:hAnsi="Courier New" w:cs="Courier New"/>
                          <w:sz w:val="22"/>
                          <w:szCs w:val="22"/>
                        </w:rPr>
                      </w:pPr>
                      <w:r w:rsidRPr="001A2C45">
                        <w:rPr>
                          <w:rFonts w:ascii="Courier New" w:hAnsi="Courier New" w:cs="Courier New"/>
                          <w:b/>
                          <w:szCs w:val="22"/>
                        </w:rPr>
                        <w:t>Project 1 (a)</w:t>
                      </w:r>
                      <w:r w:rsidRPr="001A2C45">
                        <w:rPr>
                          <w:rFonts w:ascii="Courier New" w:hAnsi="Courier New" w:cs="Courier New"/>
                          <w:b/>
                          <w:szCs w:val="22"/>
                        </w:rPr>
                        <w:tab/>
                      </w:r>
                      <w:r w:rsidRPr="00375F02">
                        <w:rPr>
                          <w:rFonts w:ascii="Courier New" w:hAnsi="Courier New" w:cs="Courier New"/>
                          <w:sz w:val="22"/>
                          <w:szCs w:val="22"/>
                        </w:rPr>
                        <w:tab/>
                      </w:r>
                      <w:r w:rsidRPr="00375F02">
                        <w:rPr>
                          <w:rFonts w:ascii="Courier New" w:hAnsi="Courier New" w:cs="Courier New"/>
                          <w:sz w:val="22"/>
                          <w:szCs w:val="22"/>
                        </w:rPr>
                        <w:tab/>
                      </w:r>
                      <w:r w:rsidRPr="00375F02">
                        <w:rPr>
                          <w:rFonts w:ascii="Courier New" w:hAnsi="Courier New" w:cs="Courier New"/>
                          <w:sz w:val="22"/>
                          <w:szCs w:val="22"/>
                        </w:rPr>
                        <w:tab/>
                      </w:r>
                      <w:r w:rsidRPr="00375F02">
                        <w:rPr>
                          <w:rFonts w:ascii="Courier New" w:hAnsi="Courier New" w:cs="Courier New"/>
                          <w:sz w:val="22"/>
                          <w:szCs w:val="22"/>
                        </w:rPr>
                        <w:tab/>
                      </w:r>
                      <w:r w:rsidRPr="00375F02">
                        <w:rPr>
                          <w:rFonts w:ascii="Courier New" w:hAnsi="Courier New" w:cs="Courier New"/>
                          <w:sz w:val="22"/>
                          <w:szCs w:val="22"/>
                        </w:rPr>
                        <w:tab/>
                      </w:r>
                      <w:r w:rsidRPr="00375F02">
                        <w:rPr>
                          <w:rFonts w:ascii="Courier New" w:hAnsi="Courier New" w:cs="Courier New"/>
                          <w:sz w:val="22"/>
                          <w:szCs w:val="22"/>
                        </w:rPr>
                        <w:tab/>
                      </w:r>
                      <w:r w:rsidRPr="00375F02">
                        <w:rPr>
                          <w:rFonts w:ascii="Courier New" w:hAnsi="Courier New" w:cs="Courier New"/>
                          <w:sz w:val="22"/>
                          <w:szCs w:val="22"/>
                        </w:rPr>
                        <w:tab/>
                      </w:r>
                      <w:r w:rsidRPr="00375F02">
                        <w:rPr>
                          <w:rFonts w:ascii="Courier New" w:hAnsi="Courier New" w:cs="Courier New"/>
                          <w:sz w:val="22"/>
                          <w:szCs w:val="22"/>
                        </w:rPr>
                        <w:tab/>
                      </w:r>
                      <w:r w:rsidRPr="00375F02">
                        <w:rPr>
                          <w:rFonts w:ascii="Courier New" w:hAnsi="Courier New" w:cs="Courier New"/>
                          <w:sz w:val="22"/>
                          <w:szCs w:val="22"/>
                        </w:rPr>
                        <w:tab/>
                      </w:r>
                      <w:r w:rsidRPr="00375F02">
                        <w:rPr>
                          <w:rFonts w:ascii="Courier New" w:hAnsi="Courier New" w:cs="Courier New"/>
                          <w:sz w:val="22"/>
                          <w:szCs w:val="22"/>
                        </w:rPr>
                        <w:tab/>
                      </w:r>
                      <w:r w:rsidRPr="00375F02">
                        <w:rPr>
                          <w:rFonts w:ascii="Courier New" w:hAnsi="Courier New" w:cs="Courier New"/>
                          <w:sz w:val="22"/>
                          <w:szCs w:val="22"/>
                        </w:rPr>
                        <w:tab/>
                        <w:t>2 POINTS</w:t>
                      </w:r>
                    </w:p>
                    <w:p w:rsidR="009A3944" w:rsidRDefault="009A3944" w:rsidP="00375F02">
                      <w:pPr>
                        <w:pStyle w:val="NormalWeb"/>
                        <w:spacing w:before="0" w:beforeAutospacing="0" w:after="0" w:afterAutospacing="0"/>
                        <w:rPr>
                          <w:rFonts w:ascii="Courier New" w:hAnsi="Courier New" w:cs="Courier New"/>
                          <w:szCs w:val="22"/>
                        </w:rPr>
                      </w:pPr>
                    </w:p>
                    <w:p w:rsidR="009A3944" w:rsidRPr="00375F02" w:rsidRDefault="009A3944" w:rsidP="00375F02">
                      <w:pPr>
                        <w:pStyle w:val="NormalWeb"/>
                        <w:spacing w:before="0" w:beforeAutospacing="0" w:after="0" w:afterAutospacing="0"/>
                        <w:rPr>
                          <w:rFonts w:ascii="Courier New" w:hAnsi="Courier New" w:cs="Courier New"/>
                          <w:szCs w:val="22"/>
                        </w:rPr>
                      </w:pPr>
                      <w:r w:rsidRPr="00375F02">
                        <w:rPr>
                          <w:rFonts w:ascii="Courier New" w:hAnsi="Courier New" w:cs="Courier New"/>
                          <w:szCs w:val="22"/>
                        </w:rPr>
                        <w:t>Write an algorithm for the game TicTacToe</w:t>
                      </w:r>
                      <w:r>
                        <w:rPr>
                          <w:rFonts w:ascii="Courier New" w:hAnsi="Courier New" w:cs="Courier New"/>
                          <w:szCs w:val="22"/>
                        </w:rPr>
                        <w:t xml:space="preserve"> that d</w:t>
                      </w:r>
                      <w:r w:rsidRPr="00375F02">
                        <w:rPr>
                          <w:rFonts w:ascii="Courier New" w:hAnsi="Courier New" w:cs="Courier New"/>
                          <w:szCs w:val="22"/>
                        </w:rPr>
                        <w:t>escribe</w:t>
                      </w:r>
                      <w:r>
                        <w:rPr>
                          <w:rFonts w:ascii="Courier New" w:hAnsi="Courier New" w:cs="Courier New"/>
                          <w:szCs w:val="22"/>
                        </w:rPr>
                        <w:t xml:space="preserve">s </w:t>
                      </w:r>
                      <w:r w:rsidRPr="006679FF">
                        <w:rPr>
                          <w:rFonts w:ascii="Courier New" w:hAnsi="Courier New" w:cs="Courier New"/>
                          <w:b/>
                          <w:i/>
                          <w:szCs w:val="22"/>
                        </w:rPr>
                        <w:t>in detail</w:t>
                      </w:r>
                      <w:r w:rsidRPr="00375F02">
                        <w:rPr>
                          <w:rFonts w:ascii="Courier New" w:hAnsi="Courier New" w:cs="Courier New"/>
                          <w:szCs w:val="22"/>
                        </w:rPr>
                        <w:t xml:space="preserve"> the steps as to how the game is played</w:t>
                      </w:r>
                      <w:r>
                        <w:rPr>
                          <w:rFonts w:ascii="Courier New" w:hAnsi="Courier New" w:cs="Courier New"/>
                          <w:szCs w:val="22"/>
                        </w:rPr>
                        <w:t xml:space="preserve"> (follow the instruction provided by your instructor)</w:t>
                      </w:r>
                      <w:r w:rsidRPr="00375F02">
                        <w:rPr>
                          <w:rFonts w:ascii="Courier New" w:hAnsi="Courier New" w:cs="Courier New"/>
                          <w:szCs w:val="22"/>
                        </w:rPr>
                        <w:t>.</w:t>
                      </w:r>
                    </w:p>
                    <w:p w:rsidR="009A3944" w:rsidRPr="00375F02" w:rsidRDefault="009A3944" w:rsidP="00375F02">
                      <w:pPr>
                        <w:pStyle w:val="NormalWeb"/>
                        <w:spacing w:before="0" w:beforeAutospacing="0" w:after="0" w:afterAutospacing="0"/>
                        <w:rPr>
                          <w:rFonts w:ascii="Courier New" w:hAnsi="Courier New" w:cs="Courier New"/>
                          <w:b/>
                          <w:sz w:val="22"/>
                          <w:szCs w:val="22"/>
                        </w:rPr>
                      </w:pPr>
                    </w:p>
                    <w:p w:rsidR="009A3944" w:rsidRDefault="009A3944"/>
                  </w:txbxContent>
                </v:textbox>
              </v:shape>
            </w:pict>
          </mc:Fallback>
        </mc:AlternateContent>
      </w:r>
    </w:p>
    <w:p w:rsidR="00375F02" w:rsidRPr="009A3944" w:rsidRDefault="00375F02" w:rsidP="00E80D28">
      <w:pPr>
        <w:pStyle w:val="NormalWeb"/>
        <w:spacing w:before="0" w:beforeAutospacing="0" w:after="0" w:afterAutospacing="0"/>
      </w:pPr>
    </w:p>
    <w:p w:rsidR="00375F02" w:rsidRPr="009A3944" w:rsidRDefault="00375F02" w:rsidP="00E80D28">
      <w:pPr>
        <w:pStyle w:val="NormalWeb"/>
        <w:spacing w:before="0" w:beforeAutospacing="0" w:after="0" w:afterAutospacing="0"/>
      </w:pPr>
    </w:p>
    <w:p w:rsidR="00375F02" w:rsidRPr="009A3944" w:rsidRDefault="00375F02" w:rsidP="00375F02">
      <w:pPr>
        <w:pStyle w:val="NormalWeb"/>
        <w:spacing w:before="0" w:beforeAutospacing="0" w:after="0" w:afterAutospacing="0"/>
        <w:rPr>
          <w:rFonts w:ascii="Courier New" w:hAnsi="Courier New" w:cs="Courier New"/>
          <w:sz w:val="22"/>
          <w:szCs w:val="22"/>
        </w:rPr>
      </w:pPr>
    </w:p>
    <w:p w:rsidR="00375F02" w:rsidRPr="009A3944" w:rsidRDefault="00375F02" w:rsidP="00375F02">
      <w:pPr>
        <w:pStyle w:val="NormalWeb"/>
        <w:spacing w:before="0" w:beforeAutospacing="0" w:after="0" w:afterAutospacing="0"/>
        <w:rPr>
          <w:rFonts w:ascii="Courier New" w:hAnsi="Courier New" w:cs="Courier New"/>
          <w:sz w:val="22"/>
          <w:szCs w:val="22"/>
        </w:rPr>
      </w:pPr>
    </w:p>
    <w:p w:rsidR="00375F02" w:rsidRPr="009A3944" w:rsidRDefault="00375F02" w:rsidP="00375F02">
      <w:pPr>
        <w:pStyle w:val="NormalWeb"/>
        <w:spacing w:before="0" w:beforeAutospacing="0" w:after="0" w:afterAutospacing="0"/>
        <w:rPr>
          <w:rFonts w:ascii="Courier New" w:hAnsi="Courier New" w:cs="Courier New"/>
          <w:sz w:val="22"/>
          <w:szCs w:val="22"/>
        </w:rPr>
      </w:pPr>
    </w:p>
    <w:p w:rsidR="00375F02" w:rsidRPr="009A3944" w:rsidRDefault="00375F02" w:rsidP="00375F02">
      <w:pPr>
        <w:pStyle w:val="NormalWeb"/>
        <w:spacing w:before="0" w:beforeAutospacing="0" w:after="0" w:afterAutospacing="0"/>
        <w:rPr>
          <w:rFonts w:ascii="Courier New" w:hAnsi="Courier New" w:cs="Courier New"/>
          <w:sz w:val="22"/>
          <w:szCs w:val="22"/>
        </w:rPr>
      </w:pPr>
    </w:p>
    <w:p w:rsidR="002A3ED3" w:rsidRPr="009A3944" w:rsidRDefault="002A3ED3" w:rsidP="00E41039">
      <w:pPr>
        <w:rPr>
          <w:rFonts w:ascii="Times New Roman" w:hAnsi="Times New Roman" w:cs="Times New Roman"/>
          <w:b/>
          <w:sz w:val="24"/>
        </w:rPr>
      </w:pPr>
    </w:p>
    <w:p w:rsidR="00E80D28" w:rsidRPr="009A3944" w:rsidRDefault="00E80D28" w:rsidP="00E41039">
      <w:pPr>
        <w:rPr>
          <w:rFonts w:ascii="Times New Roman" w:hAnsi="Times New Roman" w:cs="Times New Roman"/>
          <w:b/>
          <w:sz w:val="24"/>
        </w:rPr>
      </w:pPr>
      <w:r w:rsidRPr="009A3944">
        <w:rPr>
          <w:rFonts w:ascii="Times New Roman" w:hAnsi="Times New Roman" w:cs="Times New Roman"/>
          <w:b/>
          <w:sz w:val="24"/>
        </w:rPr>
        <w:t>Pseudocode</w:t>
      </w:r>
    </w:p>
    <w:p w:rsidR="00E80D28" w:rsidRPr="009A3944" w:rsidRDefault="00E80D28" w:rsidP="00E80D28">
      <w:pPr>
        <w:pStyle w:val="doctext"/>
      </w:pPr>
      <w:r w:rsidRPr="009A3944">
        <w:rPr>
          <w:b/>
          <w:bCs/>
        </w:rPr>
        <w:t>Pseudocode</w:t>
      </w:r>
      <w:r w:rsidRPr="009A3944">
        <w:t xml:space="preserve"> (or "fake" code) is an artificial and informal language that helps a programmer to develop algorithms without having to worry about the strict details of C++ language syntax. The pseudocode we present here is particularly useful for developing algorithms that will be converted to structured portions of C++ programs. Pseudocode is similar to everyday English; it is convenient and user friendly, although it is not an actual computer programming language.</w:t>
      </w:r>
    </w:p>
    <w:p w:rsidR="00E80D28" w:rsidRPr="009A3944" w:rsidRDefault="00E80D28" w:rsidP="00E80D28">
      <w:pPr>
        <w:pStyle w:val="doctext"/>
      </w:pPr>
      <w:r w:rsidRPr="009A3944">
        <w:t xml:space="preserve">Pseudocode does not execute on computers. Rather, it helps the programmer "think out" a program before attempting to write it in a programming language, such as C++. </w:t>
      </w:r>
    </w:p>
    <w:p w:rsidR="00E80D28" w:rsidRPr="009A3944" w:rsidRDefault="00E80D28" w:rsidP="00E80D28">
      <w:pPr>
        <w:pStyle w:val="doctext"/>
      </w:pPr>
      <w:r w:rsidRPr="009A3944">
        <w:t>The style of pseudocode we present consists purely of characters, so programmers can type pseudocode conveniently, using any editor program. The computer can produce a freshly printed copy of a pseudocode program on demand. A carefully prepared pseudocode program can easily be converted to a corresponding C++ program. In many cases, this simply requires replacing pseudocode statements with C++ equivalents.</w:t>
      </w:r>
    </w:p>
    <w:p w:rsidR="00E80D28" w:rsidRPr="009A3944" w:rsidRDefault="00E80D28" w:rsidP="00E80D28">
      <w:pPr>
        <w:pStyle w:val="doctext"/>
      </w:pPr>
      <w:r w:rsidRPr="009A3944">
        <w:t xml:space="preserve">Pseudocode normally describes only </w:t>
      </w:r>
      <w:r w:rsidRPr="009A3944">
        <w:rPr>
          <w:b/>
          <w:bCs/>
        </w:rPr>
        <w:t>executable statements</w:t>
      </w:r>
      <w:r w:rsidRPr="009A3944">
        <w:t>, which cause specific actions to occur after a programmer converts a program from pseudocode to C++ and the program is run on a computer. Declarations (that do not have initializers or do not involve constructor calls) are not executable statements. We typically do not include variable declarations in our pseudocode. However, some programmers choose to list variables and mention their purposes at the beginning of pseudocode programs.</w:t>
      </w:r>
    </w:p>
    <w:p w:rsidR="00E80D28" w:rsidRPr="009A3944" w:rsidRDefault="00E80D28" w:rsidP="00E80D28">
      <w:pPr>
        <w:pStyle w:val="NormalWeb"/>
        <w:spacing w:before="0" w:beforeAutospacing="0" w:after="0" w:afterAutospacing="0"/>
      </w:pPr>
      <w:r w:rsidRPr="009A3944">
        <w:t>We now look at an example of pseudocode that may be written to help a programmer create the addition program.</w:t>
      </w:r>
    </w:p>
    <w:p w:rsidR="00E80D28" w:rsidRPr="009A3944" w:rsidRDefault="00E80D28" w:rsidP="00E80D28">
      <w:pPr>
        <w:pStyle w:val="NormalWeb"/>
        <w:spacing w:before="0" w:beforeAutospacing="0" w:after="0" w:afterAutospacing="0"/>
      </w:pPr>
    </w:p>
    <w:p w:rsidR="006D153C" w:rsidRPr="009A3944" w:rsidRDefault="00E80D28" w:rsidP="00E80D28">
      <w:pPr>
        <w:pStyle w:val="NormalWeb"/>
        <w:numPr>
          <w:ilvl w:val="0"/>
          <w:numId w:val="43"/>
        </w:numPr>
        <w:spacing w:before="0" w:beforeAutospacing="0" w:after="0" w:afterAutospacing="0"/>
        <w:ind w:firstLine="0"/>
        <w:rPr>
          <w:rStyle w:val="docemphasis"/>
        </w:rPr>
      </w:pPr>
      <w:r w:rsidRPr="009A3944">
        <w:rPr>
          <w:rStyle w:val="docemphasis"/>
        </w:rPr>
        <w:t>Prompt the user to enter the first integer</w:t>
      </w:r>
    </w:p>
    <w:p w:rsidR="006D153C" w:rsidRPr="009A3944" w:rsidRDefault="00E80D28" w:rsidP="00E80D28">
      <w:pPr>
        <w:pStyle w:val="NormalWeb"/>
        <w:numPr>
          <w:ilvl w:val="0"/>
          <w:numId w:val="43"/>
        </w:numPr>
        <w:spacing w:before="0" w:beforeAutospacing="0" w:after="0" w:afterAutospacing="0"/>
        <w:ind w:firstLine="0"/>
        <w:rPr>
          <w:rStyle w:val="docemphasis"/>
        </w:rPr>
      </w:pPr>
      <w:r w:rsidRPr="009A3944">
        <w:rPr>
          <w:rStyle w:val="docemphasis"/>
        </w:rPr>
        <w:t>Input the first integer</w:t>
      </w:r>
    </w:p>
    <w:p w:rsidR="006D153C" w:rsidRPr="009A3944" w:rsidRDefault="006D153C" w:rsidP="00E80D28">
      <w:pPr>
        <w:pStyle w:val="NormalWeb"/>
        <w:numPr>
          <w:ilvl w:val="0"/>
          <w:numId w:val="43"/>
        </w:numPr>
        <w:spacing w:before="0" w:beforeAutospacing="0" w:after="0" w:afterAutospacing="0"/>
        <w:ind w:firstLine="0"/>
      </w:pPr>
    </w:p>
    <w:p w:rsidR="006D153C" w:rsidRPr="009A3944" w:rsidRDefault="00E80D28" w:rsidP="00E80D28">
      <w:pPr>
        <w:pStyle w:val="NormalWeb"/>
        <w:numPr>
          <w:ilvl w:val="0"/>
          <w:numId w:val="43"/>
        </w:numPr>
        <w:spacing w:before="0" w:beforeAutospacing="0" w:after="0" w:afterAutospacing="0"/>
        <w:ind w:firstLine="0"/>
      </w:pPr>
      <w:r w:rsidRPr="009A3944">
        <w:rPr>
          <w:rStyle w:val="docemphasis"/>
        </w:rPr>
        <w:t>Prompt the user to enter the second integer</w:t>
      </w:r>
    </w:p>
    <w:p w:rsidR="006D153C" w:rsidRPr="009A3944" w:rsidRDefault="00E80D28" w:rsidP="00E80D28">
      <w:pPr>
        <w:pStyle w:val="NormalWeb"/>
        <w:numPr>
          <w:ilvl w:val="0"/>
          <w:numId w:val="43"/>
        </w:numPr>
        <w:spacing w:before="0" w:beforeAutospacing="0" w:after="0" w:afterAutospacing="0"/>
        <w:ind w:firstLine="0"/>
      </w:pPr>
      <w:r w:rsidRPr="009A3944">
        <w:rPr>
          <w:rStyle w:val="docemphasis"/>
        </w:rPr>
        <w:t>Input the second integer</w:t>
      </w:r>
    </w:p>
    <w:p w:rsidR="006D153C" w:rsidRPr="009A3944" w:rsidRDefault="006D153C" w:rsidP="00E80D28">
      <w:pPr>
        <w:pStyle w:val="NormalWeb"/>
        <w:numPr>
          <w:ilvl w:val="0"/>
          <w:numId w:val="43"/>
        </w:numPr>
        <w:spacing w:before="0" w:beforeAutospacing="0" w:after="0" w:afterAutospacing="0"/>
        <w:ind w:firstLine="0"/>
      </w:pPr>
    </w:p>
    <w:p w:rsidR="006D153C" w:rsidRPr="009A3944" w:rsidRDefault="00E80D28" w:rsidP="00E80D28">
      <w:pPr>
        <w:pStyle w:val="NormalWeb"/>
        <w:numPr>
          <w:ilvl w:val="0"/>
          <w:numId w:val="43"/>
        </w:numPr>
        <w:spacing w:before="0" w:beforeAutospacing="0" w:after="0" w:afterAutospacing="0"/>
        <w:ind w:firstLine="0"/>
        <w:rPr>
          <w:rStyle w:val="docemphasis"/>
        </w:rPr>
      </w:pPr>
      <w:r w:rsidRPr="009A3944">
        <w:rPr>
          <w:rStyle w:val="docemphasis"/>
        </w:rPr>
        <w:t>Add first integer and second integer, store result</w:t>
      </w:r>
    </w:p>
    <w:p w:rsidR="00E80D28" w:rsidRPr="009A3944" w:rsidRDefault="00E80D28" w:rsidP="00E80D28">
      <w:pPr>
        <w:pStyle w:val="NormalWeb"/>
        <w:numPr>
          <w:ilvl w:val="0"/>
          <w:numId w:val="43"/>
        </w:numPr>
        <w:spacing w:before="0" w:beforeAutospacing="0" w:after="0" w:afterAutospacing="0"/>
        <w:ind w:firstLine="0"/>
        <w:rPr>
          <w:rStyle w:val="docemphasis"/>
        </w:rPr>
      </w:pPr>
      <w:r w:rsidRPr="009A3944">
        <w:rPr>
          <w:rStyle w:val="docemphasis"/>
        </w:rPr>
        <w:t>Display result</w:t>
      </w:r>
    </w:p>
    <w:p w:rsidR="00932B09" w:rsidRPr="009A3944" w:rsidRDefault="00932B09" w:rsidP="001A2C45">
      <w:pPr>
        <w:rPr>
          <w:rFonts w:ascii="Times New Roman" w:hAnsi="Times New Roman" w:cs="Times New Roman"/>
          <w:sz w:val="24"/>
        </w:rPr>
      </w:pPr>
    </w:p>
    <w:p w:rsidR="001A2C45" w:rsidRPr="009A3944" w:rsidRDefault="001A2C45" w:rsidP="001A2C45">
      <w:pPr>
        <w:rPr>
          <w:rFonts w:ascii="Times New Roman" w:hAnsi="Times New Roman" w:cs="Times New Roman"/>
          <w:sz w:val="24"/>
        </w:rPr>
      </w:pPr>
      <w:r w:rsidRPr="009A3944">
        <w:rPr>
          <w:rFonts w:ascii="Times New Roman" w:hAnsi="Times New Roman" w:cs="Times New Roman"/>
          <w:sz w:val="24"/>
        </w:rPr>
        <w:t>Activity Diagram for the above pseudocode:</w:t>
      </w:r>
      <w:r w:rsidR="00335C3B" w:rsidRPr="009A3944">
        <w:rPr>
          <w:noProof/>
        </w:rPr>
        <w:t xml:space="preserve"> </w:t>
      </w:r>
    </w:p>
    <w:p w:rsidR="001A2C45" w:rsidRPr="009A3944" w:rsidRDefault="003F4A7B" w:rsidP="001A2C45">
      <w:r>
        <w:rPr>
          <w:noProof/>
        </w:rPr>
        <mc:AlternateContent>
          <mc:Choice Requires="wps">
            <w:drawing>
              <wp:anchor distT="0" distB="0" distL="114300" distR="114300" simplePos="0" relativeHeight="251693056" behindDoc="0" locked="0" layoutInCell="1" allowOverlap="1">
                <wp:simplePos x="0" y="0"/>
                <wp:positionH relativeFrom="column">
                  <wp:posOffset>1095375</wp:posOffset>
                </wp:positionH>
                <wp:positionV relativeFrom="paragraph">
                  <wp:posOffset>3068955</wp:posOffset>
                </wp:positionV>
                <wp:extent cx="428625" cy="133350"/>
                <wp:effectExtent l="9525" t="11430" r="9525" b="17145"/>
                <wp:wrapNone/>
                <wp:docPr id="47"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28625" cy="133350"/>
                        </a:xfrm>
                        <a:prstGeom prst="straightConnector1">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6B7D84E" id="_x0000_t32" coordsize="21600,21600" o:spt="32" o:oned="t" path="m,l21600,21600e" filled="f">
                <v:path arrowok="t" fillok="f" o:connecttype="none"/>
                <o:lock v:ext="edit" shapetype="t"/>
              </v:shapetype>
              <v:shape id="AutoShape 60" o:spid="_x0000_s1026" type="#_x0000_t32" style="position:absolute;margin-left:86.25pt;margin-top:241.65pt;width:33.75pt;height:10.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" strokeweight="1.5pt">
                <v:stroke dashstyle="dash"/>
              </v:shape>
            </w:pict>
          </mc:Fallback>
        </mc:AlternateContent>
      </w:r>
      <w:r w:rsidR="00D80193" w:rsidRPr="009A3944">
        <w:object w:dxaOrig="2671" w:dyaOrig="6545">
          <v:shape id="_x0000_i1026" type="#_x0000_t75" style="width:118.5pt;height:4in" o:ole="">
            <v:imagedata r:id="rId25" o:title=""/>
          </v:shape>
          <o:OLEObject Type="Embed" ProgID="Visio.Drawing.11" ShapeID="_x0000_i1026" DrawAspect="Content" ObjectID="_1463316807" r:id="rId26"/>
        </w:object>
      </w:r>
      <w:r w:rsidR="00EA0BA1" w:rsidRPr="009A3944">
        <w:rPr>
          <w:noProof/>
        </w:rPr>
        <w:drawing>
          <wp:inline distT="0" distB="0" distL="0" distR="0">
            <wp:extent cx="1200150" cy="8037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06138" cy="807728"/>
                    </a:xfrm>
                    <a:prstGeom prst="rect">
                      <a:avLst/>
                    </a:prstGeom>
                    <a:noFill/>
                  </pic:spPr>
                </pic:pic>
              </a:graphicData>
            </a:graphic>
          </wp:inline>
        </w:drawing>
      </w:r>
    </w:p>
    <w:p w:rsidR="00B50590" w:rsidRPr="009A3944" w:rsidRDefault="00B50590" w:rsidP="001A2C45"/>
    <w:p w:rsidR="00B50590" w:rsidRPr="009A3944" w:rsidRDefault="00B50590" w:rsidP="00B50590">
      <w:pPr>
        <w:pStyle w:val="doctext"/>
      </w:pPr>
      <w:r w:rsidRPr="009A3944">
        <w:t xml:space="preserve">The sequence structure is built into C++. Unless directed otherwise, the computer executes C++ statements one after the other in the order in which they are written that is, in sequence. </w:t>
      </w:r>
    </w:p>
    <w:p w:rsidR="00B50590" w:rsidRPr="009A3944" w:rsidRDefault="00B50590" w:rsidP="00B50590">
      <w:pPr>
        <w:pStyle w:val="doctext"/>
      </w:pPr>
      <w:r w:rsidRPr="009A3944">
        <w:t xml:space="preserve">The Unified Modeling Language (UML) </w:t>
      </w:r>
      <w:bookmarkStart w:id="220" w:name="ch04term6"/>
      <w:bookmarkEnd w:id="220"/>
      <w:r w:rsidRPr="009A3944">
        <w:rPr>
          <w:b/>
          <w:bCs/>
        </w:rPr>
        <w:t>activity diagram</w:t>
      </w:r>
      <w:r w:rsidRPr="009A3944">
        <w:t xml:space="preserve"> above illustrates a typical sequence structure in which calculations are performed in order. C++ allows us to have as many actions as we want in a sequence structure. </w:t>
      </w:r>
    </w:p>
    <w:p w:rsidR="00B50590" w:rsidRPr="009A3944" w:rsidRDefault="00B50590" w:rsidP="00B50590">
      <w:pPr>
        <w:pStyle w:val="doctext"/>
      </w:pPr>
      <w:r w:rsidRPr="009A3944">
        <w:t xml:space="preserve">Activity diagrams are part of the UML. An activity diagram models the </w:t>
      </w:r>
      <w:bookmarkStart w:id="221" w:name="ch04term130"/>
      <w:bookmarkEnd w:id="221"/>
      <w:r w:rsidRPr="009A3944">
        <w:rPr>
          <w:b/>
          <w:bCs/>
        </w:rPr>
        <w:t>workflow</w:t>
      </w:r>
      <w:r w:rsidRPr="009A3944">
        <w:t xml:space="preserve"> (also called the </w:t>
      </w:r>
      <w:r w:rsidRPr="009A3944">
        <w:rPr>
          <w:rStyle w:val="docemphstrong"/>
        </w:rPr>
        <w:t>activity</w:t>
      </w:r>
      <w:r w:rsidRPr="009A3944">
        <w:t xml:space="preserve">) of a portion of a software system. Such workflows may include a portion of an algorithm, such as the sequence structure. Activity diagrams are composed of special-purpose symbols, such as </w:t>
      </w:r>
      <w:bookmarkStart w:id="222" w:name="ch04term4"/>
      <w:bookmarkEnd w:id="222"/>
      <w:r w:rsidRPr="009A3944">
        <w:rPr>
          <w:b/>
          <w:bCs/>
        </w:rPr>
        <w:t>action state symbols</w:t>
      </w:r>
      <w:r w:rsidRPr="009A3944">
        <w:t xml:space="preserve"> (an elongated circle), </w:t>
      </w:r>
      <w:bookmarkStart w:id="223" w:name="ch04term35"/>
      <w:bookmarkEnd w:id="223"/>
      <w:r w:rsidRPr="009A3944">
        <w:rPr>
          <w:b/>
          <w:bCs/>
        </w:rPr>
        <w:t xml:space="preserve">diamonds </w:t>
      </w:r>
      <w:r w:rsidRPr="009A3944">
        <w:t xml:space="preserve">(used usually for decisions/condition) and </w:t>
      </w:r>
      <w:bookmarkStart w:id="224" w:name="ch04term112"/>
      <w:bookmarkEnd w:id="224"/>
      <w:r w:rsidRPr="009A3944">
        <w:rPr>
          <w:b/>
          <w:bCs/>
        </w:rPr>
        <w:t xml:space="preserve">small circles </w:t>
      </w:r>
      <w:r w:rsidRPr="009A3944">
        <w:t xml:space="preserve">(known as start and end states); these symbols are connected by </w:t>
      </w:r>
      <w:bookmarkStart w:id="225" w:name="ch04term122"/>
      <w:bookmarkEnd w:id="225"/>
      <w:r w:rsidRPr="009A3944">
        <w:rPr>
          <w:b/>
          <w:bCs/>
        </w:rPr>
        <w:t>transition arrows</w:t>
      </w:r>
      <w:r w:rsidRPr="009A3944">
        <w:t>, which represent the flow of the activity.</w:t>
      </w:r>
    </w:p>
    <w:p w:rsidR="00B50590" w:rsidRPr="009A3944" w:rsidRDefault="00B50590" w:rsidP="00B50590">
      <w:pPr>
        <w:pStyle w:val="doctext"/>
      </w:pPr>
      <w:r w:rsidRPr="009A3944">
        <w:t>Like pseudocode, activity diagrams help programmers develop and represent algorithms, although many programmers prefer pseudocode. Activity diagrams clearly show how control structures operate.</w:t>
      </w:r>
    </w:p>
    <w:p w:rsidR="00B50590" w:rsidRPr="009A3944" w:rsidRDefault="00B50590" w:rsidP="00B50590">
      <w:pPr>
        <w:pStyle w:val="doctext"/>
      </w:pPr>
      <w:r w:rsidRPr="009A3944">
        <w:t xml:space="preserve">Consider the </w:t>
      </w:r>
      <w:bookmarkStart w:id="226" w:name="ch04term104"/>
      <w:bookmarkEnd w:id="226"/>
      <w:r w:rsidRPr="009A3944">
        <w:t xml:space="preserve">above </w:t>
      </w:r>
      <w:r w:rsidRPr="009A3944">
        <w:rPr>
          <w:rStyle w:val="docemphroman"/>
        </w:rPr>
        <w:t>activity diagram.</w:t>
      </w:r>
      <w:r w:rsidRPr="009A3944">
        <w:t xml:space="preserve"> It contains several </w:t>
      </w:r>
      <w:bookmarkStart w:id="227" w:name="ch04term3"/>
      <w:bookmarkEnd w:id="227"/>
      <w:r w:rsidRPr="009A3944">
        <w:rPr>
          <w:b/>
          <w:bCs/>
        </w:rPr>
        <w:t>action states</w:t>
      </w:r>
      <w:r w:rsidRPr="009A3944">
        <w:t xml:space="preserve"> that represent actions to perform. Each action state contains an </w:t>
      </w:r>
      <w:bookmarkStart w:id="228" w:name="ch04term2"/>
      <w:bookmarkEnd w:id="228"/>
      <w:r w:rsidRPr="009A3944">
        <w:rPr>
          <w:b/>
          <w:bCs/>
        </w:rPr>
        <w:t xml:space="preserve">action expression </w:t>
      </w:r>
      <w:r w:rsidRPr="009A3944">
        <w:t xml:space="preserve">e.g., "prompt for an integer" or "display result" that specifies a particular action to perform. Other actions might include calculations or input/output operations. The </w:t>
      </w:r>
      <w:bookmarkStart w:id="229" w:name="ch04term11"/>
      <w:bookmarkEnd w:id="229"/>
      <w:r w:rsidRPr="009A3944">
        <w:rPr>
          <w:rStyle w:val="docemphroman"/>
        </w:rPr>
        <w:t>arrows</w:t>
      </w:r>
      <w:r w:rsidRPr="009A3944">
        <w:t xml:space="preserve"> </w:t>
      </w:r>
      <w:bookmarkStart w:id="230" w:name="idd1e32248"/>
      <w:bookmarkStart w:id="231" w:name="idd1e32243"/>
      <w:bookmarkStart w:id="232" w:name="idd1e32238"/>
      <w:bookmarkStart w:id="233" w:name="idd1e32233"/>
      <w:bookmarkStart w:id="234" w:name="idd1e32228"/>
      <w:bookmarkStart w:id="235" w:name="idd1e32223"/>
      <w:bookmarkStart w:id="236" w:name="idd1e32218"/>
      <w:bookmarkStart w:id="237" w:name="idd1e32213"/>
      <w:bookmarkStart w:id="238" w:name="idd1e32208"/>
      <w:bookmarkStart w:id="239" w:name="idd1e32205"/>
      <w:bookmarkStart w:id="240" w:name="idd1e32202"/>
      <w:bookmarkStart w:id="241" w:name="idd1e32199"/>
      <w:bookmarkStart w:id="242" w:name="idd1e32193"/>
      <w:bookmarkStart w:id="243" w:name="idd1e32190"/>
      <w:bookmarkStart w:id="244" w:name="idd1e32187"/>
      <w:bookmarkStart w:id="245" w:name="idd1e32184"/>
      <w:bookmarkStart w:id="246" w:name="idd1e32181"/>
      <w:bookmarkStart w:id="247" w:name="idd1e32178"/>
      <w:bookmarkStart w:id="248" w:name="idd1e32175"/>
      <w:bookmarkStart w:id="249" w:name="idd1e32172"/>
      <w:bookmarkStart w:id="250" w:name="idd1e32164"/>
      <w:bookmarkStart w:id="251" w:name="idd1e32159"/>
      <w:bookmarkStart w:id="252" w:name="idd1e32156"/>
      <w:bookmarkStart w:id="253" w:name="idd1e32151"/>
      <w:bookmarkStart w:id="254" w:name="idd1e32148"/>
      <w:bookmarkStart w:id="255" w:name="idd1e32145"/>
      <w:bookmarkStart w:id="256" w:name="idd1e32142"/>
      <w:bookmarkStart w:id="257" w:name="idd1e32134"/>
      <w:bookmarkStart w:id="258" w:name="idd1e32128"/>
      <w:bookmarkStart w:id="259" w:name="idd1e32122"/>
      <w:bookmarkStart w:id="260" w:name="idd1e32113"/>
      <w:bookmarkStart w:id="261" w:name="idd1e32110"/>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rsidRPr="009A3944">
        <w:t xml:space="preserve">in the activity diagram are called transition arrows. These arrows represent </w:t>
      </w:r>
      <w:bookmarkStart w:id="262" w:name="ch04term121"/>
      <w:bookmarkEnd w:id="262"/>
      <w:r w:rsidRPr="009A3944">
        <w:rPr>
          <w:b/>
          <w:bCs/>
        </w:rPr>
        <w:t>transitions</w:t>
      </w:r>
      <w:r w:rsidRPr="009A3944">
        <w:t xml:space="preserve">, which indicate the order in which the actions represented by the action states occur the program that implements the activities. </w:t>
      </w:r>
    </w:p>
    <w:p w:rsidR="00B50590" w:rsidRPr="009A3944" w:rsidRDefault="00B50590" w:rsidP="00B50590">
      <w:pPr>
        <w:pStyle w:val="doctext"/>
      </w:pPr>
      <w:r w:rsidRPr="009A3944">
        <w:t xml:space="preserve">The </w:t>
      </w:r>
      <w:bookmarkStart w:id="263" w:name="ch04term113"/>
      <w:bookmarkEnd w:id="263"/>
      <w:r w:rsidRPr="009A3944">
        <w:rPr>
          <w:b/>
          <w:bCs/>
        </w:rPr>
        <w:t>solid circle</w:t>
      </w:r>
      <w:r w:rsidRPr="009A3944">
        <w:t xml:space="preserve"> located at the top of the activity diagram represents the activity's </w:t>
      </w:r>
      <w:bookmarkStart w:id="264" w:name="ch04term60"/>
      <w:bookmarkEnd w:id="264"/>
      <w:r w:rsidRPr="009A3944">
        <w:rPr>
          <w:b/>
          <w:bCs/>
        </w:rPr>
        <w:t xml:space="preserve">initial state </w:t>
      </w:r>
      <w:r w:rsidRPr="009A3944">
        <w:t>(or the start state)</w:t>
      </w:r>
      <w:r w:rsidRPr="009A3944">
        <w:rPr>
          <w:b/>
          <w:bCs/>
        </w:rPr>
        <w:t xml:space="preserve"> </w:t>
      </w:r>
      <w:r w:rsidRPr="009A3944">
        <w:t xml:space="preserve">the beginning of the workflow before the program performs the modeled activities. The solid circle surrounded by a hollow circle that appears at the bottom of the activity diagram represents the </w:t>
      </w:r>
      <w:bookmarkStart w:id="265" w:name="ch04term45"/>
      <w:bookmarkEnd w:id="265"/>
      <w:r w:rsidRPr="009A3944">
        <w:rPr>
          <w:b/>
          <w:bCs/>
        </w:rPr>
        <w:t xml:space="preserve">final state </w:t>
      </w:r>
      <w:r w:rsidRPr="009A3944">
        <w:t>(or the end state)</w:t>
      </w:r>
      <w:r w:rsidRPr="009A3944">
        <w:rPr>
          <w:b/>
          <w:bCs/>
        </w:rPr>
        <w:t xml:space="preserve"> </w:t>
      </w:r>
      <w:r w:rsidRPr="009A3944">
        <w:t>the end of the workflow after the program performs its activities.</w:t>
      </w:r>
    </w:p>
    <w:p w:rsidR="00B50590" w:rsidRPr="009A3944" w:rsidRDefault="00B50590" w:rsidP="00B50590">
      <w:pPr>
        <w:pStyle w:val="doctext"/>
      </w:pPr>
      <w:r w:rsidRPr="009A3944">
        <w:t xml:space="preserve">The diagram also includes rectangles with the upper-right corners folded over. These are called </w:t>
      </w:r>
      <w:r w:rsidRPr="009A3944">
        <w:rPr>
          <w:b/>
          <w:bCs/>
        </w:rPr>
        <w:t>notes</w:t>
      </w:r>
      <w:r w:rsidRPr="009A3944">
        <w:t xml:space="preserve"> in the UML. Notes are explanatory remarks that describe the purpose of symbols in the diagram. Notes can be used in any UML diagram not just activity diagrams. A </w:t>
      </w:r>
      <w:r w:rsidRPr="009A3944">
        <w:rPr>
          <w:b/>
          <w:bCs/>
        </w:rPr>
        <w:t>dotted line</w:t>
      </w:r>
      <w:r w:rsidRPr="009A3944">
        <w:t xml:space="preserve"> connects each note with the element that the note describes. Activity diagrams normally do not show the C++ code that implements the activity. We use notes for this purpose here to illustrate how the diagram relates to C++ code. For more information on the UML visit </w:t>
      </w:r>
      <w:hyperlink r:id="rId28" w:tgtFrame="_blank" w:history="1">
        <w:r w:rsidRPr="009A3944">
          <w:rPr>
            <w:rStyle w:val="Hyperlink"/>
            <w:color w:val="auto"/>
          </w:rPr>
          <w:t>www.uml.org</w:t>
        </w:r>
      </w:hyperlink>
      <w:r w:rsidRPr="009A3944">
        <w:t>.</w:t>
      </w:r>
    </w:p>
    <w:p w:rsidR="00B50590" w:rsidRPr="009A3944" w:rsidRDefault="003F4A7B" w:rsidP="00B50590">
      <w:pPr>
        <w:pStyle w:val="doctext"/>
        <w:rPr>
          <w:rFonts w:ascii="Courier New" w:hAnsi="Courier New" w:cs="Courier New"/>
          <w:sz w:val="20"/>
          <w:szCs w:val="20"/>
        </w:rPr>
      </w:pPr>
      <w:r>
        <w:rPr>
          <w:noProof/>
        </w:rPr>
        <mc:AlternateContent>
          <mc:Choice Requires="wps">
            <w:drawing>
              <wp:anchor distT="0" distB="0" distL="114300" distR="114300" simplePos="0" relativeHeight="251696128" behindDoc="0" locked="0" layoutInCell="1" allowOverlap="1">
                <wp:simplePos x="0" y="0"/>
                <wp:positionH relativeFrom="column">
                  <wp:posOffset>2798445</wp:posOffset>
                </wp:positionH>
                <wp:positionV relativeFrom="paragraph">
                  <wp:posOffset>8267700</wp:posOffset>
                </wp:positionV>
                <wp:extent cx="1030605" cy="619125"/>
                <wp:effectExtent l="0" t="0" r="0" b="9525"/>
                <wp:wrapNone/>
                <wp:docPr id="4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0605" cy="619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A3944" w:rsidRDefault="009A3944" w:rsidP="00B50590">
                            <w:r>
                              <w:t>Statement in activity diagram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2" type="#_x0000_t202" style="position:absolute;margin-left:220.35pt;margin-top:651pt;width:81.15pt;height:48.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" stroked="f">
                <v:textbox>
                  <w:txbxContent>
                    <w:p w:rsidR="009A3944" w:rsidRDefault="009A3944" w:rsidP="00B50590">
                      <w:r>
                        <w:t>Statement in activity diagram</w:t>
                      </w:r>
                    </w:p>
                  </w:txbxContent>
                </v:textbox>
              </v:shape>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2798445</wp:posOffset>
                </wp:positionH>
                <wp:positionV relativeFrom="paragraph">
                  <wp:posOffset>8267700</wp:posOffset>
                </wp:positionV>
                <wp:extent cx="1030605" cy="619125"/>
                <wp:effectExtent l="0" t="0" r="0" b="9525"/>
                <wp:wrapNone/>
                <wp:docPr id="4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0605" cy="619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A3944" w:rsidRDefault="009A3944" w:rsidP="00B50590">
                            <w:r>
                              <w:t>Statement in activity diagram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7" o:spid="_x0000_s1033" type="#_x0000_t202" style="position:absolute;margin-left:220.35pt;margin-top:651pt;width:81.15pt;height:48.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" stroked="f">
                <v:textbox>
                  <w:txbxContent>
                    <w:p w:rsidR="009A3944" w:rsidRDefault="009A3944" w:rsidP="00B50590">
                      <w:r>
                        <w:t>Statement in activity diagram</w:t>
                      </w:r>
                    </w:p>
                  </w:txbxContent>
                </v:textbox>
              </v:shape>
            </w:pict>
          </mc:Fallback>
        </mc:AlternateContent>
      </w:r>
      <w:r w:rsidR="00B50590" w:rsidRPr="009A3944">
        <w:rPr>
          <w:rFonts w:ascii="Courier New" w:hAnsi="Courier New" w:cs="Courier New"/>
          <w:sz w:val="20"/>
          <w:szCs w:val="20"/>
        </w:rPr>
        <w:t>if ( grade &gt;= 60 )</w:t>
      </w:r>
    </w:p>
    <w:p w:rsidR="00B50590" w:rsidRPr="009A3944" w:rsidRDefault="00B50590" w:rsidP="00B505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 xml:space="preserve">   cout &lt;&lt; "Passed";</w:t>
      </w:r>
    </w:p>
    <w:p w:rsidR="00B50590" w:rsidRPr="009A3944" w:rsidRDefault="00B50590" w:rsidP="00B505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else</w:t>
      </w:r>
    </w:p>
    <w:p w:rsidR="00B50590" w:rsidRPr="009A3944" w:rsidRDefault="00B50590" w:rsidP="00B505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 xml:space="preserve">   cout &lt;&lt; "Failed";</w:t>
      </w:r>
    </w:p>
    <w:p w:rsidR="00B50590" w:rsidRPr="009A3944" w:rsidRDefault="00B50590" w:rsidP="00B50590">
      <w:pPr>
        <w:pStyle w:val="doctext"/>
      </w:pPr>
      <w:r w:rsidRPr="009A3944">
        <w:rPr>
          <w:noProof/>
        </w:rPr>
        <w:drawing>
          <wp:inline distT="0" distB="0" distL="0" distR="0">
            <wp:extent cx="5296619" cy="2022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srcRect l="20328" t="7803" r="23774" b="65517"/>
                    <a:stretch/>
                  </pic:blipFill>
                  <pic:spPr bwMode="auto">
                    <a:xfrm>
                      <a:off x="0" y="0"/>
                      <a:ext cx="5298545" cy="2023080"/>
                    </a:xfrm>
                    <a:prstGeom prst="rect">
                      <a:avLst/>
                    </a:prstGeom>
                    <a:ln>
                      <a:noFill/>
                    </a:ln>
                    <a:extLst>
                      <a:ext uri="{53640926-AAD7-44D8-BBD7-CCE9431645EC}">
                        <a14:shadowObscured xmlns:a14="http://schemas.microsoft.com/office/drawing/2010/main"/>
                      </a:ext>
                    </a:extLst>
                  </pic:spPr>
                </pic:pic>
              </a:graphicData>
            </a:graphic>
          </wp:inline>
        </w:drawing>
      </w:r>
    </w:p>
    <w:p w:rsidR="00B50590" w:rsidRPr="009A3944" w:rsidRDefault="00B50590" w:rsidP="00B50590">
      <w:pPr>
        <w:rPr>
          <w:rFonts w:ascii="Times New Roman" w:hAnsi="Times New Roman" w:cs="Times New Roman"/>
          <w:sz w:val="24"/>
        </w:rPr>
      </w:pPr>
      <w:r w:rsidRPr="009A3944">
        <w:rPr>
          <w:rFonts w:ascii="Times New Roman" w:hAnsi="Times New Roman" w:cs="Times New Roman"/>
          <w:sz w:val="24"/>
        </w:rPr>
        <w:t xml:space="preserve">The following diagram illustrates the single-selection </w:t>
      </w:r>
      <w:r w:rsidRPr="009A3944">
        <w:rPr>
          <w:rStyle w:val="HTMLTypewriter"/>
          <w:rFonts w:ascii="Times New Roman" w:hAnsi="Times New Roman" w:cs="Times New Roman"/>
          <w:sz w:val="24"/>
          <w:szCs w:val="24"/>
        </w:rPr>
        <w:t>if</w:t>
      </w:r>
      <w:r w:rsidRPr="009A3944">
        <w:rPr>
          <w:rFonts w:ascii="Times New Roman" w:hAnsi="Times New Roman" w:cs="Times New Roman"/>
          <w:sz w:val="24"/>
        </w:rPr>
        <w:t xml:space="preserve"> statement. It contains what is perhaps the most important symbol in an activity diagram the diamond or </w:t>
      </w:r>
      <w:bookmarkStart w:id="266" w:name="ch04term31"/>
      <w:bookmarkEnd w:id="266"/>
      <w:r w:rsidRPr="009A3944">
        <w:rPr>
          <w:rFonts w:ascii="Times New Roman" w:hAnsi="Times New Roman" w:cs="Times New Roman"/>
          <w:b/>
          <w:bCs w:val="0"/>
          <w:sz w:val="24"/>
        </w:rPr>
        <w:t>decision symbol</w:t>
      </w:r>
      <w:r w:rsidRPr="009A3944">
        <w:rPr>
          <w:rFonts w:ascii="Times New Roman" w:hAnsi="Times New Roman" w:cs="Times New Roman"/>
          <w:sz w:val="24"/>
        </w:rPr>
        <w:t xml:space="preserve">, which indicates that a decision is to be made. A decision symbol indicates that the workflow will continue along a path determined by the symbol's associated </w:t>
      </w:r>
      <w:r w:rsidRPr="009A3944">
        <w:rPr>
          <w:rStyle w:val="docemphstrong"/>
          <w:rFonts w:ascii="Times New Roman" w:hAnsi="Times New Roman" w:cs="Times New Roman"/>
          <w:b/>
          <w:sz w:val="24"/>
        </w:rPr>
        <w:t>guard conditions</w:t>
      </w:r>
      <w:r w:rsidRPr="009A3944">
        <w:rPr>
          <w:rFonts w:ascii="Times New Roman" w:hAnsi="Times New Roman" w:cs="Times New Roman"/>
          <w:sz w:val="24"/>
        </w:rPr>
        <w:t>, which can be true or false. Each transition arrow emerging from a decision symbol has a guard condition (specified in square brackets above or next to the transition arrow). If a particular guard condition is true, the workflow enters the action state to which that transition arrow points. In the above diagram, if the grade is greater than or equal to 60, the program prints "Passed" to the screen, then transitions to the final state of this activity. If the grade is less than 60, the program immediately transitions to the final state without displaying a message</w:t>
      </w:r>
    </w:p>
    <w:p w:rsidR="00B50590" w:rsidRPr="009A3944" w:rsidRDefault="00B50590" w:rsidP="001A2C45">
      <w:pPr>
        <w:rPr>
          <w:rFonts w:ascii="Times New Roman" w:hAnsi="Times New Roman" w:cs="Times New Roman"/>
          <w:sz w:val="24"/>
        </w:rPr>
      </w:pPr>
    </w:p>
    <w:p w:rsidR="001A2C45" w:rsidRPr="009A3944" w:rsidRDefault="001A2C45" w:rsidP="001A2C45"/>
    <w:p w:rsidR="00E80D28" w:rsidRPr="009A3944" w:rsidRDefault="00E80D28" w:rsidP="00E80D28">
      <w:pPr>
        <w:pStyle w:val="Heading3"/>
        <w:rPr>
          <w:rFonts w:ascii="Times New Roman" w:hAnsi="Times New Roman" w:cs="Times New Roman"/>
          <w:szCs w:val="24"/>
        </w:rPr>
      </w:pPr>
      <w:r w:rsidRPr="009A3944">
        <w:rPr>
          <w:rFonts w:ascii="Times New Roman" w:hAnsi="Times New Roman" w:cs="Times New Roman"/>
          <w:szCs w:val="24"/>
        </w:rPr>
        <w:t>Exercises:</w:t>
      </w:r>
    </w:p>
    <w:p w:rsidR="00E80D28" w:rsidRPr="009A3944" w:rsidRDefault="00E80D28" w:rsidP="00E80D28">
      <w:pPr>
        <w:pStyle w:val="ListParagraph"/>
        <w:numPr>
          <w:ilvl w:val="3"/>
          <w:numId w:val="44"/>
        </w:numPr>
        <w:spacing w:after="0"/>
        <w:ind w:left="360"/>
        <w:outlineLvl w:val="0"/>
        <w:rPr>
          <w:rStyle w:val="basetext"/>
          <w:rFonts w:cs="Times New Roman"/>
          <w:sz w:val="24"/>
          <w:szCs w:val="24"/>
        </w:rPr>
      </w:pPr>
      <w:r w:rsidRPr="009A3944">
        <w:rPr>
          <w:rFonts w:ascii="Times New Roman" w:hAnsi="Times New Roman" w:cs="Times New Roman"/>
          <w:sz w:val="24"/>
          <w:szCs w:val="24"/>
        </w:rPr>
        <w:t>Specifying the order in which statements are to be executed in a computer program is called</w:t>
      </w:r>
      <w:r w:rsidRPr="009A3944">
        <w:rPr>
          <w:rStyle w:val="basetext"/>
          <w:rFonts w:cs="Times New Roman"/>
          <w:sz w:val="24"/>
          <w:szCs w:val="24"/>
        </w:rPr>
        <w:t>:</w:t>
      </w:r>
    </w:p>
    <w:p w:rsidR="00E80D28" w:rsidRPr="009A3944" w:rsidRDefault="00E80D28" w:rsidP="00E80D28">
      <w:pPr>
        <w:pStyle w:val="ListParagraph"/>
        <w:numPr>
          <w:ilvl w:val="4"/>
          <w:numId w:val="47"/>
        </w:numPr>
        <w:suppressAutoHyphens/>
        <w:spacing w:after="0"/>
        <w:ind w:left="720"/>
        <w:outlineLvl w:val="0"/>
        <w:rPr>
          <w:rStyle w:val="basetext"/>
          <w:rFonts w:cs="Times New Roman"/>
          <w:sz w:val="24"/>
          <w:szCs w:val="24"/>
        </w:rPr>
      </w:pPr>
      <w:r w:rsidRPr="009A3944">
        <w:rPr>
          <w:rStyle w:val="basetext"/>
          <w:rFonts w:cs="Times New Roman"/>
          <w:sz w:val="24"/>
          <w:szCs w:val="24"/>
        </w:rPr>
        <w:t>An algorithm.</w:t>
      </w:r>
    </w:p>
    <w:p w:rsidR="00E80D28" w:rsidRPr="009A3944" w:rsidRDefault="00E80D28" w:rsidP="00E80D28">
      <w:pPr>
        <w:pStyle w:val="ListParagraph"/>
        <w:numPr>
          <w:ilvl w:val="4"/>
          <w:numId w:val="47"/>
        </w:numPr>
        <w:suppressAutoHyphens/>
        <w:spacing w:after="0"/>
        <w:ind w:left="720"/>
        <w:outlineLvl w:val="0"/>
        <w:rPr>
          <w:rStyle w:val="basetext"/>
          <w:rFonts w:cs="Times New Roman"/>
          <w:sz w:val="24"/>
          <w:szCs w:val="24"/>
        </w:rPr>
      </w:pPr>
      <w:r w:rsidRPr="009A3944">
        <w:rPr>
          <w:rStyle w:val="basetext"/>
          <w:rFonts w:cs="Times New Roman"/>
          <w:sz w:val="24"/>
          <w:szCs w:val="24"/>
        </w:rPr>
        <w:t>Transfer of control.</w:t>
      </w:r>
    </w:p>
    <w:p w:rsidR="00E80D28" w:rsidRPr="009A3944" w:rsidRDefault="00E80D28" w:rsidP="00E80D28">
      <w:pPr>
        <w:pStyle w:val="ListParagraph"/>
        <w:numPr>
          <w:ilvl w:val="4"/>
          <w:numId w:val="47"/>
        </w:numPr>
        <w:suppressAutoHyphens/>
        <w:spacing w:after="0"/>
        <w:ind w:left="720"/>
        <w:outlineLvl w:val="0"/>
        <w:rPr>
          <w:rStyle w:val="basetext"/>
          <w:rFonts w:cs="Times New Roman"/>
          <w:sz w:val="24"/>
          <w:szCs w:val="24"/>
        </w:rPr>
      </w:pPr>
      <w:r w:rsidRPr="009A3944">
        <w:rPr>
          <w:rStyle w:val="basetext"/>
          <w:rFonts w:cs="Times New Roman"/>
          <w:sz w:val="24"/>
          <w:szCs w:val="24"/>
        </w:rPr>
        <w:t>Program control.</w:t>
      </w:r>
    </w:p>
    <w:p w:rsidR="00E80D28" w:rsidRPr="009A3944" w:rsidRDefault="00E80D28" w:rsidP="00E80D28">
      <w:pPr>
        <w:pStyle w:val="ListParagraph"/>
        <w:numPr>
          <w:ilvl w:val="4"/>
          <w:numId w:val="47"/>
        </w:numPr>
        <w:suppressAutoHyphens/>
        <w:spacing w:after="0"/>
        <w:ind w:left="720"/>
        <w:outlineLvl w:val="0"/>
        <w:rPr>
          <w:rStyle w:val="basetext"/>
          <w:rFonts w:cs="Times New Roman"/>
          <w:sz w:val="24"/>
          <w:szCs w:val="24"/>
        </w:rPr>
      </w:pPr>
      <w:r w:rsidRPr="009A3944">
        <w:rPr>
          <w:rStyle w:val="basetext"/>
          <w:rFonts w:cs="Times New Roman"/>
          <w:sz w:val="24"/>
          <w:szCs w:val="24"/>
        </w:rPr>
        <w:t>Pseudocode.</w:t>
      </w:r>
    </w:p>
    <w:p w:rsidR="00E80D28" w:rsidRPr="009A3944" w:rsidRDefault="00E80D28" w:rsidP="00E80D28">
      <w:pPr>
        <w:outlineLvl w:val="0"/>
        <w:rPr>
          <w:rStyle w:val="basetext"/>
          <w:rFonts w:cs="Times New Roman"/>
          <w:sz w:val="24"/>
        </w:rPr>
      </w:pPr>
      <w:r w:rsidRPr="009A3944">
        <w:rPr>
          <w:rStyle w:val="basetext"/>
          <w:rFonts w:cs="Times New Roman"/>
          <w:sz w:val="24"/>
        </w:rPr>
        <w:t xml:space="preserve">2.  Which of the following is </w:t>
      </w:r>
      <w:r w:rsidRPr="009A3944">
        <w:rPr>
          <w:rStyle w:val="basetext"/>
          <w:rFonts w:cs="Times New Roman"/>
          <w:i/>
          <w:sz w:val="24"/>
        </w:rPr>
        <w:t>true</w:t>
      </w:r>
      <w:r w:rsidRPr="009A3944">
        <w:rPr>
          <w:rStyle w:val="basetext"/>
          <w:rFonts w:cs="Times New Roman"/>
          <w:sz w:val="24"/>
        </w:rPr>
        <w:t xml:space="preserve"> of pseudocode?</w:t>
      </w:r>
    </w:p>
    <w:p w:rsidR="00E80D28" w:rsidRPr="009A3944" w:rsidRDefault="00E80D28" w:rsidP="00E80D28">
      <w:pPr>
        <w:numPr>
          <w:ilvl w:val="0"/>
          <w:numId w:val="45"/>
        </w:numPr>
        <w:suppressAutoHyphens/>
        <w:rPr>
          <w:rStyle w:val="basetext"/>
          <w:rFonts w:cs="Times New Roman"/>
          <w:sz w:val="24"/>
        </w:rPr>
      </w:pPr>
      <w:r w:rsidRPr="009A3944">
        <w:rPr>
          <w:rStyle w:val="basetext"/>
          <w:rFonts w:cs="Times New Roman"/>
          <w:sz w:val="24"/>
        </w:rPr>
        <w:t>It is executed by the computer.</w:t>
      </w:r>
    </w:p>
    <w:p w:rsidR="00E80D28" w:rsidRPr="009A3944" w:rsidRDefault="00E80D28" w:rsidP="00E80D28">
      <w:pPr>
        <w:numPr>
          <w:ilvl w:val="0"/>
          <w:numId w:val="45"/>
        </w:numPr>
        <w:suppressAutoHyphens/>
        <w:rPr>
          <w:rStyle w:val="basetext"/>
          <w:rFonts w:cs="Times New Roman"/>
          <w:sz w:val="24"/>
        </w:rPr>
      </w:pPr>
      <w:r w:rsidRPr="009A3944">
        <w:rPr>
          <w:rStyle w:val="basetext"/>
          <w:rFonts w:cs="Times New Roman"/>
          <w:sz w:val="24"/>
        </w:rPr>
        <w:t>It helps the programmer “think out” a program.</w:t>
      </w:r>
    </w:p>
    <w:p w:rsidR="00E80D28" w:rsidRPr="009A3944" w:rsidRDefault="00E80D28" w:rsidP="00E80D28">
      <w:pPr>
        <w:numPr>
          <w:ilvl w:val="0"/>
          <w:numId w:val="45"/>
        </w:numPr>
        <w:suppressAutoHyphens/>
        <w:rPr>
          <w:rStyle w:val="basetext"/>
          <w:rFonts w:cs="Times New Roman"/>
          <w:sz w:val="24"/>
        </w:rPr>
      </w:pPr>
      <w:r w:rsidRPr="009A3944">
        <w:rPr>
          <w:rStyle w:val="basetext"/>
          <w:rFonts w:cs="Times New Roman"/>
          <w:sz w:val="24"/>
        </w:rPr>
        <w:t>It includes declarations and all types of statements.</w:t>
      </w:r>
    </w:p>
    <w:p w:rsidR="00E80D28" w:rsidRPr="009A3944" w:rsidRDefault="00E80D28" w:rsidP="00E80D28">
      <w:pPr>
        <w:numPr>
          <w:ilvl w:val="0"/>
          <w:numId w:val="45"/>
        </w:numPr>
        <w:suppressAutoHyphens/>
        <w:rPr>
          <w:rStyle w:val="basetext"/>
          <w:rFonts w:cs="Times New Roman"/>
          <w:sz w:val="24"/>
        </w:rPr>
      </w:pPr>
      <w:r w:rsidRPr="009A3944">
        <w:rPr>
          <w:rStyle w:val="basetext"/>
          <w:rFonts w:cs="Times New Roman"/>
          <w:sz w:val="24"/>
        </w:rPr>
        <w:t>All of the above are false.</w:t>
      </w:r>
    </w:p>
    <w:p w:rsidR="00E80D28" w:rsidRPr="009A3944" w:rsidRDefault="00E80D28" w:rsidP="00E80D28">
      <w:pPr>
        <w:outlineLvl w:val="0"/>
        <w:rPr>
          <w:rStyle w:val="basetext"/>
          <w:rFonts w:cs="Times New Roman"/>
          <w:sz w:val="24"/>
        </w:rPr>
      </w:pPr>
      <w:r w:rsidRPr="009A3944">
        <w:rPr>
          <w:rStyle w:val="basetext"/>
          <w:rFonts w:cs="Times New Roman"/>
          <w:sz w:val="24"/>
        </w:rPr>
        <w:t xml:space="preserve">3.  </w:t>
      </w:r>
      <w:r w:rsidRPr="009A3944">
        <w:rPr>
          <w:rFonts w:ascii="Times New Roman" w:hAnsi="Times New Roman" w:cs="Times New Roman"/>
          <w:sz w:val="24"/>
        </w:rPr>
        <w:t xml:space="preserve">Pseudocode does </w:t>
      </w:r>
      <w:r w:rsidRPr="009A3944">
        <w:rPr>
          <w:rFonts w:ascii="Times New Roman" w:hAnsi="Times New Roman" w:cs="Times New Roman"/>
          <w:i/>
          <w:sz w:val="24"/>
        </w:rPr>
        <w:t>not</w:t>
      </w:r>
      <w:r w:rsidRPr="009A3944">
        <w:rPr>
          <w:rFonts w:ascii="Times New Roman" w:hAnsi="Times New Roman" w:cs="Times New Roman"/>
          <w:sz w:val="24"/>
        </w:rPr>
        <w:t xml:space="preserve"> include</w:t>
      </w:r>
      <w:r w:rsidRPr="009A3944">
        <w:rPr>
          <w:rStyle w:val="basetext"/>
          <w:rFonts w:cs="Times New Roman"/>
          <w:sz w:val="24"/>
        </w:rPr>
        <w:t>:</w:t>
      </w:r>
    </w:p>
    <w:p w:rsidR="00E80D28" w:rsidRPr="009A3944" w:rsidRDefault="00E80D28" w:rsidP="00E80D28">
      <w:pPr>
        <w:numPr>
          <w:ilvl w:val="0"/>
          <w:numId w:val="46"/>
        </w:numPr>
        <w:suppressAutoHyphens/>
        <w:rPr>
          <w:rStyle w:val="basetext"/>
          <w:rFonts w:cs="Times New Roman"/>
          <w:sz w:val="24"/>
        </w:rPr>
      </w:pPr>
      <w:r w:rsidRPr="009A3944">
        <w:rPr>
          <w:rStyle w:val="basetext"/>
          <w:rFonts w:cs="Times New Roman"/>
          <w:sz w:val="24"/>
        </w:rPr>
        <w:t>Declarations.</w:t>
      </w:r>
    </w:p>
    <w:p w:rsidR="00E80D28" w:rsidRPr="009A3944" w:rsidRDefault="00E80D28" w:rsidP="00E80D28">
      <w:pPr>
        <w:numPr>
          <w:ilvl w:val="0"/>
          <w:numId w:val="46"/>
        </w:numPr>
        <w:suppressAutoHyphens/>
        <w:rPr>
          <w:rStyle w:val="basetext"/>
          <w:rFonts w:cs="Times New Roman"/>
          <w:sz w:val="24"/>
        </w:rPr>
      </w:pPr>
      <w:r w:rsidRPr="009A3944">
        <w:rPr>
          <w:rStyle w:val="basetext"/>
          <w:rFonts w:cs="Times New Roman"/>
          <w:sz w:val="24"/>
        </w:rPr>
        <w:t>Input/output.</w:t>
      </w:r>
    </w:p>
    <w:p w:rsidR="00E80D28" w:rsidRPr="009A3944" w:rsidRDefault="00E80D28" w:rsidP="00E80D28">
      <w:pPr>
        <w:numPr>
          <w:ilvl w:val="0"/>
          <w:numId w:val="46"/>
        </w:numPr>
        <w:suppressAutoHyphens/>
        <w:rPr>
          <w:rStyle w:val="basetext"/>
          <w:rFonts w:cs="Times New Roman"/>
          <w:sz w:val="24"/>
        </w:rPr>
      </w:pPr>
      <w:r w:rsidRPr="009A3944">
        <w:rPr>
          <w:rStyle w:val="basetext"/>
          <w:rFonts w:cs="Times New Roman"/>
          <w:sz w:val="24"/>
        </w:rPr>
        <w:t>Algorithms.</w:t>
      </w:r>
    </w:p>
    <w:p w:rsidR="00E80D28" w:rsidRPr="009A3944" w:rsidRDefault="00E80D28" w:rsidP="00E80D28">
      <w:pPr>
        <w:numPr>
          <w:ilvl w:val="0"/>
          <w:numId w:val="46"/>
        </w:numPr>
        <w:suppressAutoHyphens/>
        <w:rPr>
          <w:rStyle w:val="basetext"/>
          <w:rFonts w:cs="Times New Roman"/>
          <w:sz w:val="24"/>
        </w:rPr>
      </w:pPr>
      <w:r w:rsidRPr="009A3944">
        <w:rPr>
          <w:rStyle w:val="basetext"/>
          <w:rFonts w:cs="Times New Roman"/>
          <w:sz w:val="24"/>
        </w:rPr>
        <w:t>Control structures.</w:t>
      </w:r>
    </w:p>
    <w:p w:rsidR="00E80D28" w:rsidRPr="009A3944" w:rsidRDefault="00E80D28" w:rsidP="00E80D28">
      <w:pPr>
        <w:pStyle w:val="Heading3"/>
      </w:pPr>
    </w:p>
    <w:p w:rsidR="00B50590" w:rsidRPr="009A3944" w:rsidRDefault="00B50590" w:rsidP="00E41039">
      <w:pPr>
        <w:rPr>
          <w:rFonts w:ascii="Times New Roman" w:hAnsi="Times New Roman" w:cs="Times New Roman"/>
          <w:b/>
          <w:sz w:val="24"/>
        </w:rPr>
      </w:pPr>
    </w:p>
    <w:p w:rsidR="00E80D28" w:rsidRPr="009A3944" w:rsidRDefault="00E80D28" w:rsidP="00E41039">
      <w:pPr>
        <w:rPr>
          <w:rFonts w:ascii="Times New Roman" w:hAnsi="Times New Roman" w:cs="Times New Roman"/>
          <w:b/>
          <w:sz w:val="24"/>
        </w:rPr>
      </w:pPr>
      <w:r w:rsidRPr="009A3944">
        <w:rPr>
          <w:rFonts w:ascii="Times New Roman" w:hAnsi="Times New Roman" w:cs="Times New Roman"/>
          <w:b/>
          <w:sz w:val="24"/>
        </w:rPr>
        <w:t>Control Structures</w:t>
      </w:r>
    </w:p>
    <w:p w:rsidR="00E80D28" w:rsidRPr="009A3944" w:rsidRDefault="00E80D28" w:rsidP="00E80D28">
      <w:pPr>
        <w:pStyle w:val="doctext"/>
      </w:pPr>
      <w:r w:rsidRPr="009A3944">
        <w:t xml:space="preserve">Normally, statements in a program execute one after the other in the order in which they are written. This is called </w:t>
      </w:r>
      <w:r w:rsidRPr="009A3944">
        <w:rPr>
          <w:b/>
          <w:bCs/>
        </w:rPr>
        <w:t>sequential execution</w:t>
      </w:r>
      <w:r w:rsidRPr="009A3944">
        <w:t xml:space="preserve">. Various C++ statements enable the programmer to specify that the next statement to execute may be other than the next one in sequence. This is called </w:t>
      </w:r>
      <w:r w:rsidRPr="009A3944">
        <w:rPr>
          <w:b/>
          <w:bCs/>
        </w:rPr>
        <w:t>transfer of control</w:t>
      </w:r>
      <w:r w:rsidRPr="009A3944">
        <w:t>.</w:t>
      </w:r>
    </w:p>
    <w:p w:rsidR="00E80D28" w:rsidRPr="009A3944" w:rsidRDefault="00E80D28" w:rsidP="00E80D28">
      <w:pPr>
        <w:pStyle w:val="doctext"/>
      </w:pPr>
      <w:r w:rsidRPr="009A3944">
        <w:t xml:space="preserve">All programs could be written in terms of only three </w:t>
      </w:r>
      <w:r w:rsidRPr="009A3944">
        <w:rPr>
          <w:rStyle w:val="docemphstrong"/>
        </w:rPr>
        <w:t>control structures</w:t>
      </w:r>
      <w:r w:rsidRPr="009A3944">
        <w:t xml:space="preserve">, namely, the </w:t>
      </w:r>
      <w:r w:rsidRPr="009A3944">
        <w:rPr>
          <w:rStyle w:val="docemphstrong"/>
        </w:rPr>
        <w:t>sequence structure</w:t>
      </w:r>
      <w:r w:rsidRPr="009A3944">
        <w:t xml:space="preserve">, the </w:t>
      </w:r>
      <w:r w:rsidRPr="009A3944">
        <w:rPr>
          <w:rStyle w:val="docemphstrong"/>
        </w:rPr>
        <w:t>selection structure</w:t>
      </w:r>
      <w:r w:rsidRPr="009A3944">
        <w:t xml:space="preserve"> and the </w:t>
      </w:r>
      <w:r w:rsidRPr="009A3944">
        <w:rPr>
          <w:rStyle w:val="docemphstrong"/>
        </w:rPr>
        <w:t>repetition structure</w:t>
      </w:r>
      <w:r w:rsidRPr="009A3944">
        <w:t>. The term "control structures" comes from the field of computer science.</w:t>
      </w:r>
    </w:p>
    <w:p w:rsidR="00E80D28" w:rsidRPr="009A3944" w:rsidRDefault="00E80D28" w:rsidP="00E41039">
      <w:pPr>
        <w:rPr>
          <w:rFonts w:ascii="Times New Roman" w:hAnsi="Times New Roman" w:cs="Times New Roman"/>
          <w:b/>
          <w:sz w:val="24"/>
        </w:rPr>
      </w:pPr>
      <w:r w:rsidRPr="009A3944">
        <w:rPr>
          <w:rFonts w:ascii="Times New Roman" w:hAnsi="Times New Roman" w:cs="Times New Roman"/>
          <w:b/>
          <w:sz w:val="24"/>
        </w:rPr>
        <w:t>Sequence Structure in C++</w:t>
      </w:r>
    </w:p>
    <w:p w:rsidR="00E80D28" w:rsidRPr="009A3944" w:rsidRDefault="00E80D28" w:rsidP="00E80D28">
      <w:pPr>
        <w:pStyle w:val="doctext"/>
      </w:pPr>
      <w:r w:rsidRPr="009A3944">
        <w:t xml:space="preserve">The sequence structure is built into C++. Unless directed otherwise, the computer executes C++ statements one after the other in the order in which they are written that is, in sequence. </w:t>
      </w:r>
    </w:p>
    <w:p w:rsidR="00E80D28" w:rsidRPr="009A3944" w:rsidRDefault="00E80D28" w:rsidP="00E80D28">
      <w:pPr>
        <w:pStyle w:val="doctext"/>
      </w:pPr>
      <w:r w:rsidRPr="009A3944">
        <w:t>In the above pseudocode we execute with statement 1 which is prompting the user to enter a integer, and then we execute the statement 2 which is get the input from the user and so on in an sequential order until we reach the end of the statements.</w:t>
      </w:r>
    </w:p>
    <w:p w:rsidR="00E80D28" w:rsidRPr="009A3944" w:rsidRDefault="00E80D28" w:rsidP="00E80D28">
      <w:pPr>
        <w:pStyle w:val="NormalWeb"/>
        <w:spacing w:before="0" w:beforeAutospacing="0" w:after="0" w:afterAutospacing="0"/>
      </w:pPr>
      <w:r w:rsidRPr="009A3944">
        <w:t>C++ allows us to have as many actions as we want in a sequence structure.</w:t>
      </w:r>
    </w:p>
    <w:p w:rsidR="00D80193" w:rsidRPr="009A3944" w:rsidRDefault="00D80193" w:rsidP="00E41039">
      <w:pPr>
        <w:rPr>
          <w:rFonts w:ascii="Times New Roman" w:hAnsi="Times New Roman" w:cs="Times New Roman"/>
          <w:b/>
          <w:sz w:val="24"/>
        </w:rPr>
      </w:pPr>
    </w:p>
    <w:p w:rsidR="00E80D28" w:rsidRPr="009A3944" w:rsidRDefault="00E80D28" w:rsidP="00E41039">
      <w:pPr>
        <w:rPr>
          <w:rFonts w:ascii="Times New Roman" w:hAnsi="Times New Roman" w:cs="Times New Roman"/>
          <w:b/>
          <w:sz w:val="24"/>
        </w:rPr>
      </w:pPr>
      <w:r w:rsidRPr="009A3944">
        <w:rPr>
          <w:rFonts w:ascii="Times New Roman" w:hAnsi="Times New Roman" w:cs="Times New Roman"/>
          <w:b/>
          <w:sz w:val="24"/>
        </w:rPr>
        <w:t>Selection Statements in C++</w:t>
      </w:r>
    </w:p>
    <w:p w:rsidR="00E80D28" w:rsidRPr="009A3944" w:rsidRDefault="00E80D28" w:rsidP="00E80D28">
      <w:pPr>
        <w:pStyle w:val="doctext"/>
      </w:pPr>
      <w:r w:rsidRPr="009A3944">
        <w:t>C++ provides three types of selection statements.</w:t>
      </w:r>
    </w:p>
    <w:p w:rsidR="00E80D28" w:rsidRPr="009A3944" w:rsidRDefault="00E80D28" w:rsidP="00E80D28">
      <w:pPr>
        <w:pStyle w:val="doctext"/>
      </w:pPr>
      <w:r w:rsidRPr="009A3944">
        <w:t xml:space="preserve">The </w:t>
      </w:r>
      <w:r w:rsidRPr="009A3944">
        <w:rPr>
          <w:rStyle w:val="HTMLTypewriter"/>
          <w:b/>
          <w:bCs/>
        </w:rPr>
        <w:t>if</w:t>
      </w:r>
      <w:r w:rsidRPr="009A3944">
        <w:t xml:space="preserve"> selection statement either performs (selects) an action if a condition (predicate) is true or skips the action if the condition is false. The </w:t>
      </w:r>
      <w:r w:rsidRPr="009A3944">
        <w:rPr>
          <w:rStyle w:val="HTMLTypewriter"/>
          <w:b/>
          <w:bCs/>
        </w:rPr>
        <w:t>if...else</w:t>
      </w:r>
      <w:r w:rsidRPr="009A3944">
        <w:rPr>
          <w:b/>
          <w:bCs/>
        </w:rPr>
        <w:t xml:space="preserve"> </w:t>
      </w:r>
      <w:r w:rsidRPr="009A3944">
        <w:t xml:space="preserve">selection statement performs an action if a condition is true or performs a different action if the condition is false. The </w:t>
      </w:r>
      <w:r w:rsidRPr="009A3944">
        <w:rPr>
          <w:rStyle w:val="HTMLTypewriter"/>
          <w:b/>
          <w:bCs/>
        </w:rPr>
        <w:t>switch</w:t>
      </w:r>
      <w:r w:rsidRPr="009A3944">
        <w:t xml:space="preserve"> selection statement performs one of many different actions, depending on the value of an integer expression.</w:t>
      </w:r>
    </w:p>
    <w:p w:rsidR="00E80D28" w:rsidRPr="009A3944" w:rsidRDefault="00E80D28" w:rsidP="00E80D28">
      <w:pPr>
        <w:pStyle w:val="doctext"/>
      </w:pPr>
      <w:r w:rsidRPr="009A3944">
        <w:t xml:space="preserve">The </w:t>
      </w:r>
      <w:r w:rsidRPr="009A3944">
        <w:rPr>
          <w:rStyle w:val="HTMLTypewriter"/>
        </w:rPr>
        <w:t>if</w:t>
      </w:r>
      <w:r w:rsidRPr="009A3944">
        <w:t xml:space="preserve"> selection statement is a </w:t>
      </w:r>
      <w:r w:rsidRPr="009A3944">
        <w:rPr>
          <w:b/>
          <w:bCs/>
        </w:rPr>
        <w:t>single-selection statement</w:t>
      </w:r>
      <w:r w:rsidRPr="009A3944">
        <w:t xml:space="preserve"> because it selects or ignores a single action (or, as we will soon see, a single group of actions). The </w:t>
      </w:r>
      <w:r w:rsidRPr="009A3944">
        <w:rPr>
          <w:rStyle w:val="HTMLTypewriter"/>
        </w:rPr>
        <w:t>if...else</w:t>
      </w:r>
      <w:r w:rsidRPr="009A3944">
        <w:t xml:space="preserve"> statement is called a </w:t>
      </w:r>
      <w:r w:rsidRPr="009A3944">
        <w:rPr>
          <w:b/>
          <w:bCs/>
        </w:rPr>
        <w:t>double-selection statement</w:t>
      </w:r>
      <w:r w:rsidRPr="009A3944">
        <w:t xml:space="preserve"> because it selects between two different actions (or groups of actions). The </w:t>
      </w:r>
      <w:r w:rsidRPr="009A3944">
        <w:rPr>
          <w:rStyle w:val="HTMLTypewriter"/>
        </w:rPr>
        <w:t>switch</w:t>
      </w:r>
      <w:r w:rsidRPr="009A3944">
        <w:t xml:space="preserve"> selection statement is called a </w:t>
      </w:r>
      <w:r w:rsidRPr="009A3944">
        <w:rPr>
          <w:b/>
          <w:bCs/>
        </w:rPr>
        <w:t>multiple-selection statement</w:t>
      </w:r>
      <w:r w:rsidRPr="009A3944">
        <w:t xml:space="preserve"> because it selects among many different actions (or groups of actions).</w:t>
      </w:r>
    </w:p>
    <w:p w:rsidR="00EE664D" w:rsidRPr="009A3944" w:rsidRDefault="00EE664D" w:rsidP="00E41039">
      <w:pPr>
        <w:rPr>
          <w:rFonts w:ascii="Times New Roman" w:hAnsi="Times New Roman" w:cs="Times New Roman"/>
          <w:b/>
          <w:sz w:val="24"/>
        </w:rPr>
      </w:pPr>
    </w:p>
    <w:p w:rsidR="00EE664D" w:rsidRPr="009A3944" w:rsidRDefault="00EE664D" w:rsidP="00E41039">
      <w:pPr>
        <w:rPr>
          <w:rFonts w:ascii="Times New Roman" w:hAnsi="Times New Roman" w:cs="Times New Roman"/>
          <w:b/>
          <w:sz w:val="24"/>
        </w:rPr>
      </w:pPr>
    </w:p>
    <w:p w:rsidR="00EE664D" w:rsidRPr="009A3944" w:rsidRDefault="00EE664D" w:rsidP="00E41039">
      <w:pPr>
        <w:rPr>
          <w:rFonts w:ascii="Times New Roman" w:hAnsi="Times New Roman" w:cs="Times New Roman"/>
          <w:b/>
          <w:sz w:val="24"/>
        </w:rPr>
      </w:pPr>
    </w:p>
    <w:p w:rsidR="00EE664D" w:rsidRPr="009A3944" w:rsidRDefault="00EE664D" w:rsidP="00E41039">
      <w:pPr>
        <w:rPr>
          <w:rFonts w:ascii="Times New Roman" w:hAnsi="Times New Roman" w:cs="Times New Roman"/>
          <w:b/>
          <w:sz w:val="24"/>
        </w:rPr>
      </w:pPr>
    </w:p>
    <w:p w:rsidR="00E80D28" w:rsidRPr="009A3944" w:rsidRDefault="00E80D28" w:rsidP="00E41039">
      <w:pPr>
        <w:rPr>
          <w:rFonts w:ascii="Times New Roman" w:hAnsi="Times New Roman" w:cs="Times New Roman"/>
          <w:b/>
          <w:sz w:val="24"/>
        </w:rPr>
      </w:pPr>
      <w:r w:rsidRPr="009A3944">
        <w:rPr>
          <w:rFonts w:ascii="Times New Roman" w:hAnsi="Times New Roman" w:cs="Times New Roman"/>
          <w:b/>
          <w:sz w:val="24"/>
        </w:rPr>
        <w:t>Repetition Statements in C++</w:t>
      </w:r>
    </w:p>
    <w:p w:rsidR="00E80D28" w:rsidRPr="009A3944" w:rsidRDefault="00E80D28" w:rsidP="00E80D28">
      <w:pPr>
        <w:pStyle w:val="doctext"/>
      </w:pPr>
      <w:r w:rsidRPr="009A3944">
        <w:t xml:space="preserve">C++ provides three types of repetition statements (also called </w:t>
      </w:r>
      <w:r w:rsidRPr="009A3944">
        <w:rPr>
          <w:b/>
          <w:bCs/>
        </w:rPr>
        <w:t>looping statements</w:t>
      </w:r>
      <w:r w:rsidRPr="009A3944">
        <w:t xml:space="preserve"> or </w:t>
      </w:r>
      <w:r w:rsidRPr="009A3944">
        <w:rPr>
          <w:rStyle w:val="docemphstrong"/>
        </w:rPr>
        <w:t>loops</w:t>
      </w:r>
      <w:r w:rsidRPr="009A3944">
        <w:t xml:space="preserve">) that enable programs to perform statements repeatedly as long as a condition (called the </w:t>
      </w:r>
      <w:r w:rsidRPr="009A3944">
        <w:rPr>
          <w:b/>
          <w:bCs/>
        </w:rPr>
        <w:t>loop-continuation condition</w:t>
      </w:r>
      <w:r w:rsidRPr="009A3944">
        <w:t xml:space="preserve">) remains true. The repetition statements are the </w:t>
      </w:r>
      <w:r w:rsidRPr="009A3944">
        <w:rPr>
          <w:rFonts w:ascii="Andale Mono" w:hAnsi="Andale Mono"/>
          <w:b/>
          <w:bCs/>
          <w:sz w:val="20"/>
          <w:szCs w:val="20"/>
        </w:rPr>
        <w:t>while</w:t>
      </w:r>
      <w:r w:rsidRPr="009A3944">
        <w:t xml:space="preserve">, </w:t>
      </w:r>
      <w:r w:rsidRPr="009A3944">
        <w:rPr>
          <w:rStyle w:val="docemphstrong"/>
          <w:rFonts w:ascii="Andale Mono" w:hAnsi="Andale Mono"/>
          <w:sz w:val="20"/>
          <w:szCs w:val="20"/>
        </w:rPr>
        <w:t>do...while</w:t>
      </w:r>
      <w:r w:rsidRPr="009A3944">
        <w:t xml:space="preserve"> and </w:t>
      </w:r>
      <w:r w:rsidRPr="009A3944">
        <w:rPr>
          <w:rStyle w:val="docemphstrong"/>
          <w:rFonts w:ascii="Andale Mono" w:hAnsi="Andale Mono"/>
          <w:sz w:val="20"/>
          <w:szCs w:val="20"/>
        </w:rPr>
        <w:t>for</w:t>
      </w:r>
      <w:r w:rsidRPr="009A3944">
        <w:t xml:space="preserve"> statements. </w:t>
      </w:r>
    </w:p>
    <w:p w:rsidR="00E80D28" w:rsidRPr="009A3944" w:rsidRDefault="00E80D28" w:rsidP="00E80D28">
      <w:pPr>
        <w:pStyle w:val="doctext"/>
      </w:pPr>
      <w:r w:rsidRPr="009A3944">
        <w:t xml:space="preserve">The </w:t>
      </w:r>
      <w:r w:rsidRPr="009A3944">
        <w:rPr>
          <w:rStyle w:val="HTMLTypewriter"/>
        </w:rPr>
        <w:t>while</w:t>
      </w:r>
      <w:r w:rsidRPr="009A3944">
        <w:t xml:space="preserve"> and </w:t>
      </w:r>
      <w:r w:rsidRPr="009A3944">
        <w:rPr>
          <w:rStyle w:val="HTMLTypewriter"/>
        </w:rPr>
        <w:t>for</w:t>
      </w:r>
      <w:r w:rsidRPr="009A3944">
        <w:t xml:space="preserve"> statements perform the action (or group of actions) in their bodies zero or more times if the loop-continuation condition is initially false, the action (or group of actions) will not execute. The </w:t>
      </w:r>
      <w:r w:rsidRPr="009A3944">
        <w:rPr>
          <w:rStyle w:val="HTMLTypewriter"/>
        </w:rPr>
        <w:t>do</w:t>
      </w:r>
      <w:r w:rsidRPr="009A3944">
        <w:t>...</w:t>
      </w:r>
      <w:r w:rsidRPr="009A3944">
        <w:rPr>
          <w:rStyle w:val="HTMLTypewriter"/>
        </w:rPr>
        <w:t>while</w:t>
      </w:r>
      <w:r w:rsidRPr="009A3944">
        <w:t xml:space="preserve"> statement performs the action (or group of actions) in its body at least once.</w:t>
      </w:r>
    </w:p>
    <w:p w:rsidR="00E80D28" w:rsidRPr="009A3944" w:rsidRDefault="00E80D28" w:rsidP="00E80D28">
      <w:pPr>
        <w:pStyle w:val="doctext"/>
      </w:pPr>
      <w:r w:rsidRPr="009A3944">
        <w:t xml:space="preserve">Each of the words </w:t>
      </w:r>
      <w:r w:rsidRPr="009A3944">
        <w:rPr>
          <w:rStyle w:val="HTMLTypewriter"/>
        </w:rPr>
        <w:t>if</w:t>
      </w:r>
      <w:r w:rsidRPr="009A3944">
        <w:t xml:space="preserve">, </w:t>
      </w:r>
      <w:r w:rsidRPr="009A3944">
        <w:rPr>
          <w:rStyle w:val="HTMLTypewriter"/>
        </w:rPr>
        <w:t>else</w:t>
      </w:r>
      <w:r w:rsidRPr="009A3944">
        <w:t xml:space="preserve">, </w:t>
      </w:r>
      <w:r w:rsidRPr="009A3944">
        <w:rPr>
          <w:rStyle w:val="HTMLTypewriter"/>
        </w:rPr>
        <w:t>switch</w:t>
      </w:r>
      <w:r w:rsidRPr="009A3944">
        <w:t xml:space="preserve">, </w:t>
      </w:r>
      <w:r w:rsidRPr="009A3944">
        <w:rPr>
          <w:rStyle w:val="HTMLTypewriter"/>
        </w:rPr>
        <w:t>while</w:t>
      </w:r>
      <w:r w:rsidRPr="009A3944">
        <w:t xml:space="preserve">, </w:t>
      </w:r>
      <w:r w:rsidRPr="009A3944">
        <w:rPr>
          <w:rStyle w:val="HTMLTypewriter"/>
        </w:rPr>
        <w:t>do</w:t>
      </w:r>
      <w:r w:rsidRPr="009A3944">
        <w:t xml:space="preserve"> and </w:t>
      </w:r>
      <w:r w:rsidRPr="009A3944">
        <w:rPr>
          <w:rStyle w:val="HTMLTypewriter"/>
        </w:rPr>
        <w:t>for</w:t>
      </w:r>
      <w:r w:rsidRPr="009A3944">
        <w:t xml:space="preserve"> is a C++ keyword. These words are reserved by the C++ programming language to implement various features, such as C++'s control statements. </w:t>
      </w:r>
      <w:r w:rsidRPr="009A3944">
        <w:rPr>
          <w:rStyle w:val="docemphroman"/>
        </w:rPr>
        <w:t>Keywords</w:t>
      </w:r>
      <w:r w:rsidRPr="009A3944">
        <w:t xml:space="preserve"> must not be used as identifiers, such as variable names. </w:t>
      </w:r>
    </w:p>
    <w:p w:rsidR="00E80D28" w:rsidRPr="009A3944" w:rsidRDefault="00E80D28" w:rsidP="00E80D28">
      <w:pPr>
        <w:pStyle w:val="doctext"/>
      </w:pPr>
      <w:r w:rsidRPr="009A3944">
        <w:t xml:space="preserve">NOTE: </w:t>
      </w:r>
      <w:r w:rsidRPr="009A3944">
        <w:rPr>
          <w:rStyle w:val="docemphasis"/>
        </w:rPr>
        <w:t>Using a keyword as an identifier is a syntax error</w:t>
      </w:r>
      <w:r w:rsidRPr="009A3944">
        <w:t>.</w:t>
      </w:r>
    </w:p>
    <w:p w:rsidR="00E80D28" w:rsidRPr="009A3944" w:rsidRDefault="00E80D28" w:rsidP="00E80D28">
      <w:pPr>
        <w:pStyle w:val="doctext"/>
      </w:pPr>
      <w:r w:rsidRPr="009A3944">
        <w:t xml:space="preserve">NOTE: </w:t>
      </w:r>
      <w:r w:rsidRPr="009A3944">
        <w:rPr>
          <w:rStyle w:val="docemphasis"/>
        </w:rPr>
        <w:t>Spelling a keyword with any uppercase letters is a syntax error. All of C++'s keywords contain only lowercase letters</w:t>
      </w:r>
      <w:r w:rsidRPr="009A3944">
        <w:t>.</w:t>
      </w:r>
    </w:p>
    <w:p w:rsidR="00E80D28" w:rsidRPr="009A3944" w:rsidRDefault="00E80D28" w:rsidP="00E80D28">
      <w:pPr>
        <w:pStyle w:val="Heading3"/>
      </w:pPr>
      <w:r w:rsidRPr="009A3944">
        <w:rPr>
          <w:rStyle w:val="HTMLTypewriter"/>
        </w:rPr>
        <w:t>if</w:t>
      </w:r>
      <w:r w:rsidRPr="009A3944">
        <w:t xml:space="preserve"> </w:t>
      </w:r>
      <w:r w:rsidRPr="009A3944">
        <w:rPr>
          <w:rFonts w:ascii="Times New Roman" w:hAnsi="Times New Roman" w:cs="Times New Roman"/>
          <w:szCs w:val="24"/>
        </w:rPr>
        <w:t>Selection Statement</w:t>
      </w:r>
    </w:p>
    <w:p w:rsidR="00E80D28" w:rsidRPr="009A3944" w:rsidRDefault="00E80D28" w:rsidP="00E80D28">
      <w:pPr>
        <w:pStyle w:val="doctext"/>
      </w:pPr>
      <w:r w:rsidRPr="009A3944">
        <w:t>Programs use selection statements to choose among alternative courses of action. For example, suppose the passing grade on an exam is 60. The pseudocode statement</w:t>
      </w:r>
    </w:p>
    <w:p w:rsidR="00E80D28" w:rsidRPr="009A3944" w:rsidRDefault="00E80D28" w:rsidP="00E80D28">
      <w:pPr>
        <w:pStyle w:val="HTMLPreformatted"/>
      </w:pPr>
      <w:r w:rsidRPr="009A3944">
        <w:rPr>
          <w:rStyle w:val="docemphasis"/>
        </w:rPr>
        <w:t>If student's grade is greater than or equal to 60</w:t>
      </w:r>
    </w:p>
    <w:p w:rsidR="00E80D28" w:rsidRPr="009A3944" w:rsidRDefault="00E80D28" w:rsidP="00E80D28">
      <w:pPr>
        <w:pStyle w:val="HTMLPreformatted"/>
      </w:pPr>
      <w:r w:rsidRPr="009A3944">
        <w:t xml:space="preserve">      </w:t>
      </w:r>
      <w:r w:rsidRPr="009A3944">
        <w:rPr>
          <w:rStyle w:val="docemphasis"/>
        </w:rPr>
        <w:t>Print "Passed"</w:t>
      </w:r>
    </w:p>
    <w:p w:rsidR="00E80D28" w:rsidRPr="009A3944" w:rsidRDefault="00E80D28" w:rsidP="00E80D28">
      <w:pPr>
        <w:pStyle w:val="doctext"/>
      </w:pPr>
      <w:r w:rsidRPr="009A3944">
        <w:t xml:space="preserve">determines whether the condition "student's grade is greater than or equal to 60" is </w:t>
      </w:r>
      <w:r w:rsidRPr="009A3944">
        <w:rPr>
          <w:rStyle w:val="HTMLTypewriter"/>
        </w:rPr>
        <w:t>true</w:t>
      </w:r>
      <w:r w:rsidRPr="009A3944">
        <w:t xml:space="preserve"> or </w:t>
      </w:r>
      <w:r w:rsidRPr="009A3944">
        <w:rPr>
          <w:rStyle w:val="HTMLTypewriter"/>
        </w:rPr>
        <w:t>false</w:t>
      </w:r>
      <w:r w:rsidRPr="009A3944">
        <w:t xml:space="preserve">. If the condition is </w:t>
      </w:r>
      <w:r w:rsidRPr="009A3944">
        <w:rPr>
          <w:rStyle w:val="HTMLTypewriter"/>
        </w:rPr>
        <w:t>true</w:t>
      </w:r>
      <w:r w:rsidRPr="009A3944">
        <w:t xml:space="preserve">, then "Passed" is printed and the next pseudocode statement in order is "performed" (remember that pseudocode is not a real programming language). If the condition is </w:t>
      </w:r>
      <w:r w:rsidRPr="009A3944">
        <w:rPr>
          <w:rStyle w:val="HTMLTypewriter"/>
        </w:rPr>
        <w:t>false</w:t>
      </w:r>
      <w:r w:rsidRPr="009A3944">
        <w:t>, the print statement is ignored and the next pseudocode statement in order is performed. Note that the second line of this selection statement is indented. Such indentation is optional, but it is recommended because it emphasizes the inherent structure of structured programs. When you convert your pseudocode into C++ code, the C++ compiler ignores white-space characters (like blanks, tabs and newlines) used for indentation and vertical spacing.</w:t>
      </w:r>
    </w:p>
    <w:p w:rsidR="00E80D28" w:rsidRPr="009A3944" w:rsidRDefault="00E80D28" w:rsidP="00E80D28">
      <w:pPr>
        <w:pStyle w:val="doctext"/>
        <w:rPr>
          <w:rStyle w:val="docemphasis"/>
        </w:rPr>
      </w:pPr>
      <w:r w:rsidRPr="009A3944">
        <w:rPr>
          <w:rStyle w:val="docemphasis"/>
        </w:rPr>
        <w:t>Consistently applying reasonable indentation conventions throughout your programs greatly improves program readability.</w:t>
      </w:r>
    </w:p>
    <w:p w:rsidR="00E80D28" w:rsidRPr="009A3944" w:rsidRDefault="00E80D28" w:rsidP="00E80D28">
      <w:pPr>
        <w:pStyle w:val="doctext"/>
      </w:pPr>
      <w:r w:rsidRPr="009A3944">
        <w:t xml:space="preserve">The preceding pseudocode </w:t>
      </w:r>
      <w:r w:rsidRPr="009A3944">
        <w:rPr>
          <w:rStyle w:val="docemphasis"/>
        </w:rPr>
        <w:t>If</w:t>
      </w:r>
      <w:r w:rsidRPr="009A3944">
        <w:t xml:space="preserve"> statement can be written in C++ as</w:t>
      </w:r>
    </w:p>
    <w:p w:rsidR="00E80D28" w:rsidRPr="009A3944" w:rsidRDefault="00E80D28" w:rsidP="00E80D28">
      <w:pPr>
        <w:pStyle w:val="HTMLPreformatted"/>
      </w:pPr>
      <w:r w:rsidRPr="009A3944">
        <w:t xml:space="preserve">   if ( grade &gt;= 60 )</w:t>
      </w:r>
    </w:p>
    <w:p w:rsidR="00E80D28" w:rsidRPr="009A3944" w:rsidRDefault="00E80D28" w:rsidP="00E80D28">
      <w:pPr>
        <w:pStyle w:val="HTMLPreformatted"/>
      </w:pPr>
      <w:r w:rsidRPr="009A3944">
        <w:t xml:space="preserve">      cout &lt;&lt; "Passed";</w:t>
      </w:r>
    </w:p>
    <w:p w:rsidR="00E80D28" w:rsidRPr="009A3944" w:rsidRDefault="00E80D28" w:rsidP="00E80D28">
      <w:pPr>
        <w:pStyle w:val="doctext"/>
      </w:pPr>
      <w:r w:rsidRPr="009A3944">
        <w:t>Notice that the C++ code corresponds closely to the pseudocode. This is one of the properties of pseudocode that makes it such a useful program development tool.</w:t>
      </w:r>
    </w:p>
    <w:p w:rsidR="00E80D28" w:rsidRPr="009A3944" w:rsidRDefault="00E80D28" w:rsidP="00E80D28">
      <w:pPr>
        <w:pStyle w:val="doctext"/>
      </w:pPr>
      <w:r w:rsidRPr="009A3944">
        <w:t xml:space="preserve">In C++, a decision can be based on any expression if the expression evaluates to zero, it is treated as false; if the expression evaluates to nonzero, it is treated as true. C++ provides the data type </w:t>
      </w:r>
      <w:r w:rsidRPr="009A3944">
        <w:rPr>
          <w:rFonts w:ascii="Andale Mono" w:hAnsi="Andale Mono"/>
          <w:b/>
          <w:bCs/>
          <w:sz w:val="20"/>
          <w:szCs w:val="20"/>
        </w:rPr>
        <w:t>bool</w:t>
      </w:r>
      <w:r w:rsidRPr="009A3944">
        <w:t xml:space="preserve"> for variables that can hold only the values </w:t>
      </w:r>
      <w:r w:rsidRPr="009A3944">
        <w:rPr>
          <w:rFonts w:ascii="Andale Mono" w:hAnsi="Andale Mono"/>
          <w:sz w:val="20"/>
          <w:szCs w:val="20"/>
        </w:rPr>
        <w:t>true</w:t>
      </w:r>
      <w:r w:rsidRPr="009A3944">
        <w:t xml:space="preserve"> and </w:t>
      </w:r>
      <w:r w:rsidRPr="009A3944">
        <w:rPr>
          <w:rFonts w:ascii="Andale Mono" w:hAnsi="Andale Mono"/>
          <w:sz w:val="20"/>
          <w:szCs w:val="20"/>
        </w:rPr>
        <w:t xml:space="preserve">false </w:t>
      </w:r>
      <w:r w:rsidRPr="009A3944">
        <w:t xml:space="preserve">each of these is a C++ keyword. </w:t>
      </w:r>
    </w:p>
    <w:p w:rsidR="00E80D28" w:rsidRPr="009A3944" w:rsidRDefault="00E80D28" w:rsidP="00E80D28">
      <w:pPr>
        <w:pStyle w:val="Heading3"/>
      </w:pPr>
      <w:r w:rsidRPr="009A3944">
        <w:rPr>
          <w:rStyle w:val="HTMLTypewriter"/>
        </w:rPr>
        <w:t>if...else</w:t>
      </w:r>
      <w:r w:rsidRPr="009A3944">
        <w:t xml:space="preserve"> </w:t>
      </w:r>
      <w:r w:rsidRPr="009A3944">
        <w:rPr>
          <w:rFonts w:ascii="Times New Roman" w:hAnsi="Times New Roman" w:cs="Times New Roman"/>
          <w:szCs w:val="24"/>
        </w:rPr>
        <w:t>Double-Selection Statement</w:t>
      </w:r>
    </w:p>
    <w:p w:rsidR="00E80D28" w:rsidRPr="009A3944" w:rsidRDefault="00E80D28" w:rsidP="00E80D28">
      <w:pPr>
        <w:pStyle w:val="doctext"/>
      </w:pPr>
      <w:r w:rsidRPr="009A3944">
        <w:t xml:space="preserve">The </w:t>
      </w:r>
      <w:r w:rsidRPr="009A3944">
        <w:rPr>
          <w:rStyle w:val="HTMLTypewriter"/>
        </w:rPr>
        <w:t>if</w:t>
      </w:r>
      <w:r w:rsidRPr="009A3944">
        <w:t xml:space="preserve"> single-selection statement performs an indicated action only when the condition is </w:t>
      </w:r>
      <w:r w:rsidRPr="009A3944">
        <w:rPr>
          <w:rStyle w:val="HTMLTypewriter"/>
        </w:rPr>
        <w:t>True</w:t>
      </w:r>
      <w:r w:rsidRPr="009A3944">
        <w:t xml:space="preserve">; otherwise the action is skipped. The </w:t>
      </w:r>
      <w:r w:rsidRPr="009A3944">
        <w:rPr>
          <w:rStyle w:val="HTMLTypewriter"/>
        </w:rPr>
        <w:t>if...else</w:t>
      </w:r>
      <w:r w:rsidRPr="009A3944">
        <w:t xml:space="preserve"> double-selection statement allows the programmer to specify an action to perform when the condition is true and a different action to perform when the condition is </w:t>
      </w:r>
      <w:r w:rsidRPr="009A3944">
        <w:rPr>
          <w:rStyle w:val="HTMLTypewriter"/>
        </w:rPr>
        <w:t>false</w:t>
      </w:r>
      <w:r w:rsidRPr="009A3944">
        <w:t>. For example, the pseudocode statement</w:t>
      </w:r>
    </w:p>
    <w:p w:rsidR="00E80D28" w:rsidRPr="009A3944" w:rsidRDefault="00E80D28" w:rsidP="00E80D28">
      <w:pPr>
        <w:pStyle w:val="HTMLPreformatted"/>
      </w:pPr>
      <w:r w:rsidRPr="009A3944">
        <w:rPr>
          <w:rStyle w:val="docemphasis"/>
        </w:rPr>
        <w:t>If student's grade is greater than or equal to 60</w:t>
      </w:r>
    </w:p>
    <w:p w:rsidR="00E80D28" w:rsidRPr="009A3944" w:rsidRDefault="00E80D28" w:rsidP="00E80D28">
      <w:pPr>
        <w:pStyle w:val="HTMLPreformatted"/>
      </w:pPr>
      <w:r w:rsidRPr="009A3944">
        <w:rPr>
          <w:rStyle w:val="docemphasis"/>
        </w:rPr>
        <w:tab/>
        <w:t>Print "Passed"</w:t>
      </w:r>
    </w:p>
    <w:p w:rsidR="00E80D28" w:rsidRPr="009A3944" w:rsidRDefault="00E80D28" w:rsidP="00E80D28">
      <w:pPr>
        <w:pStyle w:val="HTMLPreformatted"/>
      </w:pPr>
      <w:r w:rsidRPr="009A3944">
        <w:rPr>
          <w:rStyle w:val="docemphasis"/>
        </w:rPr>
        <w:t>Else</w:t>
      </w:r>
    </w:p>
    <w:p w:rsidR="00E80D28" w:rsidRPr="009A3944" w:rsidRDefault="00E80D28" w:rsidP="00E80D28">
      <w:pPr>
        <w:pStyle w:val="HTMLPreformatted"/>
      </w:pPr>
      <w:r w:rsidRPr="009A3944">
        <w:t xml:space="preserve">        </w:t>
      </w:r>
      <w:r w:rsidRPr="009A3944">
        <w:rPr>
          <w:rStyle w:val="docemphasis"/>
        </w:rPr>
        <w:t>Print "Failed"</w:t>
      </w:r>
    </w:p>
    <w:p w:rsidR="00E80D28" w:rsidRPr="009A3944" w:rsidRDefault="00E80D28" w:rsidP="00E80D28">
      <w:pPr>
        <w:pStyle w:val="doctext"/>
      </w:pPr>
      <w:r w:rsidRPr="009A3944">
        <w:t>prints "Passed" if the student's grade is greater than or equal to 60, but prints "Failed" if the student's grade is less than 60. In either case, after printing occurs, the next pseudocode statement in sequence is "performed."</w:t>
      </w:r>
    </w:p>
    <w:p w:rsidR="00E80D28" w:rsidRPr="009A3944" w:rsidRDefault="00E80D28" w:rsidP="00E80D28">
      <w:pPr>
        <w:pStyle w:val="doctext"/>
      </w:pPr>
      <w:r w:rsidRPr="009A3944">
        <w:t xml:space="preserve">The preceding pseudocode </w:t>
      </w:r>
      <w:r w:rsidRPr="009A3944">
        <w:rPr>
          <w:rStyle w:val="docemphasis"/>
        </w:rPr>
        <w:t>If</w:t>
      </w:r>
      <w:r w:rsidRPr="009A3944">
        <w:t>...</w:t>
      </w:r>
      <w:r w:rsidRPr="009A3944">
        <w:rPr>
          <w:rStyle w:val="docemphasis"/>
        </w:rPr>
        <w:t>Else</w:t>
      </w:r>
      <w:r w:rsidRPr="009A3944">
        <w:t xml:space="preserve"> statement can be written in C++ as</w:t>
      </w:r>
    </w:p>
    <w:p w:rsidR="00E80D28" w:rsidRPr="009A3944" w:rsidRDefault="00E80D28" w:rsidP="00E80D28">
      <w:pPr>
        <w:pStyle w:val="HTMLPreformatted"/>
      </w:pPr>
      <w:r w:rsidRPr="009A3944">
        <w:t>if ( grade &gt;= 60 )</w:t>
      </w:r>
    </w:p>
    <w:p w:rsidR="00E80D28" w:rsidRPr="009A3944" w:rsidRDefault="00E80D28" w:rsidP="00E80D28">
      <w:pPr>
        <w:pStyle w:val="HTMLPreformatted"/>
      </w:pPr>
      <w:r w:rsidRPr="009A3944">
        <w:t xml:space="preserve">   cout &lt;&lt; "Passed";</w:t>
      </w:r>
    </w:p>
    <w:p w:rsidR="00E80D28" w:rsidRPr="009A3944" w:rsidRDefault="00E80D28" w:rsidP="00E80D28">
      <w:pPr>
        <w:pStyle w:val="HTMLPreformatted"/>
      </w:pPr>
      <w:r w:rsidRPr="009A3944">
        <w:t>else</w:t>
      </w:r>
    </w:p>
    <w:p w:rsidR="00E80D28" w:rsidRPr="009A3944" w:rsidRDefault="00E80D28" w:rsidP="00E80D28">
      <w:pPr>
        <w:pStyle w:val="HTMLPreformatted"/>
      </w:pPr>
      <w:r w:rsidRPr="009A3944">
        <w:t xml:space="preserve">   cout &lt;&lt; "Failed";</w:t>
      </w:r>
    </w:p>
    <w:p w:rsidR="00E80D28" w:rsidRPr="009A3944" w:rsidRDefault="00E80D28" w:rsidP="00E80D28">
      <w:pPr>
        <w:pStyle w:val="doctext"/>
      </w:pPr>
      <w:r w:rsidRPr="009A3944">
        <w:t xml:space="preserve">Note that the body of the </w:t>
      </w:r>
      <w:r w:rsidRPr="009A3944">
        <w:rPr>
          <w:rStyle w:val="HTMLTypewriter"/>
        </w:rPr>
        <w:t>else</w:t>
      </w:r>
      <w:r w:rsidRPr="009A3944">
        <w:t xml:space="preserve"> is also indented. Whatever indentation convention you choose should be applied consistently throughout your programs. It is difficult to read programs that do not obey uniform spacing conventions.</w:t>
      </w:r>
    </w:p>
    <w:p w:rsidR="00E80D28" w:rsidRPr="009A3944" w:rsidRDefault="00E80D28" w:rsidP="00E80D28">
      <w:pPr>
        <w:pStyle w:val="Heading4"/>
        <w:rPr>
          <w:rFonts w:ascii="Times New Roman" w:hAnsi="Times New Roman" w:cs="Times New Roman"/>
          <w:bCs/>
          <w:i w:val="0"/>
        </w:rPr>
      </w:pPr>
      <w:r w:rsidRPr="009A3944">
        <w:rPr>
          <w:rFonts w:ascii="Times New Roman" w:hAnsi="Times New Roman" w:cs="Times New Roman"/>
          <w:bCs/>
          <w:i w:val="0"/>
        </w:rPr>
        <w:t>Conditional Operator (?:)</w:t>
      </w:r>
    </w:p>
    <w:p w:rsidR="00E80D28" w:rsidRPr="009A3944" w:rsidRDefault="00E80D28" w:rsidP="00E80D28">
      <w:pPr>
        <w:pStyle w:val="doctext"/>
      </w:pPr>
      <w:r w:rsidRPr="009A3944">
        <w:t xml:space="preserve">C++ provides the </w:t>
      </w:r>
      <w:r w:rsidRPr="009A3944">
        <w:rPr>
          <w:b/>
          <w:bCs/>
        </w:rPr>
        <w:t>conditional operator (?:)</w:t>
      </w:r>
      <w:r w:rsidRPr="009A3944">
        <w:t xml:space="preserve">, which is closely related to the </w:t>
      </w:r>
      <w:r w:rsidRPr="009A3944">
        <w:rPr>
          <w:rStyle w:val="HTMLTypewriter"/>
        </w:rPr>
        <w:t>if...else</w:t>
      </w:r>
      <w:r w:rsidRPr="009A3944">
        <w:t xml:space="preserve"> statement. The conditional operator is C++'s only </w:t>
      </w:r>
      <w:r w:rsidRPr="009A3944">
        <w:rPr>
          <w:b/>
          <w:bCs/>
        </w:rPr>
        <w:t xml:space="preserve">ternary operator </w:t>
      </w:r>
      <w:r w:rsidRPr="009A3944">
        <w:t xml:space="preserve">it takes three operands. The </w:t>
      </w:r>
      <w:r w:rsidRPr="009A3944">
        <w:rPr>
          <w:rStyle w:val="docemphroman"/>
        </w:rPr>
        <w:t>operands</w:t>
      </w:r>
      <w:r w:rsidRPr="009A3944">
        <w:t xml:space="preserve">, together with the conditional operator, form a </w:t>
      </w:r>
      <w:r w:rsidRPr="009A3944">
        <w:rPr>
          <w:b/>
          <w:bCs/>
        </w:rPr>
        <w:t>conditional expression</w:t>
      </w:r>
      <w:r w:rsidRPr="009A3944">
        <w:t xml:space="preserve">. The first operand is a condition, the second operand is the value for the entire conditional expression if the condition is </w:t>
      </w:r>
      <w:r w:rsidRPr="009A3944">
        <w:rPr>
          <w:rStyle w:val="HTMLTypewriter"/>
        </w:rPr>
        <w:t>True</w:t>
      </w:r>
      <w:r w:rsidRPr="009A3944">
        <w:t xml:space="preserve"> and the third operand is the value for the entire conditional expression if the condition is </w:t>
      </w:r>
      <w:r w:rsidRPr="009A3944">
        <w:rPr>
          <w:rStyle w:val="HTMLTypewriter"/>
        </w:rPr>
        <w:t>false</w:t>
      </w:r>
      <w:r w:rsidRPr="009A3944">
        <w:t>. For example, the output statement</w:t>
      </w:r>
    </w:p>
    <w:p w:rsidR="00E80D28" w:rsidRPr="009A3944" w:rsidRDefault="00E80D28" w:rsidP="00E80D28">
      <w:pPr>
        <w:pStyle w:val="HTMLPreformatted"/>
      </w:pPr>
      <w:r w:rsidRPr="009A3944">
        <w:t>cout &lt;&lt; ( grade &gt;= 60 ? "Passed" : "Failed" );</w:t>
      </w:r>
    </w:p>
    <w:p w:rsidR="00E80D28" w:rsidRPr="009A3944" w:rsidRDefault="00E80D28" w:rsidP="00E80D28">
      <w:pPr>
        <w:pStyle w:val="doctext"/>
      </w:pPr>
      <w:r w:rsidRPr="009A3944">
        <w:t xml:space="preserve">contains a conditional expression, </w:t>
      </w:r>
      <w:r w:rsidRPr="009A3944">
        <w:rPr>
          <w:rStyle w:val="HTMLTypewriter"/>
        </w:rPr>
        <w:t>grade &gt;= 60 ? "Passed" : "Failed"</w:t>
      </w:r>
      <w:r w:rsidRPr="009A3944">
        <w:t xml:space="preserve">, that evaluates to the string </w:t>
      </w:r>
      <w:r w:rsidRPr="009A3944">
        <w:rPr>
          <w:rStyle w:val="HTMLTypewriter"/>
        </w:rPr>
        <w:t>"Passed"</w:t>
      </w:r>
      <w:r w:rsidRPr="009A3944">
        <w:t xml:space="preserve"> if the condition </w:t>
      </w:r>
      <w:r w:rsidRPr="009A3944">
        <w:rPr>
          <w:rStyle w:val="HTMLTypewriter"/>
        </w:rPr>
        <w:t>grade &gt;= 60</w:t>
      </w:r>
      <w:r w:rsidRPr="009A3944">
        <w:t xml:space="preserve"> is </w:t>
      </w:r>
      <w:r w:rsidRPr="009A3944">
        <w:rPr>
          <w:rStyle w:val="HTMLTypewriter"/>
        </w:rPr>
        <w:t>True</w:t>
      </w:r>
      <w:r w:rsidRPr="009A3944">
        <w:t xml:space="preserve">, but evaluates to the string </w:t>
      </w:r>
      <w:r w:rsidRPr="009A3944">
        <w:rPr>
          <w:rStyle w:val="HTMLTypewriter"/>
        </w:rPr>
        <w:t>"Failed"</w:t>
      </w:r>
      <w:r w:rsidRPr="009A3944">
        <w:t xml:space="preserve"> if the condition is </w:t>
      </w:r>
      <w:r w:rsidRPr="009A3944">
        <w:rPr>
          <w:rStyle w:val="HTMLTypewriter"/>
        </w:rPr>
        <w:t>false</w:t>
      </w:r>
      <w:r w:rsidRPr="009A3944">
        <w:t xml:space="preserve">. Thus, the statement with the conditional operator performs essentially the same as the preceding </w:t>
      </w:r>
      <w:r w:rsidRPr="009A3944">
        <w:rPr>
          <w:rStyle w:val="HTMLTypewriter"/>
        </w:rPr>
        <w:t>if...else</w:t>
      </w:r>
      <w:r w:rsidRPr="009A3944">
        <w:t xml:space="preserve"> statement. As we will see, the precedence of the conditional operator is low, so the parentheses in the preceding expression are required.</w:t>
      </w:r>
    </w:p>
    <w:p w:rsidR="00E80D28" w:rsidRPr="009A3944" w:rsidRDefault="00E80D28" w:rsidP="00E80D28">
      <w:pPr>
        <w:pStyle w:val="doctext"/>
      </w:pPr>
      <w:r w:rsidRPr="009A3944">
        <w:t xml:space="preserve">The preceding conditional expression is read, "If </w:t>
      </w:r>
      <w:r w:rsidRPr="009A3944">
        <w:rPr>
          <w:rStyle w:val="HTMLTypewriter"/>
        </w:rPr>
        <w:t>grade</w:t>
      </w:r>
      <w:r w:rsidRPr="009A3944">
        <w:t xml:space="preserve"> is greater than or equal to </w:t>
      </w:r>
      <w:r w:rsidRPr="009A3944">
        <w:rPr>
          <w:rStyle w:val="HTMLTypewriter"/>
        </w:rPr>
        <w:t>60</w:t>
      </w:r>
      <w:r w:rsidRPr="009A3944">
        <w:t xml:space="preserve">, then </w:t>
      </w:r>
      <w:r w:rsidRPr="009A3944">
        <w:rPr>
          <w:rStyle w:val="HTMLTypewriter"/>
        </w:rPr>
        <w:t>cout &lt;&lt; "Passed"</w:t>
      </w:r>
      <w:r w:rsidRPr="009A3944">
        <w:t xml:space="preserve">; otherwise, </w:t>
      </w:r>
      <w:r w:rsidRPr="009A3944">
        <w:rPr>
          <w:rStyle w:val="HTMLTypewriter"/>
        </w:rPr>
        <w:t>cout &lt;&lt; "Failed"</w:t>
      </w:r>
      <w:r w:rsidRPr="009A3944">
        <w:t xml:space="preserve">." This, too, is comparable to the preceding </w:t>
      </w:r>
      <w:r w:rsidRPr="009A3944">
        <w:rPr>
          <w:rStyle w:val="HTMLTypewriter"/>
        </w:rPr>
        <w:t>if...else</w:t>
      </w:r>
      <w:r w:rsidRPr="009A3944">
        <w:t xml:space="preserve"> statement. Conditional expressions can appear in some program locations where </w:t>
      </w:r>
      <w:r w:rsidRPr="009A3944">
        <w:rPr>
          <w:rStyle w:val="HTMLTypewriter"/>
        </w:rPr>
        <w:t>if</w:t>
      </w:r>
      <w:r w:rsidRPr="009A3944">
        <w:t>...</w:t>
      </w:r>
      <w:r w:rsidRPr="009A3944">
        <w:rPr>
          <w:rStyle w:val="HTMLTypewriter"/>
        </w:rPr>
        <w:t>else</w:t>
      </w:r>
      <w:r w:rsidRPr="009A3944">
        <w:t xml:space="preserve"> statements cannot.</w:t>
      </w:r>
    </w:p>
    <w:p w:rsidR="00E80D28" w:rsidRPr="009A3944" w:rsidRDefault="00E80D28" w:rsidP="00E80D28">
      <w:pPr>
        <w:pStyle w:val="Heading4"/>
      </w:pPr>
      <w:r w:rsidRPr="009A3944">
        <w:rPr>
          <w:rFonts w:ascii="Times New Roman" w:hAnsi="Times New Roman" w:cs="Times New Roman"/>
          <w:bCs/>
          <w:i w:val="0"/>
        </w:rPr>
        <w:t>Nested</w:t>
      </w:r>
      <w:r w:rsidRPr="009A3944">
        <w:t xml:space="preserve"> </w:t>
      </w:r>
      <w:r w:rsidRPr="009A3944">
        <w:rPr>
          <w:rStyle w:val="HTMLTypewriter"/>
        </w:rPr>
        <w:t>if...else</w:t>
      </w:r>
      <w:r w:rsidRPr="009A3944">
        <w:t xml:space="preserve"> </w:t>
      </w:r>
      <w:r w:rsidRPr="009A3944">
        <w:rPr>
          <w:rFonts w:ascii="Times New Roman" w:hAnsi="Times New Roman" w:cs="Times New Roman"/>
          <w:bCs/>
          <w:i w:val="0"/>
        </w:rPr>
        <w:t>Statements</w:t>
      </w:r>
    </w:p>
    <w:p w:rsidR="00E80D28" w:rsidRPr="009A3944" w:rsidRDefault="00E80D28" w:rsidP="00E80D28">
      <w:pPr>
        <w:pStyle w:val="doctext"/>
      </w:pPr>
      <w:r w:rsidRPr="009A3944">
        <w:t xml:space="preserve">Nested </w:t>
      </w:r>
      <w:r w:rsidRPr="009A3944">
        <w:rPr>
          <w:rFonts w:ascii="Andale Mono" w:hAnsi="Andale Mono"/>
          <w:b/>
          <w:bCs/>
          <w:sz w:val="20"/>
          <w:szCs w:val="20"/>
        </w:rPr>
        <w:t>if...else</w:t>
      </w:r>
      <w:r w:rsidRPr="009A3944">
        <w:t xml:space="preserve"> </w:t>
      </w:r>
      <w:r w:rsidRPr="009A3944">
        <w:rPr>
          <w:rStyle w:val="docemphstrong"/>
        </w:rPr>
        <w:t>statements</w:t>
      </w:r>
      <w:r w:rsidRPr="009A3944">
        <w:t xml:space="preserve"> test for multiple cases by placing </w:t>
      </w:r>
      <w:r w:rsidRPr="009A3944">
        <w:rPr>
          <w:rStyle w:val="HTMLTypewriter"/>
        </w:rPr>
        <w:t>if...else</w:t>
      </w:r>
      <w:r w:rsidRPr="009A3944">
        <w:t xml:space="preserve"> selection statements inside other </w:t>
      </w:r>
      <w:r w:rsidRPr="009A3944">
        <w:rPr>
          <w:rStyle w:val="HTMLTypewriter"/>
        </w:rPr>
        <w:t>if...else</w:t>
      </w:r>
      <w:r w:rsidRPr="009A3944">
        <w:t xml:space="preserve"> selection statements. For example, the following pseudocode </w:t>
      </w:r>
      <w:r w:rsidRPr="009A3944">
        <w:rPr>
          <w:rStyle w:val="HTMLTypewriter"/>
        </w:rPr>
        <w:t>if...else</w:t>
      </w:r>
      <w:r w:rsidRPr="009A3944">
        <w:t xml:space="preserve"> statement prints </w:t>
      </w:r>
      <w:r w:rsidRPr="009A3944">
        <w:rPr>
          <w:rStyle w:val="HTMLTypewriter"/>
        </w:rPr>
        <w:t>A</w:t>
      </w:r>
      <w:r w:rsidRPr="009A3944">
        <w:t xml:space="preserve"> for exam grades greater than or equal to 90, </w:t>
      </w:r>
      <w:r w:rsidRPr="009A3944">
        <w:rPr>
          <w:rStyle w:val="HTMLTypewriter"/>
        </w:rPr>
        <w:t>B</w:t>
      </w:r>
      <w:r w:rsidRPr="009A3944">
        <w:t xml:space="preserve"> for grades in the range 80 to 89, </w:t>
      </w:r>
      <w:r w:rsidRPr="009A3944">
        <w:rPr>
          <w:rStyle w:val="HTMLTypewriter"/>
        </w:rPr>
        <w:t>C</w:t>
      </w:r>
      <w:r w:rsidRPr="009A3944">
        <w:t xml:space="preserve"> for grades in the range 70 to 79, </w:t>
      </w:r>
      <w:r w:rsidRPr="009A3944">
        <w:rPr>
          <w:rStyle w:val="HTMLTypewriter"/>
        </w:rPr>
        <w:t>D</w:t>
      </w:r>
      <w:r w:rsidRPr="009A3944">
        <w:t xml:space="preserve"> for grades in the range 60 to 69 and </w:t>
      </w:r>
      <w:r w:rsidRPr="009A3944">
        <w:rPr>
          <w:rStyle w:val="HTMLTypewriter"/>
        </w:rPr>
        <w:t>F</w:t>
      </w:r>
      <w:r w:rsidRPr="009A3944">
        <w:t xml:space="preserve"> for all other grades:</w:t>
      </w:r>
    </w:p>
    <w:p w:rsidR="00E80D28" w:rsidRPr="009A3944" w:rsidRDefault="00E80D28" w:rsidP="00E80D28">
      <w:pPr>
        <w:pStyle w:val="doctext"/>
      </w:pPr>
      <w:r w:rsidRPr="009A3944">
        <w:rPr>
          <w:rStyle w:val="docemphasis"/>
          <w:rFonts w:eastAsia="Courier New"/>
        </w:rPr>
        <w:t>If student's grade is greater than or equal to 90</w:t>
      </w:r>
      <w:r w:rsidRPr="009A3944">
        <w:br/>
        <w:t>     </w:t>
      </w:r>
      <w:r w:rsidRPr="009A3944">
        <w:rPr>
          <w:rStyle w:val="docemphasis"/>
          <w:rFonts w:eastAsia="Courier New"/>
        </w:rPr>
        <w:t>Print "A"</w:t>
      </w:r>
      <w:r w:rsidRPr="009A3944">
        <w:br/>
      </w:r>
      <w:r w:rsidRPr="009A3944">
        <w:rPr>
          <w:rStyle w:val="docemphasis"/>
          <w:rFonts w:eastAsia="Courier New"/>
        </w:rPr>
        <w:t>Else</w:t>
      </w:r>
      <w:r w:rsidRPr="009A3944">
        <w:br/>
        <w:t>     </w:t>
      </w:r>
      <w:r w:rsidRPr="009A3944">
        <w:rPr>
          <w:rStyle w:val="docemphasis"/>
          <w:rFonts w:eastAsia="Courier New"/>
        </w:rPr>
        <w:t>If student's grade is greater than or equal to 80</w:t>
      </w:r>
      <w:r w:rsidRPr="009A3944">
        <w:br/>
        <w:t>         </w:t>
      </w:r>
      <w:r w:rsidRPr="009A3944">
        <w:rPr>
          <w:rStyle w:val="docemphasis"/>
          <w:rFonts w:eastAsia="Courier New"/>
        </w:rPr>
        <w:t>Print "B"</w:t>
      </w:r>
      <w:r w:rsidRPr="009A3944">
        <w:br/>
        <w:t>     </w:t>
      </w:r>
      <w:r w:rsidRPr="009A3944">
        <w:rPr>
          <w:rStyle w:val="docemphasis"/>
          <w:rFonts w:eastAsia="Courier New"/>
        </w:rPr>
        <w:t>Else</w:t>
      </w:r>
      <w:r w:rsidRPr="009A3944">
        <w:br/>
        <w:t>        </w:t>
      </w:r>
      <w:r w:rsidRPr="009A3944">
        <w:rPr>
          <w:rStyle w:val="docemphasis"/>
          <w:rFonts w:eastAsia="Courier New"/>
        </w:rPr>
        <w:t>If student's grade is greater than or equal to 70</w:t>
      </w:r>
      <w:r w:rsidRPr="009A3944">
        <w:br/>
        <w:t>            </w:t>
      </w:r>
      <w:r w:rsidRPr="009A3944">
        <w:rPr>
          <w:rStyle w:val="docemphasis"/>
          <w:rFonts w:eastAsia="Courier New"/>
        </w:rPr>
        <w:t>Print "C"</w:t>
      </w:r>
      <w:r w:rsidRPr="009A3944">
        <w:br/>
        <w:t>        </w:t>
      </w:r>
      <w:r w:rsidRPr="009A3944">
        <w:rPr>
          <w:rStyle w:val="docemphasis"/>
          <w:rFonts w:eastAsia="Courier New"/>
        </w:rPr>
        <w:t>Else</w:t>
      </w:r>
      <w:r w:rsidRPr="009A3944">
        <w:br/>
        <w:t>            </w:t>
      </w:r>
      <w:r w:rsidRPr="009A3944">
        <w:rPr>
          <w:rStyle w:val="docemphasis"/>
          <w:rFonts w:eastAsia="Courier New"/>
        </w:rPr>
        <w:t>If student's grade is greater than or equal to 60</w:t>
      </w:r>
      <w:r w:rsidRPr="009A3944">
        <w:br/>
        <w:t>                   </w:t>
      </w:r>
      <w:r w:rsidRPr="009A3944">
        <w:rPr>
          <w:rStyle w:val="docemphasis"/>
          <w:rFonts w:eastAsia="Courier New"/>
        </w:rPr>
        <w:t>Print "D"</w:t>
      </w:r>
      <w:r w:rsidRPr="009A3944">
        <w:br/>
        <w:t>            </w:t>
      </w:r>
      <w:r w:rsidRPr="009A3944">
        <w:rPr>
          <w:rStyle w:val="docemphasis"/>
          <w:rFonts w:eastAsia="Courier New"/>
        </w:rPr>
        <w:t>Else</w:t>
      </w:r>
      <w:r w:rsidRPr="009A3944">
        <w:br/>
        <w:t>                   </w:t>
      </w:r>
      <w:r w:rsidRPr="009A3944">
        <w:rPr>
          <w:rStyle w:val="docemphasis"/>
          <w:rFonts w:eastAsia="Courier New"/>
        </w:rPr>
        <w:t>Print "F"</w:t>
      </w:r>
    </w:p>
    <w:p w:rsidR="00E80D28" w:rsidRPr="009A3944" w:rsidRDefault="00E80D28" w:rsidP="00E80D28">
      <w:pPr>
        <w:pStyle w:val="doctext"/>
      </w:pPr>
      <w:r w:rsidRPr="009A3944">
        <w:t>This pseudocode can be written in C++ as</w:t>
      </w:r>
    </w:p>
    <w:p w:rsidR="00E80D28" w:rsidRPr="009A3944" w:rsidRDefault="00E80D28" w:rsidP="00E80D28">
      <w:pPr>
        <w:pStyle w:val="HTMLPreformatted"/>
      </w:pPr>
      <w:r w:rsidRPr="009A3944">
        <w:t>if ( studentGrade &gt;= 90 ) // 90 and above gets "A"</w:t>
      </w:r>
    </w:p>
    <w:p w:rsidR="00E80D28" w:rsidRPr="009A3944" w:rsidRDefault="00E80D28" w:rsidP="00E80D28">
      <w:pPr>
        <w:pStyle w:val="HTMLPreformatted"/>
      </w:pPr>
      <w:r w:rsidRPr="009A3944">
        <w:t xml:space="preserve">   cout &lt;&lt; "A";</w:t>
      </w:r>
    </w:p>
    <w:p w:rsidR="00E80D28" w:rsidRPr="009A3944" w:rsidRDefault="00E80D28" w:rsidP="00E80D28">
      <w:pPr>
        <w:pStyle w:val="HTMLPreformatted"/>
      </w:pPr>
      <w:r w:rsidRPr="009A3944">
        <w:t>else</w:t>
      </w:r>
    </w:p>
    <w:p w:rsidR="00E80D28" w:rsidRPr="009A3944" w:rsidRDefault="00E80D28" w:rsidP="00E80D28">
      <w:pPr>
        <w:pStyle w:val="HTMLPreformatted"/>
      </w:pPr>
      <w:r w:rsidRPr="009A3944">
        <w:t xml:space="preserve">   if ( studentGrade &gt;= 80 ) // 80-89 gets "B"</w:t>
      </w:r>
    </w:p>
    <w:p w:rsidR="00E80D28" w:rsidRPr="009A3944" w:rsidRDefault="00E80D28" w:rsidP="00E80D28">
      <w:pPr>
        <w:pStyle w:val="HTMLPreformatted"/>
      </w:pPr>
      <w:r w:rsidRPr="009A3944">
        <w:t xml:space="preserve">      cout &lt;&lt; "B";</w:t>
      </w:r>
    </w:p>
    <w:p w:rsidR="00E80D28" w:rsidRPr="009A3944" w:rsidRDefault="00E80D28" w:rsidP="00E80D28">
      <w:pPr>
        <w:pStyle w:val="HTMLPreformatted"/>
      </w:pPr>
      <w:r w:rsidRPr="009A3944">
        <w:t xml:space="preserve">   else</w:t>
      </w:r>
    </w:p>
    <w:p w:rsidR="00E80D28" w:rsidRPr="009A3944" w:rsidRDefault="00E80D28" w:rsidP="00E80D28">
      <w:pPr>
        <w:pStyle w:val="HTMLPreformatted"/>
      </w:pPr>
      <w:r w:rsidRPr="009A3944">
        <w:t xml:space="preserve">      if ( studentGrade &gt;= 70 ) // 70-79 gets "C"</w:t>
      </w:r>
    </w:p>
    <w:p w:rsidR="00E80D28" w:rsidRPr="009A3944" w:rsidRDefault="00E80D28" w:rsidP="00E80D28">
      <w:pPr>
        <w:pStyle w:val="HTMLPreformatted"/>
      </w:pPr>
      <w:r w:rsidRPr="009A3944">
        <w:t xml:space="preserve">         cout &lt;&lt; "C";</w:t>
      </w:r>
    </w:p>
    <w:p w:rsidR="00E80D28" w:rsidRPr="009A3944" w:rsidRDefault="00E80D28" w:rsidP="00E80D28">
      <w:pPr>
        <w:pStyle w:val="HTMLPreformatted"/>
      </w:pPr>
      <w:r w:rsidRPr="009A3944">
        <w:t xml:space="preserve">      else</w:t>
      </w:r>
    </w:p>
    <w:p w:rsidR="00E80D28" w:rsidRPr="009A3944" w:rsidRDefault="00E80D28" w:rsidP="00E80D28">
      <w:pPr>
        <w:pStyle w:val="HTMLPreformatted"/>
      </w:pPr>
      <w:r w:rsidRPr="009A3944">
        <w:t xml:space="preserve">         if ( studentGrade &gt;= 60 ) // 60-69 gets "D"</w:t>
      </w:r>
    </w:p>
    <w:p w:rsidR="00E80D28" w:rsidRPr="009A3944" w:rsidRDefault="00E80D28" w:rsidP="00E80D28">
      <w:pPr>
        <w:pStyle w:val="HTMLPreformatted"/>
      </w:pPr>
      <w:r w:rsidRPr="009A3944">
        <w:t xml:space="preserve">            cout &lt;&lt; "D";</w:t>
      </w:r>
    </w:p>
    <w:p w:rsidR="00E80D28" w:rsidRPr="009A3944" w:rsidRDefault="00E80D28" w:rsidP="00E80D28">
      <w:pPr>
        <w:pStyle w:val="HTMLPreformatted"/>
      </w:pPr>
      <w:r w:rsidRPr="009A3944">
        <w:t xml:space="preserve">         else // less than 60 gets "F"</w:t>
      </w:r>
    </w:p>
    <w:p w:rsidR="00E80D28" w:rsidRPr="009A3944" w:rsidRDefault="00E80D28" w:rsidP="00E80D28">
      <w:pPr>
        <w:pStyle w:val="HTMLPreformatted"/>
      </w:pPr>
      <w:r w:rsidRPr="009A3944">
        <w:t xml:space="preserve">            cout &lt;&lt; "F";</w:t>
      </w:r>
    </w:p>
    <w:p w:rsidR="00E80D28" w:rsidRPr="009A3944" w:rsidRDefault="00E80D28" w:rsidP="00E80D28">
      <w:pPr>
        <w:pStyle w:val="doctext"/>
      </w:pPr>
      <w:r w:rsidRPr="009A3944">
        <w:t xml:space="preserve">If </w:t>
      </w:r>
      <w:r w:rsidRPr="009A3944">
        <w:rPr>
          <w:rStyle w:val="HTMLTypewriter"/>
        </w:rPr>
        <w:t>studentGrade</w:t>
      </w:r>
      <w:r w:rsidRPr="009A3944">
        <w:t xml:space="preserve"> is greater than or equal to 90, the first four conditions will be </w:t>
      </w:r>
      <w:r w:rsidRPr="009A3944">
        <w:rPr>
          <w:rStyle w:val="HTMLTypewriter"/>
        </w:rPr>
        <w:t>true</w:t>
      </w:r>
      <w:r w:rsidRPr="009A3944">
        <w:t xml:space="preserve">, but only the </w:t>
      </w:r>
      <w:r w:rsidRPr="009A3944">
        <w:rPr>
          <w:rStyle w:val="HTMLTypewriter"/>
        </w:rPr>
        <w:t>cout</w:t>
      </w:r>
      <w:r w:rsidRPr="009A3944">
        <w:t xml:space="preserve"> statement after the first test will execute. After that </w:t>
      </w:r>
      <w:r w:rsidRPr="009A3944">
        <w:rPr>
          <w:rStyle w:val="HTMLTypewriter"/>
        </w:rPr>
        <w:t>cout</w:t>
      </w:r>
      <w:r w:rsidRPr="009A3944">
        <w:t xml:space="preserve"> executes, the program skips the </w:t>
      </w:r>
      <w:r w:rsidRPr="009A3944">
        <w:rPr>
          <w:rStyle w:val="HTMLTypewriter"/>
        </w:rPr>
        <w:t>else</w:t>
      </w:r>
      <w:r w:rsidRPr="009A3944">
        <w:t xml:space="preserve">-part of the "outermost" </w:t>
      </w:r>
      <w:r w:rsidRPr="009A3944">
        <w:rPr>
          <w:rStyle w:val="HTMLTypewriter"/>
        </w:rPr>
        <w:t>if...else</w:t>
      </w:r>
      <w:r w:rsidRPr="009A3944">
        <w:t xml:space="preserve"> statement. Most C++ programmers prefer to write the preceding </w:t>
      </w:r>
      <w:r w:rsidRPr="009A3944">
        <w:rPr>
          <w:rStyle w:val="HTMLTypewriter"/>
        </w:rPr>
        <w:t>if...else</w:t>
      </w:r>
      <w:r w:rsidRPr="009A3944">
        <w:t xml:space="preserve"> statement as</w:t>
      </w:r>
    </w:p>
    <w:p w:rsidR="00E80D28" w:rsidRPr="009A3944" w:rsidRDefault="00E80D28" w:rsidP="00E80D28">
      <w:pPr>
        <w:pStyle w:val="HTMLPreformatted"/>
      </w:pPr>
      <w:r w:rsidRPr="009A3944">
        <w:t>if ( studentGrade &gt;= 90 ) // 90 and above gets "A"</w:t>
      </w:r>
    </w:p>
    <w:p w:rsidR="00E80D28" w:rsidRPr="009A3944" w:rsidRDefault="00E80D28" w:rsidP="00E80D28">
      <w:pPr>
        <w:pStyle w:val="HTMLPreformatted"/>
      </w:pPr>
      <w:r w:rsidRPr="009A3944">
        <w:t xml:space="preserve">   cout &lt;&lt; "A";</w:t>
      </w:r>
    </w:p>
    <w:p w:rsidR="00E80D28" w:rsidRPr="009A3944" w:rsidRDefault="00E80D28" w:rsidP="00E80D28">
      <w:pPr>
        <w:pStyle w:val="HTMLPreformatted"/>
      </w:pPr>
      <w:r w:rsidRPr="009A3944">
        <w:t>else if ( studentGrade &gt;= 80 ) // 80-89 gets "B"</w:t>
      </w:r>
    </w:p>
    <w:p w:rsidR="00E80D28" w:rsidRPr="009A3944" w:rsidRDefault="00E80D28" w:rsidP="00E80D28">
      <w:pPr>
        <w:pStyle w:val="HTMLPreformatted"/>
      </w:pPr>
      <w:r w:rsidRPr="009A3944">
        <w:t xml:space="preserve">   cout &lt;&lt; "B";</w:t>
      </w:r>
    </w:p>
    <w:p w:rsidR="00E80D28" w:rsidRPr="009A3944" w:rsidRDefault="00E80D28" w:rsidP="00E80D28">
      <w:pPr>
        <w:pStyle w:val="HTMLPreformatted"/>
      </w:pPr>
      <w:r w:rsidRPr="009A3944">
        <w:t>else if ( studentGrade &gt;= 70 ) // 70-79 gets "C"</w:t>
      </w:r>
    </w:p>
    <w:p w:rsidR="00E80D28" w:rsidRPr="009A3944" w:rsidRDefault="00E80D28" w:rsidP="00E80D28">
      <w:pPr>
        <w:pStyle w:val="HTMLPreformatted"/>
      </w:pPr>
      <w:r w:rsidRPr="009A3944">
        <w:t xml:space="preserve">   cout &lt;&lt; "C";</w:t>
      </w:r>
    </w:p>
    <w:p w:rsidR="00E80D28" w:rsidRPr="009A3944" w:rsidRDefault="00E80D28" w:rsidP="00E80D28">
      <w:pPr>
        <w:pStyle w:val="HTMLPreformatted"/>
      </w:pPr>
      <w:r w:rsidRPr="009A3944">
        <w:t>else if ( studentGrade &gt;= 60 ) // 60-69 gets "D"</w:t>
      </w:r>
    </w:p>
    <w:p w:rsidR="00E80D28" w:rsidRPr="009A3944" w:rsidRDefault="00E80D28" w:rsidP="00E80D28">
      <w:pPr>
        <w:pStyle w:val="HTMLPreformatted"/>
      </w:pPr>
      <w:r w:rsidRPr="009A3944">
        <w:t xml:space="preserve">   cout &lt;&lt; "D";</w:t>
      </w:r>
    </w:p>
    <w:p w:rsidR="00E80D28" w:rsidRPr="009A3944" w:rsidRDefault="00E80D28" w:rsidP="00E80D28">
      <w:pPr>
        <w:pStyle w:val="HTMLPreformatted"/>
      </w:pPr>
      <w:r w:rsidRPr="009A3944">
        <w:t>else // less than 60 gets "F"</w:t>
      </w:r>
    </w:p>
    <w:p w:rsidR="00E80D28" w:rsidRPr="009A3944" w:rsidRDefault="00E80D28" w:rsidP="00E80D28">
      <w:pPr>
        <w:pStyle w:val="HTMLPreformatted"/>
      </w:pPr>
      <w:r w:rsidRPr="009A3944">
        <w:t xml:space="preserve">   cout &lt;&lt; "F";</w:t>
      </w:r>
    </w:p>
    <w:p w:rsidR="00E80D28" w:rsidRPr="009A3944" w:rsidRDefault="00E80D28" w:rsidP="00E80D28">
      <w:pPr>
        <w:pStyle w:val="doctext"/>
      </w:pPr>
      <w:r w:rsidRPr="009A3944">
        <w:t>The two forms are identical except for the spacing and indentation, which the compiler ignores. The latter form is popular because it avoids deep indentation of the code to the right. Such indentation often leaves little room on a line, forcing lines to be split and decreasing program readability.</w:t>
      </w:r>
    </w:p>
    <w:p w:rsidR="00E80D28" w:rsidRPr="009A3944" w:rsidRDefault="00E80D28" w:rsidP="00E80D28">
      <w:pPr>
        <w:pStyle w:val="doctext"/>
      </w:pPr>
      <w:r w:rsidRPr="009A3944">
        <w:t xml:space="preserve">NOTE: </w:t>
      </w:r>
      <w:r w:rsidRPr="009A3944">
        <w:rPr>
          <w:rStyle w:val="docemphasis"/>
        </w:rPr>
        <w:t xml:space="preserve">nested </w:t>
      </w:r>
      <w:r w:rsidRPr="009A3944">
        <w:rPr>
          <w:rStyle w:val="HTMLTypewriter"/>
        </w:rPr>
        <w:t>if...else</w:t>
      </w:r>
      <w:r w:rsidRPr="009A3944">
        <w:rPr>
          <w:rStyle w:val="docemphasis"/>
        </w:rPr>
        <w:t xml:space="preserve"> statement can perform much faster than a series of </w:t>
      </w:r>
      <w:r w:rsidRPr="009A3944">
        <w:rPr>
          <w:rStyle w:val="docemphroman"/>
        </w:rPr>
        <w:t>single-selection</w:t>
      </w:r>
      <w:r w:rsidRPr="009A3944">
        <w:rPr>
          <w:rStyle w:val="docemphasis"/>
        </w:rPr>
        <w:t xml:space="preserve"> </w:t>
      </w:r>
      <w:r w:rsidRPr="009A3944">
        <w:rPr>
          <w:rStyle w:val="HTMLTypewriter"/>
        </w:rPr>
        <w:t>if</w:t>
      </w:r>
      <w:r w:rsidRPr="009A3944">
        <w:rPr>
          <w:rStyle w:val="docemphasis"/>
        </w:rPr>
        <w:t xml:space="preserve"> statements because of the possibility of early exit after one of the conditions is satisfied</w:t>
      </w:r>
      <w:r w:rsidRPr="009A3944">
        <w:t xml:space="preserve">. </w:t>
      </w:r>
      <w:r w:rsidRPr="009A3944">
        <w:rPr>
          <w:rStyle w:val="docemphasis"/>
        </w:rPr>
        <w:t xml:space="preserve">In a nested </w:t>
      </w:r>
      <w:r w:rsidRPr="009A3944">
        <w:rPr>
          <w:rStyle w:val="HTMLTypewriter"/>
        </w:rPr>
        <w:t>if...else</w:t>
      </w:r>
      <w:r w:rsidRPr="009A3944">
        <w:rPr>
          <w:rStyle w:val="docemphasis"/>
        </w:rPr>
        <w:t xml:space="preserve"> statement, test the conditions that are more likely to be true at the beginning of the nested </w:t>
      </w:r>
      <w:r w:rsidRPr="009A3944">
        <w:rPr>
          <w:rStyle w:val="HTMLTypewriter"/>
        </w:rPr>
        <w:t>if...else</w:t>
      </w:r>
      <w:r w:rsidRPr="009A3944">
        <w:rPr>
          <w:rStyle w:val="docemphasis"/>
        </w:rPr>
        <w:t xml:space="preserve"> statement. This will enable the nested </w:t>
      </w:r>
      <w:r w:rsidRPr="009A3944">
        <w:rPr>
          <w:rStyle w:val="HTMLTypewriter"/>
        </w:rPr>
        <w:t>if...else</w:t>
      </w:r>
      <w:r w:rsidRPr="009A3944">
        <w:rPr>
          <w:rStyle w:val="docemphasis"/>
        </w:rPr>
        <w:t xml:space="preserve"> statement to run faster and exit earlier than testing infrequently occurring cases first</w:t>
      </w:r>
      <w:r w:rsidRPr="009A3944">
        <w:t>.</w:t>
      </w:r>
    </w:p>
    <w:p w:rsidR="00E80D28" w:rsidRPr="009A3944" w:rsidRDefault="00E80D28" w:rsidP="00E80D28">
      <w:pPr>
        <w:pStyle w:val="Heading4"/>
      </w:pPr>
      <w:r w:rsidRPr="009A3944">
        <w:rPr>
          <w:rFonts w:ascii="Times New Roman" w:hAnsi="Times New Roman" w:cs="Times New Roman"/>
          <w:bCs/>
          <w:i w:val="0"/>
        </w:rPr>
        <w:t>Dangling</w:t>
      </w:r>
      <w:r w:rsidRPr="009A3944">
        <w:t>-</w:t>
      </w:r>
      <w:r w:rsidRPr="009A3944">
        <w:rPr>
          <w:rStyle w:val="HTMLTypewriter"/>
        </w:rPr>
        <w:t>else</w:t>
      </w:r>
      <w:r w:rsidRPr="009A3944">
        <w:t xml:space="preserve"> </w:t>
      </w:r>
      <w:r w:rsidRPr="009A3944">
        <w:rPr>
          <w:rFonts w:ascii="Times New Roman" w:hAnsi="Times New Roman" w:cs="Times New Roman"/>
          <w:bCs/>
          <w:i w:val="0"/>
        </w:rPr>
        <w:t>Problem</w:t>
      </w:r>
    </w:p>
    <w:p w:rsidR="00E80D28" w:rsidRPr="009A3944" w:rsidRDefault="00E80D28" w:rsidP="00E80D28">
      <w:pPr>
        <w:pStyle w:val="doctext"/>
      </w:pPr>
      <w:r w:rsidRPr="009A3944">
        <w:t xml:space="preserve">The C++ compiler always associates an </w:t>
      </w:r>
      <w:r w:rsidRPr="009A3944">
        <w:rPr>
          <w:rStyle w:val="HTMLTypewriter"/>
        </w:rPr>
        <w:t>else</w:t>
      </w:r>
      <w:r w:rsidRPr="009A3944">
        <w:t xml:space="preserve"> with the immediately preceding if unless told to do otherwise by the placement of braces (</w:t>
      </w:r>
      <w:r w:rsidRPr="009A3944">
        <w:rPr>
          <w:rStyle w:val="HTMLTypewriter"/>
        </w:rPr>
        <w:t>{</w:t>
      </w:r>
      <w:r w:rsidRPr="009A3944">
        <w:t xml:space="preserve"> and </w:t>
      </w:r>
      <w:r w:rsidRPr="009A3944">
        <w:rPr>
          <w:rStyle w:val="HTMLTypewriter"/>
        </w:rPr>
        <w:t>}</w:t>
      </w:r>
      <w:r w:rsidRPr="009A3944">
        <w:t xml:space="preserve">). This behavior can lead to what is referred to as the </w:t>
      </w:r>
      <w:r w:rsidRPr="009A3944">
        <w:rPr>
          <w:b/>
          <w:bCs/>
        </w:rPr>
        <w:t>dangling-</w:t>
      </w:r>
      <w:r w:rsidRPr="009A3944">
        <w:rPr>
          <w:rFonts w:ascii="Andale Mono" w:hAnsi="Andale Mono"/>
          <w:b/>
          <w:bCs/>
          <w:sz w:val="20"/>
          <w:szCs w:val="20"/>
        </w:rPr>
        <w:t>else</w:t>
      </w:r>
      <w:r w:rsidRPr="009A3944">
        <w:rPr>
          <w:b/>
          <w:bCs/>
        </w:rPr>
        <w:t xml:space="preserve"> problem</w:t>
      </w:r>
      <w:r w:rsidRPr="009A3944">
        <w:t>. For example,</w:t>
      </w:r>
    </w:p>
    <w:p w:rsidR="00E80D28" w:rsidRPr="009A3944" w:rsidRDefault="00E80D28" w:rsidP="00E80D28">
      <w:pPr>
        <w:pStyle w:val="HTMLPreformatted"/>
      </w:pPr>
      <w:r w:rsidRPr="009A3944">
        <w:t>if ( x &gt; 5 )</w:t>
      </w:r>
    </w:p>
    <w:p w:rsidR="00E80D28" w:rsidRPr="009A3944" w:rsidRDefault="00E80D28" w:rsidP="00E80D28">
      <w:pPr>
        <w:pStyle w:val="HTMLPreformatted"/>
      </w:pPr>
      <w:r w:rsidRPr="009A3944">
        <w:t xml:space="preserve">   if ( y &gt; 5 )</w:t>
      </w:r>
    </w:p>
    <w:p w:rsidR="00E80D28" w:rsidRPr="009A3944" w:rsidRDefault="00E80D28" w:rsidP="00E80D28">
      <w:pPr>
        <w:pStyle w:val="HTMLPreformatted"/>
      </w:pPr>
      <w:r w:rsidRPr="009A3944">
        <w:t xml:space="preserve">      cout &lt;&lt; "x and y are &gt; 5";</w:t>
      </w:r>
    </w:p>
    <w:p w:rsidR="00E80D28" w:rsidRPr="009A3944" w:rsidRDefault="00E80D28" w:rsidP="00E80D28">
      <w:pPr>
        <w:pStyle w:val="HTMLPreformatted"/>
      </w:pPr>
      <w:r w:rsidRPr="009A3944">
        <w:t>else</w:t>
      </w:r>
    </w:p>
    <w:p w:rsidR="00E80D28" w:rsidRPr="009A3944" w:rsidRDefault="00E80D28" w:rsidP="00E80D28">
      <w:pPr>
        <w:pStyle w:val="HTMLPreformatted"/>
      </w:pPr>
      <w:r w:rsidRPr="009A3944">
        <w:t xml:space="preserve">   cout &lt;&lt; "x is &lt;= 5";</w:t>
      </w:r>
    </w:p>
    <w:p w:rsidR="00E80D28" w:rsidRPr="009A3944" w:rsidRDefault="00E80D28" w:rsidP="00E80D28">
      <w:pPr>
        <w:pStyle w:val="doctext"/>
      </w:pPr>
      <w:r w:rsidRPr="009A3944">
        <w:t xml:space="preserve">appears to indicate that if </w:t>
      </w:r>
      <w:r w:rsidRPr="009A3944">
        <w:rPr>
          <w:rStyle w:val="HTMLTypewriter"/>
        </w:rPr>
        <w:t>x</w:t>
      </w:r>
      <w:r w:rsidRPr="009A3944">
        <w:t xml:space="preserve"> is greater than </w:t>
      </w:r>
      <w:r w:rsidRPr="009A3944">
        <w:rPr>
          <w:rStyle w:val="HTMLTypewriter"/>
        </w:rPr>
        <w:t>5</w:t>
      </w:r>
      <w:r w:rsidRPr="009A3944">
        <w:t xml:space="preserve">, the nested </w:t>
      </w:r>
      <w:r w:rsidRPr="009A3944">
        <w:rPr>
          <w:rStyle w:val="HTMLTypewriter"/>
        </w:rPr>
        <w:t>if</w:t>
      </w:r>
      <w:r w:rsidRPr="009A3944">
        <w:t xml:space="preserve"> statement determines whether </w:t>
      </w:r>
      <w:r w:rsidRPr="009A3944">
        <w:rPr>
          <w:rStyle w:val="HTMLTypewriter"/>
        </w:rPr>
        <w:t>y</w:t>
      </w:r>
      <w:r w:rsidRPr="009A3944">
        <w:t xml:space="preserve"> is also greater than </w:t>
      </w:r>
      <w:r w:rsidRPr="009A3944">
        <w:rPr>
          <w:rStyle w:val="HTMLTypewriter"/>
        </w:rPr>
        <w:t>5</w:t>
      </w:r>
      <w:r w:rsidRPr="009A3944">
        <w:t xml:space="preserve">. If so, </w:t>
      </w:r>
      <w:r w:rsidRPr="009A3944">
        <w:rPr>
          <w:rStyle w:val="HTMLTypewriter"/>
        </w:rPr>
        <w:t>"x and y are &gt; 5"</w:t>
      </w:r>
      <w:r w:rsidRPr="009A3944">
        <w:t xml:space="preserve"> is output. Otherwise, it appears that if </w:t>
      </w:r>
      <w:r w:rsidRPr="009A3944">
        <w:rPr>
          <w:rStyle w:val="HTMLTypewriter"/>
        </w:rPr>
        <w:t>x</w:t>
      </w:r>
      <w:r w:rsidRPr="009A3944">
        <w:t xml:space="preserve"> is not greater than </w:t>
      </w:r>
      <w:r w:rsidRPr="009A3944">
        <w:rPr>
          <w:rStyle w:val="HTMLTypewriter"/>
        </w:rPr>
        <w:t>5</w:t>
      </w:r>
      <w:r w:rsidRPr="009A3944">
        <w:t xml:space="preserve">, the </w:t>
      </w:r>
      <w:r w:rsidRPr="009A3944">
        <w:rPr>
          <w:rStyle w:val="HTMLTypewriter"/>
        </w:rPr>
        <w:t>else</w:t>
      </w:r>
      <w:r w:rsidRPr="009A3944">
        <w:t xml:space="preserve"> part of the </w:t>
      </w:r>
      <w:r w:rsidRPr="009A3944">
        <w:rPr>
          <w:rStyle w:val="HTMLTypewriter"/>
        </w:rPr>
        <w:t>if...else</w:t>
      </w:r>
      <w:r w:rsidRPr="009A3944">
        <w:t xml:space="preserve"> outputs </w:t>
      </w:r>
      <w:r w:rsidRPr="009A3944">
        <w:rPr>
          <w:rStyle w:val="HTMLTypewriter"/>
        </w:rPr>
        <w:t>"x is &lt;= 5"</w:t>
      </w:r>
      <w:r w:rsidRPr="009A3944">
        <w:t>.</w:t>
      </w:r>
    </w:p>
    <w:p w:rsidR="00E80D28" w:rsidRPr="009A3944" w:rsidRDefault="00E80D28" w:rsidP="00E80D28">
      <w:pPr>
        <w:pStyle w:val="doctext"/>
      </w:pPr>
      <w:r w:rsidRPr="009A3944">
        <w:t xml:space="preserve">Beware! This nested </w:t>
      </w:r>
      <w:r w:rsidRPr="009A3944">
        <w:rPr>
          <w:rStyle w:val="HTMLTypewriter"/>
        </w:rPr>
        <w:t>if...else</w:t>
      </w:r>
      <w:r w:rsidRPr="009A3944">
        <w:t xml:space="preserve"> statement does not execute as it appears. The compiler actually interprets the statement as</w:t>
      </w:r>
    </w:p>
    <w:p w:rsidR="00E80D28" w:rsidRPr="009A3944" w:rsidRDefault="00E80D28" w:rsidP="00E80D28">
      <w:pPr>
        <w:pStyle w:val="HTMLPreformatted"/>
      </w:pPr>
      <w:r w:rsidRPr="009A3944">
        <w:t>if ( x &gt; 5  )</w:t>
      </w:r>
    </w:p>
    <w:p w:rsidR="00E80D28" w:rsidRPr="009A3944" w:rsidRDefault="00E80D28" w:rsidP="00E80D28">
      <w:pPr>
        <w:pStyle w:val="HTMLPreformatted"/>
      </w:pPr>
      <w:r w:rsidRPr="009A3944">
        <w:t xml:space="preserve">   if ( y &gt; 5 )</w:t>
      </w:r>
    </w:p>
    <w:p w:rsidR="00E80D28" w:rsidRPr="009A3944" w:rsidRDefault="00E80D28" w:rsidP="00E80D28">
      <w:pPr>
        <w:pStyle w:val="HTMLPreformatted"/>
      </w:pPr>
      <w:r w:rsidRPr="009A3944">
        <w:t xml:space="preserve">      cout &lt;&lt; "x and y are &gt; 5";</w:t>
      </w:r>
    </w:p>
    <w:p w:rsidR="00E80D28" w:rsidRPr="009A3944" w:rsidRDefault="00E80D28" w:rsidP="00E80D28">
      <w:pPr>
        <w:pStyle w:val="HTMLPreformatted"/>
      </w:pPr>
      <w:r w:rsidRPr="009A3944">
        <w:t xml:space="preserve">   else</w:t>
      </w:r>
    </w:p>
    <w:p w:rsidR="00E80D28" w:rsidRPr="009A3944" w:rsidRDefault="00E80D28" w:rsidP="00E80D28">
      <w:pPr>
        <w:pStyle w:val="HTMLPreformatted"/>
      </w:pPr>
      <w:r w:rsidRPr="009A3944">
        <w:t xml:space="preserve">      cout &lt;&lt; "x is &lt;= 5";</w:t>
      </w:r>
    </w:p>
    <w:p w:rsidR="00E80D28" w:rsidRPr="009A3944" w:rsidRDefault="00E80D28" w:rsidP="00E80D28">
      <w:pPr>
        <w:pStyle w:val="doctext"/>
      </w:pPr>
      <w:r w:rsidRPr="009A3944">
        <w:t xml:space="preserve">in which the body of the first </w:t>
      </w:r>
      <w:r w:rsidRPr="009A3944">
        <w:rPr>
          <w:rStyle w:val="HTMLTypewriter"/>
        </w:rPr>
        <w:t>if</w:t>
      </w:r>
      <w:r w:rsidRPr="009A3944">
        <w:t xml:space="preserve"> is a nested </w:t>
      </w:r>
      <w:r w:rsidRPr="009A3944">
        <w:rPr>
          <w:rStyle w:val="HTMLTypewriter"/>
        </w:rPr>
        <w:t>if...else</w:t>
      </w:r>
      <w:r w:rsidRPr="009A3944">
        <w:t xml:space="preserve">. The outer </w:t>
      </w:r>
      <w:r w:rsidRPr="009A3944">
        <w:rPr>
          <w:rStyle w:val="HTMLTypewriter"/>
        </w:rPr>
        <w:t>if</w:t>
      </w:r>
      <w:r w:rsidRPr="009A3944">
        <w:t xml:space="preserve"> statement tests whether </w:t>
      </w:r>
      <w:r w:rsidRPr="009A3944">
        <w:rPr>
          <w:rStyle w:val="HTMLTypewriter"/>
        </w:rPr>
        <w:t>x</w:t>
      </w:r>
      <w:r w:rsidRPr="009A3944">
        <w:t xml:space="preserve"> is greater than </w:t>
      </w:r>
      <w:r w:rsidRPr="009A3944">
        <w:rPr>
          <w:rStyle w:val="HTMLTypewriter"/>
        </w:rPr>
        <w:t>5</w:t>
      </w:r>
      <w:r w:rsidRPr="009A3944">
        <w:t xml:space="preserve">. If so, execution continues by testing whether </w:t>
      </w:r>
      <w:r w:rsidRPr="009A3944">
        <w:rPr>
          <w:rStyle w:val="HTMLTypewriter"/>
        </w:rPr>
        <w:t>y</w:t>
      </w:r>
      <w:r w:rsidRPr="009A3944">
        <w:t xml:space="preserve"> is also greater than </w:t>
      </w:r>
      <w:r w:rsidRPr="009A3944">
        <w:rPr>
          <w:rStyle w:val="HTMLTypewriter"/>
        </w:rPr>
        <w:t>5</w:t>
      </w:r>
      <w:r w:rsidRPr="009A3944">
        <w:t>. If the second condition is true, the proper string</w:t>
      </w:r>
      <w:r w:rsidRPr="009A3944">
        <w:rPr>
          <w:rStyle w:val="HTMLTypewriter"/>
        </w:rPr>
        <w:t>"x and y are &gt; 5"</w:t>
      </w:r>
      <w:r w:rsidRPr="009A3944">
        <w:t xml:space="preserve">is displayed. However, if the second condition is false, the string </w:t>
      </w:r>
      <w:r w:rsidRPr="009A3944">
        <w:rPr>
          <w:rStyle w:val="HTMLTypewriter"/>
        </w:rPr>
        <w:t>"x is &lt;= 5"</w:t>
      </w:r>
      <w:r w:rsidRPr="009A3944">
        <w:t xml:space="preserve"> is displayed, even though we know that </w:t>
      </w:r>
      <w:r w:rsidRPr="009A3944">
        <w:rPr>
          <w:rStyle w:val="HTMLTypewriter"/>
        </w:rPr>
        <w:t>x</w:t>
      </w:r>
      <w:r w:rsidRPr="009A3944">
        <w:t xml:space="preserve"> is greater than </w:t>
      </w:r>
      <w:r w:rsidRPr="009A3944">
        <w:rPr>
          <w:rStyle w:val="HTMLTypewriter"/>
        </w:rPr>
        <w:t>5</w:t>
      </w:r>
      <w:r w:rsidRPr="009A3944">
        <w:t>.</w:t>
      </w:r>
    </w:p>
    <w:p w:rsidR="00E80D28" w:rsidRPr="009A3944" w:rsidRDefault="00E80D28" w:rsidP="00E80D28">
      <w:pPr>
        <w:pStyle w:val="doctext"/>
      </w:pPr>
      <w:r w:rsidRPr="009A3944">
        <w:t xml:space="preserve">To force the nested </w:t>
      </w:r>
      <w:r w:rsidRPr="009A3944">
        <w:rPr>
          <w:rStyle w:val="HTMLTypewriter"/>
        </w:rPr>
        <w:t>if...else</w:t>
      </w:r>
      <w:r w:rsidRPr="009A3944">
        <w:t xml:space="preserve"> statement to execute as it was originally intended, we must write it as follows:</w:t>
      </w:r>
    </w:p>
    <w:p w:rsidR="00E80D28" w:rsidRPr="009A3944" w:rsidRDefault="00E80D28" w:rsidP="00E80D28">
      <w:pPr>
        <w:pStyle w:val="HTMLPreformatted"/>
      </w:pPr>
      <w:r w:rsidRPr="009A3944">
        <w:t>if ( x &gt; 5 )</w:t>
      </w:r>
    </w:p>
    <w:p w:rsidR="00E80D28" w:rsidRPr="009A3944" w:rsidRDefault="00E80D28" w:rsidP="00E80D28">
      <w:pPr>
        <w:pStyle w:val="HTMLPreformatted"/>
      </w:pPr>
      <w:r w:rsidRPr="009A3944">
        <w:t>{</w:t>
      </w:r>
    </w:p>
    <w:p w:rsidR="00E80D28" w:rsidRPr="009A3944" w:rsidRDefault="00E80D28" w:rsidP="00E80D28">
      <w:pPr>
        <w:pStyle w:val="HTMLPreformatted"/>
      </w:pPr>
      <w:r w:rsidRPr="009A3944">
        <w:t xml:space="preserve">   if ( y &gt; 5 )</w:t>
      </w:r>
    </w:p>
    <w:p w:rsidR="00E80D28" w:rsidRPr="009A3944" w:rsidRDefault="00E80D28" w:rsidP="00E80D28">
      <w:pPr>
        <w:pStyle w:val="HTMLPreformatted"/>
      </w:pPr>
      <w:r w:rsidRPr="009A3944">
        <w:t xml:space="preserve">      cout &lt;&lt; "x and y are &gt; 5";</w:t>
      </w:r>
    </w:p>
    <w:p w:rsidR="00E80D28" w:rsidRPr="009A3944" w:rsidRDefault="00E80D28" w:rsidP="00E80D28">
      <w:pPr>
        <w:pStyle w:val="HTMLPreformatted"/>
      </w:pPr>
      <w:r w:rsidRPr="009A3944">
        <w:t>}</w:t>
      </w:r>
    </w:p>
    <w:p w:rsidR="00E80D28" w:rsidRPr="009A3944" w:rsidRDefault="00E80D28" w:rsidP="00E80D28">
      <w:pPr>
        <w:pStyle w:val="HTMLPreformatted"/>
      </w:pPr>
      <w:r w:rsidRPr="009A3944">
        <w:t>else</w:t>
      </w:r>
    </w:p>
    <w:p w:rsidR="00E80D28" w:rsidRPr="009A3944" w:rsidRDefault="00E80D28" w:rsidP="00E80D28">
      <w:pPr>
        <w:pStyle w:val="HTMLPreformatted"/>
      </w:pPr>
      <w:r w:rsidRPr="009A3944">
        <w:t xml:space="preserve">   cout &lt;&lt; "x is &lt;= 5";</w:t>
      </w:r>
    </w:p>
    <w:p w:rsidR="00E80D28" w:rsidRPr="009A3944" w:rsidRDefault="00E80D28" w:rsidP="00E80D28">
      <w:pPr>
        <w:pStyle w:val="doctext"/>
      </w:pPr>
      <w:r w:rsidRPr="009A3944">
        <w:t>The braces (</w:t>
      </w:r>
      <w:r w:rsidRPr="009A3944">
        <w:rPr>
          <w:rStyle w:val="HTMLTypewriter"/>
        </w:rPr>
        <w:t>{}</w:t>
      </w:r>
      <w:r w:rsidRPr="009A3944">
        <w:t xml:space="preserve">) indicate to the compiler that the second if statement is in the body of the first </w:t>
      </w:r>
      <w:r w:rsidRPr="009A3944">
        <w:rPr>
          <w:rStyle w:val="HTMLTypewriter"/>
        </w:rPr>
        <w:t>if</w:t>
      </w:r>
      <w:r w:rsidRPr="009A3944">
        <w:t xml:space="preserve"> and that the </w:t>
      </w:r>
      <w:r w:rsidRPr="009A3944">
        <w:rPr>
          <w:rStyle w:val="HTMLTypewriter"/>
        </w:rPr>
        <w:t>else</w:t>
      </w:r>
      <w:r w:rsidRPr="009A3944">
        <w:t xml:space="preserve"> is associated with the first if. </w:t>
      </w:r>
    </w:p>
    <w:p w:rsidR="00E80D28" w:rsidRPr="009A3944" w:rsidRDefault="00E80D28" w:rsidP="00E80D28">
      <w:pPr>
        <w:pStyle w:val="doctext"/>
      </w:pPr>
      <w:r w:rsidRPr="009A3944">
        <w:t xml:space="preserve">NOTE: </w:t>
      </w:r>
      <w:r w:rsidRPr="009A3944">
        <w:rPr>
          <w:rStyle w:val="docemphasis"/>
        </w:rPr>
        <w:t xml:space="preserve">Placing a semicolon after the condition in an </w:t>
      </w:r>
      <w:r w:rsidRPr="009A3944">
        <w:rPr>
          <w:rStyle w:val="HTMLTypewriter"/>
        </w:rPr>
        <w:t>if</w:t>
      </w:r>
      <w:r w:rsidRPr="009A3944">
        <w:rPr>
          <w:rStyle w:val="docemphasis"/>
        </w:rPr>
        <w:t xml:space="preserve"> statement leads to a logic error in single-selection </w:t>
      </w:r>
      <w:r w:rsidRPr="009A3944">
        <w:rPr>
          <w:rStyle w:val="HTMLTypewriter"/>
        </w:rPr>
        <w:t>if</w:t>
      </w:r>
      <w:r w:rsidRPr="009A3944">
        <w:rPr>
          <w:rStyle w:val="docemphasis"/>
        </w:rPr>
        <w:t xml:space="preserve"> statements and a syntax error in double-selection </w:t>
      </w:r>
      <w:r w:rsidRPr="009A3944">
        <w:rPr>
          <w:rStyle w:val="HTMLTypewriter"/>
        </w:rPr>
        <w:t>if...else</w:t>
      </w:r>
      <w:r w:rsidRPr="009A3944">
        <w:rPr>
          <w:rStyle w:val="docemphasis"/>
        </w:rPr>
        <w:t xml:space="preserve"> statements (when the </w:t>
      </w:r>
      <w:r w:rsidRPr="009A3944">
        <w:rPr>
          <w:rStyle w:val="HTMLTypewriter"/>
        </w:rPr>
        <w:t>if</w:t>
      </w:r>
      <w:r w:rsidRPr="009A3944">
        <w:rPr>
          <w:rStyle w:val="docemphasis"/>
        </w:rPr>
        <w:t xml:space="preserve"> part contains an actual body statement)</w:t>
      </w:r>
      <w:r w:rsidRPr="009A3944">
        <w:t>.</w:t>
      </w:r>
    </w:p>
    <w:p w:rsidR="00D80193" w:rsidRPr="009A3944" w:rsidRDefault="00D80193" w:rsidP="00E80D28">
      <w:pPr>
        <w:pStyle w:val="doctext"/>
        <w:rPr>
          <w:rFonts w:ascii="Courier New" w:hAnsi="Courier New" w:cs="Courier New"/>
          <w:sz w:val="20"/>
          <w:szCs w:val="20"/>
        </w:rPr>
      </w:pPr>
    </w:p>
    <w:p w:rsidR="0097023A" w:rsidRPr="009A3944" w:rsidRDefault="0097023A" w:rsidP="00E80D28">
      <w:pPr>
        <w:pStyle w:val="Heading3"/>
        <w:rPr>
          <w:rStyle w:val="HTMLTypewriter"/>
        </w:rPr>
      </w:pPr>
    </w:p>
    <w:p w:rsidR="00094A62" w:rsidRPr="009A3944" w:rsidRDefault="00094A62" w:rsidP="00094A62"/>
    <w:p w:rsidR="00094A62" w:rsidRPr="009A3944" w:rsidRDefault="00094A62" w:rsidP="00094A62"/>
    <w:p w:rsidR="00094A62" w:rsidRPr="009A3944" w:rsidRDefault="00094A62" w:rsidP="00094A62"/>
    <w:p w:rsidR="00094A62" w:rsidRPr="009A3944" w:rsidRDefault="00094A62" w:rsidP="00094A62"/>
    <w:p w:rsidR="00094A62" w:rsidRPr="009A3944" w:rsidRDefault="00094A62" w:rsidP="00094A62"/>
    <w:p w:rsidR="00094A62" w:rsidRPr="009A3944" w:rsidRDefault="00094A62" w:rsidP="00094A62"/>
    <w:p w:rsidR="00094A62" w:rsidRPr="009A3944" w:rsidRDefault="00094A62" w:rsidP="00094A62"/>
    <w:p w:rsidR="00094A62" w:rsidRPr="009A3944" w:rsidRDefault="00094A62" w:rsidP="00094A62"/>
    <w:p w:rsidR="00094A62" w:rsidRPr="009A3944" w:rsidRDefault="00094A62" w:rsidP="00094A62"/>
    <w:p w:rsidR="00094A62" w:rsidRPr="009A3944" w:rsidRDefault="00094A62" w:rsidP="00094A62"/>
    <w:p w:rsidR="00094A62" w:rsidRPr="009A3944" w:rsidRDefault="00094A62" w:rsidP="00094A62"/>
    <w:p w:rsidR="00094A62" w:rsidRPr="009A3944" w:rsidRDefault="00094A62" w:rsidP="00094A62"/>
    <w:p w:rsidR="00094A62" w:rsidRPr="009A3944" w:rsidRDefault="00094A62" w:rsidP="00094A62"/>
    <w:p w:rsidR="00094A62" w:rsidRPr="009A3944" w:rsidRDefault="00094A62" w:rsidP="00094A62"/>
    <w:p w:rsidR="00094A62" w:rsidRPr="009A3944" w:rsidRDefault="00094A62" w:rsidP="00094A62"/>
    <w:p w:rsidR="00094A62" w:rsidRPr="009A3944" w:rsidRDefault="00094A62" w:rsidP="00094A62"/>
    <w:p w:rsidR="00094A62" w:rsidRPr="009A3944" w:rsidRDefault="00094A62" w:rsidP="00094A62"/>
    <w:p w:rsidR="00094A62" w:rsidRPr="009A3944" w:rsidRDefault="00094A62" w:rsidP="00094A62"/>
    <w:p w:rsidR="00094A62" w:rsidRPr="009A3944" w:rsidRDefault="00094A62" w:rsidP="00094A62"/>
    <w:p w:rsidR="00094A62" w:rsidRPr="009A3944" w:rsidRDefault="00094A62" w:rsidP="00094A62"/>
    <w:p w:rsidR="00094A62" w:rsidRPr="009A3944" w:rsidRDefault="00094A62" w:rsidP="00094A62"/>
    <w:p w:rsidR="00094A62" w:rsidRPr="009A3944" w:rsidRDefault="00094A62" w:rsidP="00094A62"/>
    <w:p w:rsidR="00094A62" w:rsidRPr="009A3944" w:rsidRDefault="00EE664D" w:rsidP="00094A62">
      <w:r w:rsidRPr="009A3944">
        <w:rPr>
          <w:noProof/>
        </w:rPr>
        <w:drawing>
          <wp:inline distT="0" distB="0" distL="0" distR="0">
            <wp:extent cx="6000115" cy="8247380"/>
            <wp:effectExtent l="19050" t="19050" r="19685"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00115" cy="8247380"/>
                    </a:xfrm>
                    <a:prstGeom prst="rect">
                      <a:avLst/>
                    </a:prstGeom>
                    <a:noFill/>
                    <a:ln>
                      <a:solidFill>
                        <a:schemeClr val="bg1"/>
                      </a:solidFill>
                    </a:ln>
                  </pic:spPr>
                </pic:pic>
              </a:graphicData>
            </a:graphic>
          </wp:inline>
        </w:drawing>
      </w:r>
    </w:p>
    <w:p w:rsidR="00094A62" w:rsidRPr="009A3944" w:rsidRDefault="00094A62" w:rsidP="00094A62"/>
    <w:p w:rsidR="00E80D28" w:rsidRPr="009A3944" w:rsidRDefault="00E80D28" w:rsidP="00E80D28">
      <w:pPr>
        <w:pStyle w:val="Heading3"/>
      </w:pPr>
      <w:r w:rsidRPr="009A3944">
        <w:rPr>
          <w:rStyle w:val="HTMLTypewriter"/>
        </w:rPr>
        <w:t>while</w:t>
      </w:r>
      <w:r w:rsidRPr="009A3944">
        <w:t xml:space="preserve"> </w:t>
      </w:r>
      <w:r w:rsidRPr="009A3944">
        <w:rPr>
          <w:rFonts w:ascii="Times New Roman" w:hAnsi="Times New Roman" w:cs="Times New Roman"/>
          <w:szCs w:val="24"/>
        </w:rPr>
        <w:t>Repetition Statement</w:t>
      </w:r>
    </w:p>
    <w:p w:rsidR="00E80D28" w:rsidRPr="009A3944" w:rsidRDefault="00E80D28" w:rsidP="00E80D28">
      <w:pPr>
        <w:pStyle w:val="doctext"/>
      </w:pPr>
      <w:r w:rsidRPr="009A3944">
        <w:t xml:space="preserve">A </w:t>
      </w:r>
      <w:r w:rsidRPr="009A3944">
        <w:rPr>
          <w:b/>
          <w:bCs/>
        </w:rPr>
        <w:t>repetition statement</w:t>
      </w:r>
      <w:r w:rsidRPr="009A3944">
        <w:t xml:space="preserve"> (also called a </w:t>
      </w:r>
      <w:r w:rsidRPr="009A3944">
        <w:rPr>
          <w:rStyle w:val="docemphstrong"/>
        </w:rPr>
        <w:t>looping statement</w:t>
      </w:r>
      <w:r w:rsidRPr="009A3944">
        <w:t xml:space="preserve"> or a </w:t>
      </w:r>
      <w:r w:rsidRPr="009A3944">
        <w:rPr>
          <w:b/>
          <w:bCs/>
        </w:rPr>
        <w:t>loop</w:t>
      </w:r>
      <w:r w:rsidRPr="009A3944">
        <w:t>) allows the programmer to specify that a program should repeat an action while some condition remains true. The pseudocode statement</w:t>
      </w:r>
    </w:p>
    <w:p w:rsidR="00E80D28" w:rsidRPr="009A3944" w:rsidRDefault="00E80D28" w:rsidP="00E80D28">
      <w:pPr>
        <w:pStyle w:val="doctext"/>
        <w:spacing w:before="0" w:beforeAutospacing="0" w:after="0" w:afterAutospacing="0"/>
        <w:rPr>
          <w:b/>
          <w:bCs/>
        </w:rPr>
      </w:pPr>
      <w:r w:rsidRPr="009A3944">
        <w:rPr>
          <w:b/>
          <w:bCs/>
        </w:rPr>
        <w:t>While there are more items on my shopping list</w:t>
      </w:r>
    </w:p>
    <w:p w:rsidR="00E80D28" w:rsidRPr="009A3944" w:rsidRDefault="00E80D28" w:rsidP="00E80D28">
      <w:pPr>
        <w:pStyle w:val="doctext"/>
        <w:spacing w:before="0" w:beforeAutospacing="0" w:after="0" w:afterAutospacing="0"/>
      </w:pPr>
      <w:r w:rsidRPr="009A3944">
        <w:rPr>
          <w:b/>
          <w:bCs/>
        </w:rPr>
        <w:t xml:space="preserve">      Purchase next item and cross it off my list</w:t>
      </w:r>
    </w:p>
    <w:p w:rsidR="00E80D28" w:rsidRPr="009A3944" w:rsidRDefault="00E80D28" w:rsidP="00E80D28">
      <w:pPr>
        <w:pStyle w:val="doctext"/>
      </w:pPr>
      <w:r w:rsidRPr="009A3944">
        <w:t xml:space="preserve">describes the repetition that occurs during a shopping trip. The condition, "there are more items on my shopping list" is either true or false. If it is true, then the action, "Purchase next item and cross it off my list" is performed. This action will be performed repeatedly while the condition remains true. The statement contained in the </w:t>
      </w:r>
      <w:r w:rsidRPr="009A3944">
        <w:rPr>
          <w:rStyle w:val="docemphasis"/>
        </w:rPr>
        <w:t>While</w:t>
      </w:r>
      <w:r w:rsidRPr="009A3944">
        <w:t xml:space="preserve"> repetition statement constitutes the body of the </w:t>
      </w:r>
      <w:r w:rsidRPr="009A3944">
        <w:rPr>
          <w:rStyle w:val="docemphasis"/>
        </w:rPr>
        <w:t>While</w:t>
      </w:r>
      <w:r w:rsidRPr="009A3944">
        <w:t>, which can be a single statement or a block. Eventually, the condition will become false (when the last item on the shopping list has been purchased and crossed off the list). At this point, the repetition terminates, and the first pseudocode statement after the repetition statement executes.</w:t>
      </w:r>
    </w:p>
    <w:p w:rsidR="00E80D28" w:rsidRPr="009A3944" w:rsidRDefault="00E80D28" w:rsidP="00E80D28">
      <w:pPr>
        <w:pStyle w:val="doctext"/>
      </w:pPr>
      <w:r w:rsidRPr="009A3944">
        <w:t xml:space="preserve">As an example of C++'s </w:t>
      </w:r>
      <w:r w:rsidRPr="009A3944">
        <w:rPr>
          <w:rStyle w:val="HTMLTypewriter"/>
        </w:rPr>
        <w:t>while</w:t>
      </w:r>
      <w:r w:rsidRPr="009A3944">
        <w:t xml:space="preserve"> repetition statement, consider a program segment designed to find the first power of 3 larger than 100. Suppose the integer variable </w:t>
      </w:r>
      <w:r w:rsidRPr="009A3944">
        <w:rPr>
          <w:rStyle w:val="HTMLTypewriter"/>
        </w:rPr>
        <w:t>product</w:t>
      </w:r>
      <w:r w:rsidRPr="009A3944">
        <w:t xml:space="preserve"> has been initialized to </w:t>
      </w:r>
      <w:r w:rsidRPr="009A3944">
        <w:rPr>
          <w:rStyle w:val="HTMLTypewriter"/>
        </w:rPr>
        <w:t>3</w:t>
      </w:r>
      <w:r w:rsidRPr="009A3944">
        <w:t xml:space="preserve">. When the following </w:t>
      </w:r>
      <w:r w:rsidRPr="009A3944">
        <w:rPr>
          <w:rStyle w:val="HTMLTypewriter"/>
        </w:rPr>
        <w:t>while</w:t>
      </w:r>
      <w:r w:rsidRPr="009A3944">
        <w:t xml:space="preserve"> repetition statement finishes executing, </w:t>
      </w:r>
      <w:r w:rsidRPr="009A3944">
        <w:rPr>
          <w:rStyle w:val="HTMLTypewriter"/>
        </w:rPr>
        <w:t>product</w:t>
      </w:r>
      <w:r w:rsidRPr="009A3944">
        <w:t xml:space="preserve"> contains the result:</w:t>
      </w:r>
    </w:p>
    <w:p w:rsidR="00E80D28" w:rsidRPr="009A3944" w:rsidRDefault="00E80D28" w:rsidP="00E80D28">
      <w:pPr>
        <w:pStyle w:val="HTMLPreformatted"/>
      </w:pPr>
      <w:r w:rsidRPr="009A3944">
        <w:t>int product = 3;</w:t>
      </w:r>
    </w:p>
    <w:p w:rsidR="00E80D28" w:rsidRPr="009A3944" w:rsidRDefault="00E80D28" w:rsidP="00E80D28">
      <w:pPr>
        <w:pStyle w:val="HTMLPreformatted"/>
      </w:pPr>
    </w:p>
    <w:p w:rsidR="00E80D28" w:rsidRPr="009A3944" w:rsidRDefault="00E80D28" w:rsidP="00E80D28">
      <w:pPr>
        <w:pStyle w:val="HTMLPreformatted"/>
      </w:pPr>
      <w:r w:rsidRPr="009A3944">
        <w:t>while ( product &lt;= 100)</w:t>
      </w:r>
    </w:p>
    <w:p w:rsidR="00E80D28" w:rsidRPr="009A3944" w:rsidRDefault="00E80D28" w:rsidP="00E80D28">
      <w:pPr>
        <w:pStyle w:val="HTMLPreformatted"/>
      </w:pPr>
      <w:r w:rsidRPr="009A3944">
        <w:t xml:space="preserve">   product = 3 * product;</w:t>
      </w:r>
    </w:p>
    <w:p w:rsidR="00E80D28" w:rsidRPr="009A3944" w:rsidRDefault="00E80D28" w:rsidP="00E80D28"/>
    <w:p w:rsidR="00E80D28" w:rsidRPr="009A3944" w:rsidRDefault="00E80D28" w:rsidP="00E80D28">
      <w:pPr>
        <w:pStyle w:val="doctext"/>
        <w:spacing w:before="0" w:beforeAutospacing="0"/>
      </w:pPr>
      <w:r w:rsidRPr="009A3944">
        <w:t xml:space="preserve">When the while statement begins execution, the value of product is 3. Each repetition of the </w:t>
      </w:r>
      <w:r w:rsidRPr="009A3944">
        <w:rPr>
          <w:rStyle w:val="HTMLTypewriter"/>
        </w:rPr>
        <w:t>while</w:t>
      </w:r>
      <w:r w:rsidRPr="009A3944">
        <w:t xml:space="preserve"> statement multiplies product by 3, so </w:t>
      </w:r>
      <w:r w:rsidRPr="009A3944">
        <w:rPr>
          <w:rStyle w:val="HTMLTypewriter"/>
        </w:rPr>
        <w:t>product</w:t>
      </w:r>
      <w:r w:rsidRPr="009A3944">
        <w:t xml:space="preserve"> takes on the values 9, 27, 81 and 243 successively. When </w:t>
      </w:r>
      <w:r w:rsidRPr="009A3944">
        <w:rPr>
          <w:rStyle w:val="HTMLTypewriter"/>
        </w:rPr>
        <w:t>product</w:t>
      </w:r>
      <w:r w:rsidRPr="009A3944">
        <w:t xml:space="preserve"> becomes 243, the </w:t>
      </w:r>
      <w:r w:rsidRPr="009A3944">
        <w:rPr>
          <w:rStyle w:val="HTMLTypewriter"/>
        </w:rPr>
        <w:t>while</w:t>
      </w:r>
      <w:r w:rsidRPr="009A3944">
        <w:t xml:space="preserve"> statement condition</w:t>
      </w:r>
      <w:r w:rsidR="001179E1" w:rsidRPr="009A3944">
        <w:t xml:space="preserve"> </w:t>
      </w:r>
      <w:r w:rsidRPr="009A3944">
        <w:rPr>
          <w:rStyle w:val="HTMLTypewriter"/>
        </w:rPr>
        <w:t>product &lt;= 100</w:t>
      </w:r>
      <w:r w:rsidR="001179E1" w:rsidRPr="009A3944">
        <w:rPr>
          <w:rStyle w:val="HTMLTypewriter"/>
        </w:rPr>
        <w:t xml:space="preserve"> </w:t>
      </w:r>
      <w:r w:rsidRPr="009A3944">
        <w:t xml:space="preserve">becomes </w:t>
      </w:r>
      <w:r w:rsidRPr="009A3944">
        <w:rPr>
          <w:rStyle w:val="HTMLTypewriter"/>
        </w:rPr>
        <w:t>false</w:t>
      </w:r>
      <w:r w:rsidRPr="009A3944">
        <w:t xml:space="preserve">. This terminates the repetition, so the final value of </w:t>
      </w:r>
      <w:r w:rsidRPr="009A3944">
        <w:rPr>
          <w:rStyle w:val="HTMLTypewriter"/>
        </w:rPr>
        <w:t>product</w:t>
      </w:r>
      <w:r w:rsidRPr="009A3944">
        <w:t xml:space="preserve"> is 243. At this point, program execution continues with the next statement after the </w:t>
      </w:r>
      <w:r w:rsidRPr="009A3944">
        <w:rPr>
          <w:rStyle w:val="HTMLTypewriter"/>
        </w:rPr>
        <w:t>while</w:t>
      </w:r>
      <w:r w:rsidRPr="009A3944">
        <w:t xml:space="preserve"> statement.</w:t>
      </w:r>
    </w:p>
    <w:p w:rsidR="00E80D28" w:rsidRPr="009A3944" w:rsidRDefault="00E80D28" w:rsidP="00E80D28">
      <w:pPr>
        <w:pStyle w:val="doctext"/>
      </w:pPr>
      <w:r w:rsidRPr="009A3944">
        <w:t xml:space="preserve">NOTE: </w:t>
      </w:r>
      <w:r w:rsidRPr="009A3944">
        <w:rPr>
          <w:rStyle w:val="docemphasis"/>
        </w:rPr>
        <w:t xml:space="preserve">Not providing, in the body of a </w:t>
      </w:r>
      <w:r w:rsidRPr="009A3944">
        <w:rPr>
          <w:rStyle w:val="HTMLTypewriter"/>
        </w:rPr>
        <w:t>while</w:t>
      </w:r>
      <w:r w:rsidRPr="009A3944">
        <w:rPr>
          <w:rStyle w:val="docemphasis"/>
        </w:rPr>
        <w:t xml:space="preserve"> statement, an action that eventually causes the condition in the </w:t>
      </w:r>
      <w:r w:rsidRPr="009A3944">
        <w:rPr>
          <w:rStyle w:val="HTMLTypewriter"/>
        </w:rPr>
        <w:t>while</w:t>
      </w:r>
      <w:r w:rsidRPr="009A3944">
        <w:rPr>
          <w:rStyle w:val="docemphasis"/>
        </w:rPr>
        <w:t xml:space="preserve"> to become false normally results in a logic error called an infinite loop, in which the repetition statement never terminates. This can make a program appear to "hang" or "freeze" if the loop body does not contain statements that interact with the user.</w:t>
      </w:r>
    </w:p>
    <w:p w:rsidR="00E80D28" w:rsidRPr="009A3944" w:rsidRDefault="00E80D28" w:rsidP="00E80D28">
      <w:pPr>
        <w:pStyle w:val="doctext"/>
        <w:rPr>
          <w:b/>
        </w:rPr>
      </w:pPr>
      <w:r w:rsidRPr="009A3944">
        <w:rPr>
          <w:b/>
        </w:rPr>
        <w:t>Formulating Algorithms: Counter-Controlled Repetition</w:t>
      </w:r>
    </w:p>
    <w:p w:rsidR="004F0663" w:rsidRPr="009A3944" w:rsidRDefault="0097023A" w:rsidP="004F0663">
      <w:pPr>
        <w:pStyle w:val="doctext"/>
        <w:spacing w:before="0" w:beforeAutospacing="0" w:after="0" w:afterAutospacing="0"/>
        <w:rPr>
          <w:i/>
        </w:rPr>
      </w:pPr>
      <w:r w:rsidRPr="009A3944">
        <w:rPr>
          <w:i/>
        </w:rPr>
        <w:t>Refer to Pages 123 – 129 in the textbook</w:t>
      </w:r>
      <w:r w:rsidR="004F0663" w:rsidRPr="009A3944">
        <w:rPr>
          <w:i/>
        </w:rPr>
        <w:t xml:space="preserve"> for the program</w:t>
      </w:r>
    </w:p>
    <w:p w:rsidR="00D80B0F" w:rsidRPr="009A3944" w:rsidRDefault="00D80B0F" w:rsidP="009511D1">
      <w:pPr>
        <w:pStyle w:val="doctext"/>
        <w:rPr>
          <w:b/>
        </w:rPr>
      </w:pPr>
    </w:p>
    <w:p w:rsidR="009511D1" w:rsidRPr="009A3944" w:rsidRDefault="009511D1" w:rsidP="009511D1">
      <w:pPr>
        <w:pStyle w:val="doctext"/>
        <w:rPr>
          <w:b/>
        </w:rPr>
      </w:pPr>
      <w:r w:rsidRPr="009A3944">
        <w:rPr>
          <w:b/>
        </w:rPr>
        <w:t>Pseudocode Algorithm with Counter-Controlled Repetition</w:t>
      </w:r>
    </w:p>
    <w:p w:rsidR="009511D1" w:rsidRPr="009A3944" w:rsidRDefault="009511D1" w:rsidP="009511D1">
      <w:pPr>
        <w:pStyle w:val="doctext"/>
      </w:pPr>
      <w:r w:rsidRPr="009A3944">
        <w:t xml:space="preserve">Let's use pseudocode to list the actions to execute and specify the order in which these actions should occur. We use </w:t>
      </w:r>
      <w:r w:rsidRPr="009A3944">
        <w:rPr>
          <w:b/>
          <w:bCs/>
        </w:rPr>
        <w:t>counter-controlled repetition</w:t>
      </w:r>
      <w:r w:rsidRPr="009A3944">
        <w:t xml:space="preserve"> to input the grades one at a time. This technique uses a variable called a </w:t>
      </w:r>
      <w:r w:rsidRPr="009A3944">
        <w:rPr>
          <w:b/>
          <w:bCs/>
        </w:rPr>
        <w:t>counter</w:t>
      </w:r>
      <w:r w:rsidRPr="009A3944">
        <w:t xml:space="preserve"> to control the number of times a group of statements will execute (also known as the number of </w:t>
      </w:r>
      <w:r w:rsidRPr="009A3944">
        <w:rPr>
          <w:b/>
          <w:bCs/>
        </w:rPr>
        <w:t>iterations</w:t>
      </w:r>
      <w:r w:rsidRPr="009A3944">
        <w:t xml:space="preserve"> of the loop).</w:t>
      </w:r>
    </w:p>
    <w:p w:rsidR="009511D1" w:rsidRPr="009A3944" w:rsidRDefault="009511D1" w:rsidP="009511D1">
      <w:pPr>
        <w:pStyle w:val="doctext"/>
      </w:pPr>
      <w:r w:rsidRPr="009A3944">
        <w:t xml:space="preserve">Counter-controlled repetition is often called </w:t>
      </w:r>
      <w:r w:rsidRPr="009A3944">
        <w:rPr>
          <w:b/>
          <w:bCs/>
        </w:rPr>
        <w:t>definite repetition</w:t>
      </w:r>
      <w:r w:rsidRPr="009A3944">
        <w:t xml:space="preserve"> because the number of repetitions is known before the loop begins executing. In this example, repetition terminates when the counter exceeds 10. This section presents a fully developed pseudocode algorithm that implements the algorithm in a C++ member function. </w:t>
      </w:r>
    </w:p>
    <w:p w:rsidR="00AA72F5" w:rsidRPr="009A3944" w:rsidRDefault="00AA72F5" w:rsidP="00AA72F5">
      <w:pPr>
        <w:pStyle w:val="doctext"/>
        <w:spacing w:before="0" w:beforeAutospacing="0" w:after="0" w:afterAutospacing="0"/>
        <w:rPr>
          <w:i/>
        </w:rPr>
      </w:pPr>
      <w:r w:rsidRPr="009A3944">
        <w:rPr>
          <w:i/>
        </w:rPr>
        <w:t>Refer to Pages 124 for the pseudocode and to Pages 125 – 128 in the textbook for the program</w:t>
      </w:r>
    </w:p>
    <w:p w:rsidR="00D80B0F" w:rsidRPr="009A3944" w:rsidRDefault="00D80B0F" w:rsidP="00AA72F5">
      <w:pPr>
        <w:pStyle w:val="doctext"/>
        <w:spacing w:before="0" w:beforeAutospacing="0" w:after="0" w:afterAutospacing="0"/>
        <w:rPr>
          <w:i/>
        </w:rPr>
      </w:pPr>
    </w:p>
    <w:p w:rsidR="00AA72F5" w:rsidRPr="009A3944" w:rsidRDefault="003F4A7B" w:rsidP="00AA72F5">
      <w:pPr>
        <w:pStyle w:val="doctext"/>
        <w:spacing w:before="0" w:beforeAutospacing="0" w:after="0" w:afterAutospacing="0"/>
        <w:rPr>
          <w:i/>
        </w:rPr>
      </w:pPr>
      <w:r>
        <w:rPr>
          <w:b/>
          <w:noProof/>
        </w:rPr>
        <mc:AlternateContent>
          <mc:Choice Requires="wps">
            <w:drawing>
              <wp:anchor distT="0" distB="0" distL="114300" distR="114300" simplePos="0" relativeHeight="251671552" behindDoc="0" locked="0" layoutInCell="1" allowOverlap="1">
                <wp:simplePos x="0" y="0"/>
                <wp:positionH relativeFrom="column">
                  <wp:posOffset>-19050</wp:posOffset>
                </wp:positionH>
                <wp:positionV relativeFrom="paragraph">
                  <wp:posOffset>83185</wp:posOffset>
                </wp:positionV>
                <wp:extent cx="5972175" cy="3390900"/>
                <wp:effectExtent l="9525" t="6985" r="9525" b="12065"/>
                <wp:wrapNone/>
                <wp:docPr id="4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3390900"/>
                        </a:xfrm>
                        <a:prstGeom prst="rect">
                          <a:avLst/>
                        </a:prstGeom>
                        <a:solidFill>
                          <a:schemeClr val="bg1">
                            <a:lumMod val="100000"/>
                            <a:lumOff val="0"/>
                          </a:schemeClr>
                        </a:solidFill>
                        <a:ln w="9525">
                          <a:solidFill>
                            <a:srgbClr val="000000"/>
                          </a:solidFill>
                          <a:miter lim="800000"/>
                          <a:headEnd/>
                          <a:tailEnd/>
                        </a:ln>
                      </wps:spPr>
                      <wps:txbx>
                        <w:txbxContent>
                          <w:p w:rsidR="009A3944" w:rsidRPr="009A3944" w:rsidRDefault="009A3944" w:rsidP="00D80B0F">
                            <w:pPr>
                              <w:rPr>
                                <w:rFonts w:ascii="Courier New" w:hAnsi="Courier New" w:cs="Courier New"/>
                                <w:bCs w:val="0"/>
                                <w:szCs w:val="20"/>
                              </w:rPr>
                            </w:pPr>
                            <w:r w:rsidRPr="009A3944">
                              <w:rPr>
                                <w:rFonts w:ascii="Courier New" w:hAnsi="Courier New" w:cs="Courier New"/>
                                <w:bCs w:val="0"/>
                                <w:szCs w:val="20"/>
                              </w:rPr>
                              <w:t>Class Assignment 2 - Player Class Bonus Problem:</w:t>
                            </w:r>
                          </w:p>
                          <w:p w:rsidR="009A3944" w:rsidRPr="009A3944" w:rsidRDefault="009A3944" w:rsidP="00D80B0F">
                            <w:pPr>
                              <w:rPr>
                                <w:rFonts w:ascii="Courier New" w:hAnsi="Courier New" w:cs="Courier New"/>
                                <w:bCs w:val="0"/>
                                <w:szCs w:val="20"/>
                              </w:rPr>
                            </w:pPr>
                          </w:p>
                          <w:p w:rsidR="009A3944" w:rsidRPr="009A3944" w:rsidRDefault="009A3944" w:rsidP="00D80B0F">
                            <w:pPr>
                              <w:rPr>
                                <w:rFonts w:ascii="Courier New" w:hAnsi="Courier New" w:cs="Courier New"/>
                                <w:bCs w:val="0"/>
                                <w:szCs w:val="20"/>
                              </w:rPr>
                            </w:pPr>
                            <w:r w:rsidRPr="009A3944">
                              <w:rPr>
                                <w:rFonts w:ascii="Courier New" w:hAnsi="Courier New" w:cs="Courier New"/>
                                <w:bCs w:val="0"/>
                                <w:szCs w:val="20"/>
                              </w:rPr>
                              <w:t>Suppose the player has collected 10 bonus objects and each bonus object increases the player score. The teacher will provide with points 10 bonus objects.</w:t>
                            </w:r>
                          </w:p>
                          <w:p w:rsidR="009A3944" w:rsidRPr="009A3944" w:rsidRDefault="009A3944" w:rsidP="00D80B0F">
                            <w:pPr>
                              <w:numPr>
                                <w:ilvl w:val="2"/>
                                <w:numId w:val="15"/>
                              </w:numPr>
                              <w:ind w:left="360"/>
                              <w:rPr>
                                <w:rFonts w:ascii="Times New Roman" w:hAnsi="Times New Roman" w:cs="Times New Roman"/>
                                <w:bCs w:val="0"/>
                                <w:sz w:val="24"/>
                              </w:rPr>
                            </w:pPr>
                            <w:r w:rsidRPr="009A3944">
                              <w:rPr>
                                <w:rFonts w:ascii="Courier New" w:hAnsi="Courier New" w:cs="Courier New"/>
                                <w:szCs w:val="20"/>
                              </w:rPr>
                              <w:t>Write Pseudocode algorithm that uses counter-controlled repetition to solve the bonus calculation problem.</w:t>
                            </w:r>
                          </w:p>
                          <w:p w:rsidR="009A3944" w:rsidRPr="009A3944" w:rsidRDefault="009A3944" w:rsidP="00D80B0F">
                            <w:pPr>
                              <w:numPr>
                                <w:ilvl w:val="2"/>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bCs w:val="0"/>
                                <w:szCs w:val="20"/>
                              </w:rPr>
                            </w:pPr>
                            <w:r w:rsidRPr="009A3944">
                              <w:rPr>
                                <w:rFonts w:ascii="Courier New" w:hAnsi="Courier New" w:cs="Courier New"/>
                                <w:bCs w:val="0"/>
                                <w:szCs w:val="20"/>
                              </w:rPr>
                              <w:t>Use the previous program and add a new function called CalculateBonusAndAverage(), calculate and display the collective bonus points using the Counter-Controlled Repetition pseudocode that you have written, display the total score after adding the bonus points and calculate the average bonus points and display the results.</w:t>
                            </w:r>
                          </w:p>
                          <w:p w:rsidR="009A3944" w:rsidRPr="009A3944" w:rsidRDefault="009A3944" w:rsidP="00D80B0F">
                            <w:pPr>
                              <w:rPr>
                                <w:rFonts w:ascii="Times New Roman" w:hAnsi="Times New Roman" w:cs="Times New Roman"/>
                                <w:bCs w:val="0"/>
                                <w:i/>
                                <w:sz w:val="24"/>
                              </w:rPr>
                            </w:pPr>
                            <w:r w:rsidRPr="009A3944">
                              <w:rPr>
                                <w:rFonts w:ascii="Times New Roman" w:hAnsi="Times New Roman" w:cs="Times New Roman"/>
                                <w:bCs w:val="0"/>
                                <w:sz w:val="24"/>
                              </w:rPr>
                              <w:object w:dxaOrig="6282" w:dyaOrig="2090">
                                <v:shape id="_x0000_i1028" type="#_x0000_t75" style="width:314.25pt;height:86.25pt" o:ole="">
                                  <v:imagedata r:id="rId31" o:title="" croptop="4715f" cropbottom="6601f"/>
                                </v:shape>
                                <o:OLEObject Type="Embed" ProgID="Visio.Drawing.11" ShapeID="_x0000_i1028" DrawAspect="Content" ObjectID="_1463316809" r:id="rId32"/>
                              </w:object>
                            </w:r>
                          </w:p>
                          <w:p w:rsidR="009A3944" w:rsidRPr="009A3944" w:rsidRDefault="009A3944" w:rsidP="00D80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val="0"/>
                                <w:szCs w:val="20"/>
                              </w:rPr>
                            </w:pPr>
                            <w:r w:rsidRPr="009A3944">
                              <w:rPr>
                                <w:rFonts w:ascii="Courier New" w:hAnsi="Courier New" w:cs="Courier New"/>
                                <w:bCs w:val="0"/>
                                <w:szCs w:val="20"/>
                              </w:rPr>
                              <w:t xml:space="preserve"> Total Bonus collected is 59 points</w:t>
                            </w:r>
                          </w:p>
                          <w:p w:rsidR="009A3944" w:rsidRPr="009A3944" w:rsidRDefault="009A3944" w:rsidP="00D80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val="0"/>
                                <w:szCs w:val="20"/>
                              </w:rPr>
                            </w:pPr>
                            <w:r w:rsidRPr="009A3944">
                              <w:rPr>
                                <w:rFonts w:ascii="Courier New" w:hAnsi="Courier New" w:cs="Courier New"/>
                                <w:bCs w:val="0"/>
                                <w:szCs w:val="20"/>
                              </w:rPr>
                              <w:t xml:space="preserve"> Total score is 69 points</w:t>
                            </w:r>
                          </w:p>
                          <w:p w:rsidR="009A3944" w:rsidRPr="00681294" w:rsidRDefault="009A3944" w:rsidP="00D80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val="0"/>
                                <w:szCs w:val="20"/>
                              </w:rPr>
                            </w:pPr>
                            <w:r w:rsidRPr="009A3944">
                              <w:rPr>
                                <w:rFonts w:ascii="Courier New" w:hAnsi="Courier New" w:cs="Courier New"/>
                                <w:bCs w:val="0"/>
                                <w:szCs w:val="20"/>
                              </w:rPr>
                              <w:t xml:space="preserve"> The average Bonus is 5.9 points</w:t>
                            </w:r>
                          </w:p>
                          <w:p w:rsidR="009A3944" w:rsidRPr="00D7556A" w:rsidRDefault="009A3944" w:rsidP="00D80B0F">
                            <w:pPr>
                              <w:spacing w:after="150"/>
                              <w:ind w:firstLine="720"/>
                              <w:rPr>
                                <w:rStyle w:val="HTMLTypewriter"/>
                                <w:b/>
                                <w:highlight w:val="yellow"/>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4" o:spid="_x0000_s1034" type="#_x0000_t202" style="position:absolute;margin-left:-1.5pt;margin-top:6.55pt;width:470.25pt;height:26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" fillcolor="white [3212]">
                <v:textbox>
                  <w:txbxContent>
                    <w:p w:rsidR="009A3944" w:rsidRPr="009A3944" w:rsidRDefault="009A3944" w:rsidP="00D80B0F">
                      <w:pPr>
                        <w:rPr>
                          <w:rFonts w:ascii="Courier New" w:hAnsi="Courier New" w:cs="Courier New"/>
                          <w:bCs w:val="0"/>
                          <w:szCs w:val="20"/>
                        </w:rPr>
                      </w:pPr>
                      <w:r w:rsidRPr="009A3944">
                        <w:rPr>
                          <w:rFonts w:ascii="Courier New" w:hAnsi="Courier New" w:cs="Courier New"/>
                          <w:bCs w:val="0"/>
                          <w:szCs w:val="20"/>
                        </w:rPr>
                        <w:t>Class Assignment 2 - Player Class Bonus Problem:</w:t>
                      </w:r>
                    </w:p>
                    <w:p w:rsidR="009A3944" w:rsidRPr="009A3944" w:rsidRDefault="009A3944" w:rsidP="00D80B0F">
                      <w:pPr>
                        <w:rPr>
                          <w:rFonts w:ascii="Courier New" w:hAnsi="Courier New" w:cs="Courier New"/>
                          <w:bCs w:val="0"/>
                          <w:szCs w:val="20"/>
                        </w:rPr>
                      </w:pPr>
                    </w:p>
                    <w:p w:rsidR="009A3944" w:rsidRPr="009A3944" w:rsidRDefault="009A3944" w:rsidP="00D80B0F">
                      <w:pPr>
                        <w:rPr>
                          <w:rFonts w:ascii="Courier New" w:hAnsi="Courier New" w:cs="Courier New"/>
                          <w:bCs w:val="0"/>
                          <w:szCs w:val="20"/>
                        </w:rPr>
                      </w:pPr>
                      <w:r w:rsidRPr="009A3944">
                        <w:rPr>
                          <w:rFonts w:ascii="Courier New" w:hAnsi="Courier New" w:cs="Courier New"/>
                          <w:bCs w:val="0"/>
                          <w:szCs w:val="20"/>
                        </w:rPr>
                        <w:t>Suppose the player has collected 10 bonus objects and each bonus object increases the player score. The teacher will provide with points 10 bonus objects.</w:t>
                      </w:r>
                    </w:p>
                    <w:p w:rsidR="009A3944" w:rsidRPr="009A3944" w:rsidRDefault="009A3944" w:rsidP="00D80B0F">
                      <w:pPr>
                        <w:numPr>
                          <w:ilvl w:val="2"/>
                          <w:numId w:val="15"/>
                        </w:numPr>
                        <w:ind w:left="360"/>
                        <w:rPr>
                          <w:rFonts w:ascii="Times New Roman" w:hAnsi="Times New Roman" w:cs="Times New Roman"/>
                          <w:bCs w:val="0"/>
                          <w:sz w:val="24"/>
                        </w:rPr>
                      </w:pPr>
                      <w:r w:rsidRPr="009A3944">
                        <w:rPr>
                          <w:rFonts w:ascii="Courier New" w:hAnsi="Courier New" w:cs="Courier New"/>
                          <w:szCs w:val="20"/>
                        </w:rPr>
                        <w:t>Write Pseudocode algorithm that uses counter-controlled repetition to solve the bonus calculation problem.</w:t>
                      </w:r>
                    </w:p>
                    <w:p w:rsidR="009A3944" w:rsidRPr="009A3944" w:rsidRDefault="009A3944" w:rsidP="00D80B0F">
                      <w:pPr>
                        <w:numPr>
                          <w:ilvl w:val="2"/>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bCs w:val="0"/>
                          <w:szCs w:val="20"/>
                        </w:rPr>
                      </w:pPr>
                      <w:r w:rsidRPr="009A3944">
                        <w:rPr>
                          <w:rFonts w:ascii="Courier New" w:hAnsi="Courier New" w:cs="Courier New"/>
                          <w:bCs w:val="0"/>
                          <w:szCs w:val="20"/>
                        </w:rPr>
                        <w:t>Use the previous program and add a new function called CalculateBonusAndAverage(), calculate and display the collective bonus points using the Counter-Controlled Repetition pseudocode that you have written, display the total score after adding the bonus points and calculate the average bonus points and display the results.</w:t>
                      </w:r>
                    </w:p>
                    <w:p w:rsidR="009A3944" w:rsidRPr="009A3944" w:rsidRDefault="009A3944" w:rsidP="00D80B0F">
                      <w:pPr>
                        <w:rPr>
                          <w:rFonts w:ascii="Times New Roman" w:hAnsi="Times New Roman" w:cs="Times New Roman"/>
                          <w:bCs w:val="0"/>
                          <w:i/>
                          <w:sz w:val="24"/>
                        </w:rPr>
                      </w:pPr>
                      <w:r w:rsidRPr="009A3944">
                        <w:rPr>
                          <w:rFonts w:ascii="Times New Roman" w:hAnsi="Times New Roman" w:cs="Times New Roman"/>
                          <w:bCs w:val="0"/>
                          <w:sz w:val="24"/>
                        </w:rPr>
                        <w:object w:dxaOrig="6282" w:dyaOrig="2090">
                          <v:shape id="_x0000_i1028" type="#_x0000_t75" style="width:314.25pt;height:86.25pt" o:ole="">
                            <v:imagedata r:id="rId31" o:title="" croptop="4715f" cropbottom="6601f"/>
                          </v:shape>
                          <o:OLEObject Type="Embed" ProgID="Visio.Drawing.11" ShapeID="_x0000_i1028" DrawAspect="Content" ObjectID="_1463316809" r:id="rId33"/>
                        </w:object>
                      </w:r>
                    </w:p>
                    <w:p w:rsidR="009A3944" w:rsidRPr="009A3944" w:rsidRDefault="009A3944" w:rsidP="00D80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val="0"/>
                          <w:szCs w:val="20"/>
                        </w:rPr>
                      </w:pPr>
                      <w:r w:rsidRPr="009A3944">
                        <w:rPr>
                          <w:rFonts w:ascii="Courier New" w:hAnsi="Courier New" w:cs="Courier New"/>
                          <w:bCs w:val="0"/>
                          <w:szCs w:val="20"/>
                        </w:rPr>
                        <w:t xml:space="preserve"> Total Bonus collected is 59 points</w:t>
                      </w:r>
                    </w:p>
                    <w:p w:rsidR="009A3944" w:rsidRPr="009A3944" w:rsidRDefault="009A3944" w:rsidP="00D80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val="0"/>
                          <w:szCs w:val="20"/>
                        </w:rPr>
                      </w:pPr>
                      <w:r w:rsidRPr="009A3944">
                        <w:rPr>
                          <w:rFonts w:ascii="Courier New" w:hAnsi="Courier New" w:cs="Courier New"/>
                          <w:bCs w:val="0"/>
                          <w:szCs w:val="20"/>
                        </w:rPr>
                        <w:t xml:space="preserve"> Total score is 69 points</w:t>
                      </w:r>
                    </w:p>
                    <w:p w:rsidR="009A3944" w:rsidRPr="00681294" w:rsidRDefault="009A3944" w:rsidP="00D80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val="0"/>
                          <w:szCs w:val="20"/>
                        </w:rPr>
                      </w:pPr>
                      <w:r w:rsidRPr="009A3944">
                        <w:rPr>
                          <w:rFonts w:ascii="Courier New" w:hAnsi="Courier New" w:cs="Courier New"/>
                          <w:bCs w:val="0"/>
                          <w:szCs w:val="20"/>
                        </w:rPr>
                        <w:t xml:space="preserve"> The average Bonus is 5.9 points</w:t>
                      </w:r>
                    </w:p>
                    <w:p w:rsidR="009A3944" w:rsidRPr="00D7556A" w:rsidRDefault="009A3944" w:rsidP="00D80B0F">
                      <w:pPr>
                        <w:spacing w:after="150"/>
                        <w:ind w:firstLine="720"/>
                        <w:rPr>
                          <w:rStyle w:val="HTMLTypewriter"/>
                          <w:b/>
                          <w:highlight w:val="yellow"/>
                        </w:rPr>
                      </w:pPr>
                    </w:p>
                  </w:txbxContent>
                </v:textbox>
              </v:shape>
            </w:pict>
          </mc:Fallback>
        </mc:AlternateContent>
      </w:r>
    </w:p>
    <w:p w:rsidR="00D80B0F" w:rsidRPr="009A3944" w:rsidRDefault="00D80B0F" w:rsidP="00C90D88">
      <w:pPr>
        <w:pStyle w:val="doctext"/>
        <w:rPr>
          <w:b/>
        </w:rPr>
      </w:pPr>
    </w:p>
    <w:p w:rsidR="00D80B0F" w:rsidRPr="009A3944" w:rsidRDefault="00D80B0F" w:rsidP="00C90D88">
      <w:pPr>
        <w:pStyle w:val="doctext"/>
        <w:rPr>
          <w:b/>
        </w:rPr>
      </w:pPr>
    </w:p>
    <w:p w:rsidR="00D80B0F" w:rsidRPr="009A3944" w:rsidRDefault="00D80B0F" w:rsidP="00C90D88">
      <w:pPr>
        <w:pStyle w:val="doctext"/>
        <w:rPr>
          <w:b/>
        </w:rPr>
      </w:pPr>
    </w:p>
    <w:p w:rsidR="00D80B0F" w:rsidRPr="009A3944" w:rsidRDefault="00D80B0F" w:rsidP="00C90D88">
      <w:pPr>
        <w:pStyle w:val="doctext"/>
        <w:rPr>
          <w:b/>
        </w:rPr>
      </w:pPr>
    </w:p>
    <w:p w:rsidR="00D80B0F" w:rsidRPr="009A3944" w:rsidRDefault="00D80B0F" w:rsidP="00C90D88">
      <w:pPr>
        <w:pStyle w:val="doctext"/>
        <w:rPr>
          <w:b/>
        </w:rPr>
      </w:pPr>
    </w:p>
    <w:p w:rsidR="00D80B0F" w:rsidRPr="009A3944" w:rsidRDefault="00D80B0F" w:rsidP="00C90D88">
      <w:pPr>
        <w:pStyle w:val="doctext"/>
        <w:rPr>
          <w:b/>
        </w:rPr>
      </w:pPr>
    </w:p>
    <w:p w:rsidR="00D80B0F" w:rsidRPr="009A3944" w:rsidRDefault="00D80B0F" w:rsidP="00C90D88">
      <w:pPr>
        <w:pStyle w:val="doctext"/>
        <w:rPr>
          <w:b/>
        </w:rPr>
      </w:pPr>
    </w:p>
    <w:p w:rsidR="00D80B0F" w:rsidRPr="009A3944" w:rsidRDefault="00D80B0F" w:rsidP="00C90D88">
      <w:pPr>
        <w:pStyle w:val="doctext"/>
        <w:rPr>
          <w:b/>
        </w:rPr>
      </w:pPr>
    </w:p>
    <w:p w:rsidR="00D80B0F" w:rsidRPr="009A3944" w:rsidRDefault="00D80B0F" w:rsidP="00C90D88">
      <w:pPr>
        <w:pStyle w:val="doctext"/>
        <w:rPr>
          <w:b/>
        </w:rPr>
      </w:pPr>
    </w:p>
    <w:p w:rsidR="00D80B0F" w:rsidRPr="009A3944" w:rsidRDefault="00D80B0F" w:rsidP="00C90D88">
      <w:pPr>
        <w:pStyle w:val="doctext"/>
        <w:rPr>
          <w:b/>
        </w:rPr>
      </w:pPr>
    </w:p>
    <w:p w:rsidR="00E80D28" w:rsidRPr="009A3944" w:rsidRDefault="00E80D28" w:rsidP="00C90D88">
      <w:pPr>
        <w:pStyle w:val="doctext"/>
        <w:rPr>
          <w:b/>
        </w:rPr>
      </w:pPr>
      <w:r w:rsidRPr="009A3944">
        <w:rPr>
          <w:b/>
        </w:rPr>
        <w:t>Sentinel-Controlled Repetition</w:t>
      </w:r>
    </w:p>
    <w:p w:rsidR="000C7C74" w:rsidRPr="009A3944" w:rsidRDefault="000C7C74" w:rsidP="000C7C74">
      <w:pPr>
        <w:pStyle w:val="doctext"/>
        <w:rPr>
          <w:i/>
        </w:rPr>
      </w:pPr>
      <w:r w:rsidRPr="009A3944">
        <w:rPr>
          <w:i/>
        </w:rPr>
        <w:t>Refer to Pages 129 –136 in the textbook for pseudocode and implementation of Sentinel-Controlled Repetition</w:t>
      </w:r>
    </w:p>
    <w:p w:rsidR="00ED58D9" w:rsidRPr="009A3944" w:rsidRDefault="003F4A7B" w:rsidP="00C90D88">
      <w:pPr>
        <w:pStyle w:val="doctext"/>
        <w:rPr>
          <w:b/>
        </w:rPr>
      </w:pPr>
      <w:r>
        <w:rPr>
          <w:b/>
          <w:noProof/>
        </w:rPr>
        <mc:AlternateContent>
          <mc:Choice Requires="wps">
            <w:drawing>
              <wp:anchor distT="0" distB="0" distL="114300" distR="114300" simplePos="0" relativeHeight="251672576" behindDoc="0" locked="0" layoutInCell="1" allowOverlap="1">
                <wp:simplePos x="0" y="0"/>
                <wp:positionH relativeFrom="column">
                  <wp:posOffset>-19050</wp:posOffset>
                </wp:positionH>
                <wp:positionV relativeFrom="paragraph">
                  <wp:posOffset>10160</wp:posOffset>
                </wp:positionV>
                <wp:extent cx="5972175" cy="548640"/>
                <wp:effectExtent l="9525" t="10160" r="9525" b="12700"/>
                <wp:wrapNone/>
                <wp:docPr id="4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548640"/>
                        </a:xfrm>
                        <a:prstGeom prst="rect">
                          <a:avLst/>
                        </a:prstGeom>
                        <a:solidFill>
                          <a:schemeClr val="bg1">
                            <a:lumMod val="100000"/>
                            <a:lumOff val="0"/>
                          </a:schemeClr>
                        </a:solidFill>
                        <a:ln w="9525">
                          <a:solidFill>
                            <a:srgbClr val="000000"/>
                          </a:solidFill>
                          <a:miter lim="800000"/>
                          <a:headEnd/>
                          <a:tailEnd/>
                        </a:ln>
                      </wps:spPr>
                      <wps:txbx>
                        <w:txbxContent>
                          <w:p w:rsidR="009A3944" w:rsidRPr="009A3944" w:rsidRDefault="009A3944" w:rsidP="00ED58D9">
                            <w:pPr>
                              <w:pStyle w:val="doctext"/>
                              <w:spacing w:before="0" w:beforeAutospacing="0" w:after="0" w:afterAutospacing="0"/>
                              <w:rPr>
                                <w:rFonts w:ascii="Courier New" w:hAnsi="Courier New" w:cs="Courier New"/>
                                <w:sz w:val="20"/>
                                <w:szCs w:val="20"/>
                              </w:rPr>
                            </w:pPr>
                            <w:r w:rsidRPr="009A3944">
                              <w:rPr>
                                <w:rFonts w:ascii="Courier New" w:hAnsi="Courier New" w:cs="Courier New"/>
                                <w:sz w:val="20"/>
                                <w:szCs w:val="20"/>
                              </w:rPr>
                              <w:t>Class Assignment 3 – Player Class Sentinel Controlled Repetition</w:t>
                            </w:r>
                          </w:p>
                          <w:p w:rsidR="009A3944" w:rsidRPr="009A3944" w:rsidRDefault="009A3944" w:rsidP="00ED58D9">
                            <w:pPr>
                              <w:pStyle w:val="doctext"/>
                              <w:spacing w:before="0" w:beforeAutospacing="0" w:after="0" w:afterAutospacing="0"/>
                              <w:rPr>
                                <w:rFonts w:ascii="Courier New" w:hAnsi="Courier New" w:cs="Courier New"/>
                                <w:i/>
                                <w:sz w:val="20"/>
                                <w:szCs w:val="20"/>
                              </w:rPr>
                            </w:pPr>
                          </w:p>
                          <w:p w:rsidR="009A3944" w:rsidRPr="00681294" w:rsidRDefault="009A3944" w:rsidP="00ED58D9">
                            <w:pPr>
                              <w:pStyle w:val="doctext"/>
                              <w:spacing w:before="0" w:beforeAutospacing="0" w:after="0" w:afterAutospacing="0"/>
                              <w:rPr>
                                <w:rFonts w:ascii="Courier New" w:hAnsi="Courier New" w:cs="Courier New"/>
                                <w:sz w:val="20"/>
                                <w:szCs w:val="20"/>
                              </w:rPr>
                            </w:pPr>
                            <w:r w:rsidRPr="009A3944">
                              <w:rPr>
                                <w:rFonts w:ascii="Courier New" w:hAnsi="Courier New" w:cs="Courier New"/>
                                <w:sz w:val="20"/>
                                <w:szCs w:val="20"/>
                              </w:rPr>
                              <w:t>Modify class assignment 3 to implement the sentinel controlled repetition.</w:t>
                            </w:r>
                          </w:p>
                          <w:p w:rsidR="009A3944" w:rsidRPr="00D7556A" w:rsidRDefault="009A3944" w:rsidP="00ED58D9">
                            <w:pPr>
                              <w:spacing w:after="150"/>
                              <w:ind w:firstLine="720"/>
                              <w:rPr>
                                <w:rStyle w:val="HTMLTypewriter"/>
                                <w:b/>
                                <w:highlight w:val="yellow"/>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6" o:spid="_x0000_s1035" type="#_x0000_t202" style="position:absolute;margin-left:-1.5pt;margin-top:.8pt;width:470.25pt;height:4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" fillcolor="white [3212]">
                <v:textbox>
                  <w:txbxContent>
                    <w:p w:rsidR="009A3944" w:rsidRPr="009A3944" w:rsidRDefault="009A3944" w:rsidP="00ED58D9">
                      <w:pPr>
                        <w:pStyle w:val="doctext"/>
                        <w:spacing w:before="0" w:beforeAutospacing="0" w:after="0" w:afterAutospacing="0"/>
                        <w:rPr>
                          <w:rFonts w:ascii="Courier New" w:hAnsi="Courier New" w:cs="Courier New"/>
                          <w:sz w:val="20"/>
                          <w:szCs w:val="20"/>
                        </w:rPr>
                      </w:pPr>
                      <w:r w:rsidRPr="009A3944">
                        <w:rPr>
                          <w:rFonts w:ascii="Courier New" w:hAnsi="Courier New" w:cs="Courier New"/>
                          <w:sz w:val="20"/>
                          <w:szCs w:val="20"/>
                        </w:rPr>
                        <w:t>Class Assignment 3 – Player Class Sentinel Controlled Repetition</w:t>
                      </w:r>
                    </w:p>
                    <w:p w:rsidR="009A3944" w:rsidRPr="009A3944" w:rsidRDefault="009A3944" w:rsidP="00ED58D9">
                      <w:pPr>
                        <w:pStyle w:val="doctext"/>
                        <w:spacing w:before="0" w:beforeAutospacing="0" w:after="0" w:afterAutospacing="0"/>
                        <w:rPr>
                          <w:rFonts w:ascii="Courier New" w:hAnsi="Courier New" w:cs="Courier New"/>
                          <w:i/>
                          <w:sz w:val="20"/>
                          <w:szCs w:val="20"/>
                        </w:rPr>
                      </w:pPr>
                    </w:p>
                    <w:p w:rsidR="009A3944" w:rsidRPr="00681294" w:rsidRDefault="009A3944" w:rsidP="00ED58D9">
                      <w:pPr>
                        <w:pStyle w:val="doctext"/>
                        <w:spacing w:before="0" w:beforeAutospacing="0" w:after="0" w:afterAutospacing="0"/>
                        <w:rPr>
                          <w:rFonts w:ascii="Courier New" w:hAnsi="Courier New" w:cs="Courier New"/>
                          <w:sz w:val="20"/>
                          <w:szCs w:val="20"/>
                        </w:rPr>
                      </w:pPr>
                      <w:r w:rsidRPr="009A3944">
                        <w:rPr>
                          <w:rFonts w:ascii="Courier New" w:hAnsi="Courier New" w:cs="Courier New"/>
                          <w:sz w:val="20"/>
                          <w:szCs w:val="20"/>
                        </w:rPr>
                        <w:t>Modify class assignment 3 to implement the sentinel controlled repetition.</w:t>
                      </w:r>
                    </w:p>
                    <w:p w:rsidR="009A3944" w:rsidRPr="00D7556A" w:rsidRDefault="009A3944" w:rsidP="00ED58D9">
                      <w:pPr>
                        <w:spacing w:after="150"/>
                        <w:ind w:firstLine="720"/>
                        <w:rPr>
                          <w:rStyle w:val="HTMLTypewriter"/>
                          <w:b/>
                          <w:highlight w:val="yellow"/>
                        </w:rPr>
                      </w:pPr>
                    </w:p>
                  </w:txbxContent>
                </v:textbox>
              </v:shape>
            </w:pict>
          </mc:Fallback>
        </mc:AlternateContent>
      </w:r>
    </w:p>
    <w:p w:rsidR="00ED58D9" w:rsidRPr="009A3944" w:rsidRDefault="00ED58D9" w:rsidP="00C90D88">
      <w:pPr>
        <w:pStyle w:val="doctext"/>
        <w:rPr>
          <w:b/>
        </w:rPr>
      </w:pPr>
    </w:p>
    <w:p w:rsidR="00ED58D9" w:rsidRPr="009A3944" w:rsidRDefault="00ED58D9" w:rsidP="00C90D88">
      <w:pPr>
        <w:pStyle w:val="doctext"/>
        <w:rPr>
          <w:b/>
        </w:rPr>
      </w:pPr>
    </w:p>
    <w:p w:rsidR="00E80D28" w:rsidRPr="009A3944" w:rsidRDefault="00E80D28" w:rsidP="00C90D88">
      <w:pPr>
        <w:pStyle w:val="doctext"/>
        <w:rPr>
          <w:b/>
        </w:rPr>
      </w:pPr>
      <w:r w:rsidRPr="009A3944">
        <w:rPr>
          <w:b/>
        </w:rPr>
        <w:t>Formulating Algorithms: Nested Control Statements</w:t>
      </w:r>
    </w:p>
    <w:p w:rsidR="00E80D28" w:rsidRPr="009A3944" w:rsidRDefault="00E80D28" w:rsidP="00E80D28">
      <w:pPr>
        <w:pStyle w:val="doctext"/>
      </w:pPr>
      <w:r w:rsidRPr="009A3944">
        <w:t xml:space="preserve">For the next example, we once again formulate an algorithm by using pseudocode and topdown, stepwise refinement, and write a corresponding C++ program. We have seen that control statements can be stacked on top of one another (in sequence) just as a child stacks building blocks. In this case study, we examine the only other structured way control statements can be connected, namely, by </w:t>
      </w:r>
      <w:r w:rsidRPr="009A3944">
        <w:rPr>
          <w:rStyle w:val="docemphstrong"/>
        </w:rPr>
        <w:t>nesting</w:t>
      </w:r>
      <w:r w:rsidRPr="009A3944">
        <w:t xml:space="preserve"> one control statement within another.</w:t>
      </w:r>
    </w:p>
    <w:p w:rsidR="00011236" w:rsidRPr="009A3944" w:rsidRDefault="003F4A7B" w:rsidP="00011236">
      <w:pPr>
        <w:pStyle w:val="doctext"/>
        <w:rPr>
          <w:i/>
        </w:rPr>
      </w:pPr>
      <w:r>
        <w:rPr>
          <w:b/>
          <w:noProof/>
        </w:rPr>
        <mc:AlternateContent>
          <mc:Choice Requires="wps">
            <w:drawing>
              <wp:anchor distT="0" distB="0" distL="114300" distR="114300" simplePos="0" relativeHeight="251673600" behindDoc="0" locked="0" layoutInCell="1" allowOverlap="1">
                <wp:simplePos x="0" y="0"/>
                <wp:positionH relativeFrom="column">
                  <wp:posOffset>-38100</wp:posOffset>
                </wp:positionH>
                <wp:positionV relativeFrom="paragraph">
                  <wp:posOffset>499110</wp:posOffset>
                </wp:positionV>
                <wp:extent cx="5972175" cy="1844040"/>
                <wp:effectExtent l="9525" t="13335" r="9525" b="9525"/>
                <wp:wrapNone/>
                <wp:docPr id="4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844040"/>
                        </a:xfrm>
                        <a:prstGeom prst="rect">
                          <a:avLst/>
                        </a:prstGeom>
                        <a:solidFill>
                          <a:schemeClr val="bg1">
                            <a:lumMod val="100000"/>
                            <a:lumOff val="0"/>
                          </a:schemeClr>
                        </a:solidFill>
                        <a:ln w="9525">
                          <a:solidFill>
                            <a:srgbClr val="000000"/>
                          </a:solidFill>
                          <a:miter lim="800000"/>
                          <a:headEnd/>
                          <a:tailEnd/>
                        </a:ln>
                      </wps:spPr>
                      <wps:txbx>
                        <w:txbxContent>
                          <w:p w:rsidR="009A3944" w:rsidRPr="009A3944" w:rsidRDefault="009A3944" w:rsidP="00244328">
                            <w:pPr>
                              <w:pStyle w:val="doctext"/>
                              <w:spacing w:before="0" w:beforeAutospacing="0" w:after="0" w:afterAutospacing="0"/>
                              <w:rPr>
                                <w:rFonts w:ascii="Courier New" w:hAnsi="Courier New" w:cs="Courier New"/>
                                <w:sz w:val="20"/>
                                <w:szCs w:val="20"/>
                              </w:rPr>
                            </w:pPr>
                            <w:r w:rsidRPr="009A3944">
                              <w:rPr>
                                <w:rFonts w:ascii="Courier New" w:hAnsi="Courier New" w:cs="Courier New"/>
                                <w:sz w:val="20"/>
                                <w:szCs w:val="20"/>
                              </w:rPr>
                              <w:t>Class Assignment 4 – Player Class Nested Control Statements</w:t>
                            </w:r>
                          </w:p>
                          <w:p w:rsidR="009A3944" w:rsidRPr="009A3944" w:rsidRDefault="009A3944" w:rsidP="00244328">
                            <w:pPr>
                              <w:pStyle w:val="doctext"/>
                              <w:spacing w:before="0" w:beforeAutospacing="0" w:after="0" w:afterAutospacing="0"/>
                              <w:rPr>
                                <w:rFonts w:ascii="Courier New" w:hAnsi="Courier New" w:cs="Courier New"/>
                                <w:sz w:val="20"/>
                                <w:szCs w:val="20"/>
                              </w:rPr>
                            </w:pPr>
                          </w:p>
                          <w:p w:rsidR="009A3944" w:rsidRPr="009A3944" w:rsidRDefault="009A3944" w:rsidP="00244328">
                            <w:pPr>
                              <w:pStyle w:val="doctext"/>
                              <w:spacing w:before="0" w:beforeAutospacing="0" w:after="0" w:afterAutospacing="0"/>
                              <w:rPr>
                                <w:rFonts w:ascii="Courier New" w:hAnsi="Courier New" w:cs="Courier New"/>
                                <w:sz w:val="20"/>
                                <w:szCs w:val="20"/>
                              </w:rPr>
                            </w:pPr>
                            <w:r w:rsidRPr="009A3944">
                              <w:rPr>
                                <w:rFonts w:ascii="Courier New" w:hAnsi="Courier New" w:cs="Courier New"/>
                                <w:sz w:val="20"/>
                                <w:szCs w:val="20"/>
                              </w:rPr>
                              <w:t>Modify class assignment 2 to implement the nested control statements. The program should keep picking random enum and calculate the player score until the health of the player becomes 0 or the player dies.</w:t>
                            </w:r>
                          </w:p>
                          <w:p w:rsidR="009A3944" w:rsidRPr="009A3944" w:rsidRDefault="009A3944" w:rsidP="00244328">
                            <w:pPr>
                              <w:pStyle w:val="doclist"/>
                              <w:spacing w:before="0" w:beforeAutospacing="0" w:after="0" w:afterAutospacing="0"/>
                              <w:ind w:right="720"/>
                              <w:rPr>
                                <w:rFonts w:ascii="Courier New" w:hAnsi="Courier New" w:cs="Courier New"/>
                                <w:sz w:val="20"/>
                                <w:szCs w:val="20"/>
                              </w:rPr>
                            </w:pPr>
                            <w:r w:rsidRPr="009A3944">
                              <w:rPr>
                                <w:rStyle w:val="docemphasis"/>
                                <w:rFonts w:ascii="Courier New" w:hAnsi="Courier New" w:cs="Courier New"/>
                                <w:sz w:val="20"/>
                                <w:szCs w:val="20"/>
                              </w:rPr>
                              <w:t>Your program should analyze the results of the player class as follows:</w:t>
                            </w:r>
                          </w:p>
                          <w:p w:rsidR="009A3944" w:rsidRPr="009A3944" w:rsidRDefault="009A3944" w:rsidP="00244328">
                            <w:pPr>
                              <w:pStyle w:val="doclist"/>
                              <w:numPr>
                                <w:ilvl w:val="0"/>
                                <w:numId w:val="30"/>
                              </w:numPr>
                              <w:tabs>
                                <w:tab w:val="clear" w:pos="720"/>
                                <w:tab w:val="num" w:pos="0"/>
                              </w:tabs>
                              <w:spacing w:before="0" w:beforeAutospacing="0" w:after="0" w:afterAutospacing="0"/>
                              <w:ind w:right="720"/>
                              <w:rPr>
                                <w:rFonts w:ascii="Courier New" w:hAnsi="Courier New" w:cs="Courier New"/>
                                <w:sz w:val="20"/>
                                <w:szCs w:val="20"/>
                              </w:rPr>
                            </w:pPr>
                            <w:r w:rsidRPr="009A3944">
                              <w:rPr>
                                <w:rStyle w:val="docemphasis"/>
                                <w:rFonts w:ascii="Courier New" w:hAnsi="Courier New" w:cs="Courier New"/>
                                <w:sz w:val="20"/>
                                <w:szCs w:val="20"/>
                              </w:rPr>
                              <w:t>Count the number of test results of each type</w:t>
                            </w:r>
                            <w:r w:rsidRPr="009A3944">
                              <w:rPr>
                                <w:rFonts w:ascii="Courier New" w:hAnsi="Courier New" w:cs="Courier New"/>
                                <w:sz w:val="20"/>
                                <w:szCs w:val="20"/>
                              </w:rPr>
                              <w:t xml:space="preserve">. </w:t>
                            </w:r>
                          </w:p>
                          <w:p w:rsidR="009A3944" w:rsidRPr="009A3944" w:rsidRDefault="009A3944" w:rsidP="00244328">
                            <w:pPr>
                              <w:pStyle w:val="doclist"/>
                              <w:numPr>
                                <w:ilvl w:val="0"/>
                                <w:numId w:val="30"/>
                              </w:numPr>
                              <w:tabs>
                                <w:tab w:val="clear" w:pos="720"/>
                                <w:tab w:val="num" w:pos="0"/>
                              </w:tabs>
                              <w:ind w:right="720"/>
                              <w:rPr>
                                <w:rStyle w:val="docemphasis"/>
                                <w:rFonts w:ascii="Courier New" w:hAnsi="Courier New" w:cs="Courier New"/>
                                <w:sz w:val="20"/>
                                <w:szCs w:val="20"/>
                              </w:rPr>
                            </w:pPr>
                            <w:r w:rsidRPr="009A3944">
                              <w:rPr>
                                <w:rStyle w:val="docemphasis"/>
                                <w:rFonts w:ascii="Courier New" w:hAnsi="Courier New" w:cs="Courier New"/>
                                <w:sz w:val="20"/>
                                <w:szCs w:val="20"/>
                              </w:rPr>
                              <w:t xml:space="preserve">Display a summary of the test results indicating the number of times the </w:t>
                            </w:r>
                            <w:r w:rsidRPr="009A3944">
                              <w:rPr>
                                <w:rFonts w:ascii="Courier New" w:hAnsi="Courier New" w:cs="Courier New"/>
                                <w:sz w:val="20"/>
                                <w:szCs w:val="20"/>
                              </w:rPr>
                              <w:t xml:space="preserve">the player was attacked, idle or took damage. </w:t>
                            </w:r>
                          </w:p>
                          <w:p w:rsidR="009A3944" w:rsidRPr="009A3944" w:rsidRDefault="009A3944" w:rsidP="00244328">
                            <w:pPr>
                              <w:pStyle w:val="doclist"/>
                              <w:numPr>
                                <w:ilvl w:val="0"/>
                                <w:numId w:val="30"/>
                              </w:numPr>
                              <w:tabs>
                                <w:tab w:val="clear" w:pos="720"/>
                                <w:tab w:val="num" w:pos="0"/>
                              </w:tabs>
                              <w:ind w:right="720"/>
                              <w:rPr>
                                <w:rFonts w:ascii="Courier New" w:hAnsi="Courier New" w:cs="Courier New"/>
                                <w:sz w:val="20"/>
                                <w:szCs w:val="20"/>
                              </w:rPr>
                            </w:pPr>
                            <w:r w:rsidRPr="009A3944">
                              <w:rPr>
                                <w:rStyle w:val="docemphasis"/>
                                <w:rFonts w:ascii="Courier New" w:hAnsi="Courier New" w:cs="Courier New"/>
                                <w:sz w:val="20"/>
                                <w:szCs w:val="20"/>
                              </w:rPr>
                              <w:t>If the players attack rate was high then print the message "Well Played." Etc.</w:t>
                            </w:r>
                          </w:p>
                          <w:p w:rsidR="009A3944" w:rsidRPr="00D7556A" w:rsidRDefault="009A3944" w:rsidP="00244328">
                            <w:pPr>
                              <w:spacing w:after="150"/>
                              <w:ind w:firstLine="720"/>
                              <w:rPr>
                                <w:rStyle w:val="HTMLTypewriter"/>
                                <w:b/>
                                <w:highlight w:val="yellow"/>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7" o:spid="_x0000_s1036" type="#_x0000_t202" style="position:absolute;margin-left:-3pt;margin-top:39.3pt;width:470.25pt;height:14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" fillcolor="white [3212]">
                <v:textbox>
                  <w:txbxContent>
                    <w:p w:rsidR="009A3944" w:rsidRPr="009A3944" w:rsidRDefault="009A3944" w:rsidP="00244328">
                      <w:pPr>
                        <w:pStyle w:val="doctext"/>
                        <w:spacing w:before="0" w:beforeAutospacing="0" w:after="0" w:afterAutospacing="0"/>
                        <w:rPr>
                          <w:rFonts w:ascii="Courier New" w:hAnsi="Courier New" w:cs="Courier New"/>
                          <w:sz w:val="20"/>
                          <w:szCs w:val="20"/>
                        </w:rPr>
                      </w:pPr>
                      <w:r w:rsidRPr="009A3944">
                        <w:rPr>
                          <w:rFonts w:ascii="Courier New" w:hAnsi="Courier New" w:cs="Courier New"/>
                          <w:sz w:val="20"/>
                          <w:szCs w:val="20"/>
                        </w:rPr>
                        <w:t>Class Assignment 4 – Player Class Nested Control Statements</w:t>
                      </w:r>
                    </w:p>
                    <w:p w:rsidR="009A3944" w:rsidRPr="009A3944" w:rsidRDefault="009A3944" w:rsidP="00244328">
                      <w:pPr>
                        <w:pStyle w:val="doctext"/>
                        <w:spacing w:before="0" w:beforeAutospacing="0" w:after="0" w:afterAutospacing="0"/>
                        <w:rPr>
                          <w:rFonts w:ascii="Courier New" w:hAnsi="Courier New" w:cs="Courier New"/>
                          <w:sz w:val="20"/>
                          <w:szCs w:val="20"/>
                        </w:rPr>
                      </w:pPr>
                    </w:p>
                    <w:p w:rsidR="009A3944" w:rsidRPr="009A3944" w:rsidRDefault="009A3944" w:rsidP="00244328">
                      <w:pPr>
                        <w:pStyle w:val="doctext"/>
                        <w:spacing w:before="0" w:beforeAutospacing="0" w:after="0" w:afterAutospacing="0"/>
                        <w:rPr>
                          <w:rFonts w:ascii="Courier New" w:hAnsi="Courier New" w:cs="Courier New"/>
                          <w:sz w:val="20"/>
                          <w:szCs w:val="20"/>
                        </w:rPr>
                      </w:pPr>
                      <w:r w:rsidRPr="009A3944">
                        <w:rPr>
                          <w:rFonts w:ascii="Courier New" w:hAnsi="Courier New" w:cs="Courier New"/>
                          <w:sz w:val="20"/>
                          <w:szCs w:val="20"/>
                        </w:rPr>
                        <w:t>Modify class assignment 2 to implement the nested control statements. The program should keep picking random enum and calculate the player score until the health of the player becomes 0 or the player dies.</w:t>
                      </w:r>
                    </w:p>
                    <w:p w:rsidR="009A3944" w:rsidRPr="009A3944" w:rsidRDefault="009A3944" w:rsidP="00244328">
                      <w:pPr>
                        <w:pStyle w:val="doclist"/>
                        <w:spacing w:before="0" w:beforeAutospacing="0" w:after="0" w:afterAutospacing="0"/>
                        <w:ind w:right="720"/>
                        <w:rPr>
                          <w:rFonts w:ascii="Courier New" w:hAnsi="Courier New" w:cs="Courier New"/>
                          <w:sz w:val="20"/>
                          <w:szCs w:val="20"/>
                        </w:rPr>
                      </w:pPr>
                      <w:r w:rsidRPr="009A3944">
                        <w:rPr>
                          <w:rStyle w:val="docemphasis"/>
                          <w:rFonts w:ascii="Courier New" w:hAnsi="Courier New" w:cs="Courier New"/>
                          <w:sz w:val="20"/>
                          <w:szCs w:val="20"/>
                        </w:rPr>
                        <w:t>Your program should analyze the results of the player class as follows:</w:t>
                      </w:r>
                    </w:p>
                    <w:p w:rsidR="009A3944" w:rsidRPr="009A3944" w:rsidRDefault="009A3944" w:rsidP="00244328">
                      <w:pPr>
                        <w:pStyle w:val="doclist"/>
                        <w:numPr>
                          <w:ilvl w:val="0"/>
                          <w:numId w:val="30"/>
                        </w:numPr>
                        <w:tabs>
                          <w:tab w:val="clear" w:pos="720"/>
                          <w:tab w:val="num" w:pos="0"/>
                        </w:tabs>
                        <w:spacing w:before="0" w:beforeAutospacing="0" w:after="0" w:afterAutospacing="0"/>
                        <w:ind w:right="720"/>
                        <w:rPr>
                          <w:rFonts w:ascii="Courier New" w:hAnsi="Courier New" w:cs="Courier New"/>
                          <w:sz w:val="20"/>
                          <w:szCs w:val="20"/>
                        </w:rPr>
                      </w:pPr>
                      <w:r w:rsidRPr="009A3944">
                        <w:rPr>
                          <w:rStyle w:val="docemphasis"/>
                          <w:rFonts w:ascii="Courier New" w:hAnsi="Courier New" w:cs="Courier New"/>
                          <w:sz w:val="20"/>
                          <w:szCs w:val="20"/>
                        </w:rPr>
                        <w:t>Count the number of test results of each type</w:t>
                      </w:r>
                      <w:r w:rsidRPr="009A3944">
                        <w:rPr>
                          <w:rFonts w:ascii="Courier New" w:hAnsi="Courier New" w:cs="Courier New"/>
                          <w:sz w:val="20"/>
                          <w:szCs w:val="20"/>
                        </w:rPr>
                        <w:t xml:space="preserve">. </w:t>
                      </w:r>
                    </w:p>
                    <w:p w:rsidR="009A3944" w:rsidRPr="009A3944" w:rsidRDefault="009A3944" w:rsidP="00244328">
                      <w:pPr>
                        <w:pStyle w:val="doclist"/>
                        <w:numPr>
                          <w:ilvl w:val="0"/>
                          <w:numId w:val="30"/>
                        </w:numPr>
                        <w:tabs>
                          <w:tab w:val="clear" w:pos="720"/>
                          <w:tab w:val="num" w:pos="0"/>
                        </w:tabs>
                        <w:ind w:right="720"/>
                        <w:rPr>
                          <w:rStyle w:val="docemphasis"/>
                          <w:rFonts w:ascii="Courier New" w:hAnsi="Courier New" w:cs="Courier New"/>
                          <w:sz w:val="20"/>
                          <w:szCs w:val="20"/>
                        </w:rPr>
                      </w:pPr>
                      <w:r w:rsidRPr="009A3944">
                        <w:rPr>
                          <w:rStyle w:val="docemphasis"/>
                          <w:rFonts w:ascii="Courier New" w:hAnsi="Courier New" w:cs="Courier New"/>
                          <w:sz w:val="20"/>
                          <w:szCs w:val="20"/>
                        </w:rPr>
                        <w:t xml:space="preserve">Display a summary of the test results indicating the number of times the </w:t>
                      </w:r>
                      <w:r w:rsidRPr="009A3944">
                        <w:rPr>
                          <w:rFonts w:ascii="Courier New" w:hAnsi="Courier New" w:cs="Courier New"/>
                          <w:sz w:val="20"/>
                          <w:szCs w:val="20"/>
                        </w:rPr>
                        <w:t xml:space="preserve">the player was attacked, idle or took damage. </w:t>
                      </w:r>
                    </w:p>
                    <w:p w:rsidR="009A3944" w:rsidRPr="009A3944" w:rsidRDefault="009A3944" w:rsidP="00244328">
                      <w:pPr>
                        <w:pStyle w:val="doclist"/>
                        <w:numPr>
                          <w:ilvl w:val="0"/>
                          <w:numId w:val="30"/>
                        </w:numPr>
                        <w:tabs>
                          <w:tab w:val="clear" w:pos="720"/>
                          <w:tab w:val="num" w:pos="0"/>
                        </w:tabs>
                        <w:ind w:right="720"/>
                        <w:rPr>
                          <w:rFonts w:ascii="Courier New" w:hAnsi="Courier New" w:cs="Courier New"/>
                          <w:sz w:val="20"/>
                          <w:szCs w:val="20"/>
                        </w:rPr>
                      </w:pPr>
                      <w:r w:rsidRPr="009A3944">
                        <w:rPr>
                          <w:rStyle w:val="docemphasis"/>
                          <w:rFonts w:ascii="Courier New" w:hAnsi="Courier New" w:cs="Courier New"/>
                          <w:sz w:val="20"/>
                          <w:szCs w:val="20"/>
                        </w:rPr>
                        <w:t>If the players attack rate was high then print the message "Well Played." Etc.</w:t>
                      </w:r>
                    </w:p>
                    <w:p w:rsidR="009A3944" w:rsidRPr="00D7556A" w:rsidRDefault="009A3944" w:rsidP="00244328">
                      <w:pPr>
                        <w:spacing w:after="150"/>
                        <w:ind w:firstLine="720"/>
                        <w:rPr>
                          <w:rStyle w:val="HTMLTypewriter"/>
                          <w:b/>
                          <w:highlight w:val="yellow"/>
                        </w:rPr>
                      </w:pPr>
                    </w:p>
                  </w:txbxContent>
                </v:textbox>
              </v:shape>
            </w:pict>
          </mc:Fallback>
        </mc:AlternateContent>
      </w:r>
      <w:r w:rsidR="00011236" w:rsidRPr="009A3944">
        <w:rPr>
          <w:i/>
        </w:rPr>
        <w:t>Refer to Pages 1</w:t>
      </w:r>
      <w:r w:rsidR="00734D44" w:rsidRPr="009A3944">
        <w:rPr>
          <w:i/>
        </w:rPr>
        <w:t>40</w:t>
      </w:r>
      <w:r w:rsidR="00011236" w:rsidRPr="009A3944">
        <w:rPr>
          <w:i/>
        </w:rPr>
        <w:t xml:space="preserve"> –1</w:t>
      </w:r>
      <w:r w:rsidR="00734D44" w:rsidRPr="009A3944">
        <w:rPr>
          <w:i/>
        </w:rPr>
        <w:t>4</w:t>
      </w:r>
      <w:r w:rsidR="00011236" w:rsidRPr="009A3944">
        <w:rPr>
          <w:i/>
        </w:rPr>
        <w:t xml:space="preserve">3 in the textbook for pseudocode and implementation of </w:t>
      </w:r>
      <w:r w:rsidR="00734D44" w:rsidRPr="009A3944">
        <w:rPr>
          <w:i/>
        </w:rPr>
        <w:t>Nested</w:t>
      </w:r>
      <w:r w:rsidR="00011236" w:rsidRPr="009A3944">
        <w:rPr>
          <w:i/>
        </w:rPr>
        <w:t>-Contro</w:t>
      </w:r>
      <w:r w:rsidR="00734D44" w:rsidRPr="009A3944">
        <w:rPr>
          <w:i/>
        </w:rPr>
        <w:t>l</w:t>
      </w:r>
      <w:r w:rsidR="00011236" w:rsidRPr="009A3944">
        <w:rPr>
          <w:i/>
        </w:rPr>
        <w:t xml:space="preserve"> </w:t>
      </w:r>
      <w:r w:rsidR="00734D44" w:rsidRPr="009A3944">
        <w:rPr>
          <w:i/>
        </w:rPr>
        <w:t>Statements</w:t>
      </w:r>
    </w:p>
    <w:p w:rsidR="00244328" w:rsidRPr="009A3944" w:rsidRDefault="00244328" w:rsidP="00C90D88">
      <w:pPr>
        <w:pStyle w:val="doctext"/>
        <w:rPr>
          <w:b/>
        </w:rPr>
      </w:pPr>
    </w:p>
    <w:p w:rsidR="00244328" w:rsidRPr="009A3944" w:rsidRDefault="00244328" w:rsidP="00C90D88">
      <w:pPr>
        <w:pStyle w:val="doctext"/>
        <w:rPr>
          <w:b/>
        </w:rPr>
      </w:pPr>
    </w:p>
    <w:p w:rsidR="00244328" w:rsidRPr="009A3944" w:rsidRDefault="00244328" w:rsidP="00C90D88">
      <w:pPr>
        <w:pStyle w:val="doctext"/>
        <w:rPr>
          <w:b/>
        </w:rPr>
      </w:pPr>
    </w:p>
    <w:p w:rsidR="00244328" w:rsidRPr="009A3944" w:rsidRDefault="00244328" w:rsidP="00C90D88">
      <w:pPr>
        <w:pStyle w:val="doctext"/>
        <w:rPr>
          <w:b/>
        </w:rPr>
      </w:pPr>
    </w:p>
    <w:p w:rsidR="00244328" w:rsidRPr="009A3944" w:rsidRDefault="00244328" w:rsidP="00C90D88">
      <w:pPr>
        <w:pStyle w:val="doctext"/>
        <w:rPr>
          <w:b/>
        </w:rPr>
      </w:pPr>
    </w:p>
    <w:p w:rsidR="00244328" w:rsidRPr="009A3944" w:rsidRDefault="00244328" w:rsidP="00C90D88">
      <w:pPr>
        <w:pStyle w:val="doctext"/>
        <w:rPr>
          <w:b/>
        </w:rPr>
      </w:pPr>
    </w:p>
    <w:p w:rsidR="00E80D28" w:rsidRPr="009A3944" w:rsidRDefault="00E80D28" w:rsidP="00C90D88">
      <w:pPr>
        <w:pStyle w:val="doctext"/>
        <w:rPr>
          <w:b/>
        </w:rPr>
      </w:pPr>
      <w:r w:rsidRPr="009A3944">
        <w:rPr>
          <w:b/>
        </w:rPr>
        <w:t>Assignment Operators</w:t>
      </w:r>
    </w:p>
    <w:p w:rsidR="00E80D28" w:rsidRPr="009A3944" w:rsidRDefault="00E80D28" w:rsidP="00E80D28">
      <w:pPr>
        <w:pStyle w:val="doctext"/>
      </w:pPr>
      <w:r w:rsidRPr="009A3944">
        <w:t xml:space="preserve">C++ provides several </w:t>
      </w:r>
      <w:r w:rsidRPr="009A3944">
        <w:rPr>
          <w:rStyle w:val="docemphstrong"/>
        </w:rPr>
        <w:t>assignment operators</w:t>
      </w:r>
      <w:r w:rsidRPr="009A3944">
        <w:t xml:space="preserve"> for abbreviating assignment expressions. For example, the statement</w:t>
      </w:r>
    </w:p>
    <w:p w:rsidR="00E80D28" w:rsidRPr="009A3944" w:rsidRDefault="00E80D28" w:rsidP="00E80D28">
      <w:pPr>
        <w:pStyle w:val="HTMLPreformatted"/>
      </w:pPr>
      <w:r w:rsidRPr="009A3944">
        <w:t>c = c + 3;</w:t>
      </w:r>
    </w:p>
    <w:p w:rsidR="00E80D28" w:rsidRPr="009A3944" w:rsidRDefault="00E80D28" w:rsidP="00E80D28">
      <w:pPr>
        <w:pStyle w:val="doctext"/>
      </w:pPr>
      <w:r w:rsidRPr="009A3944">
        <w:t xml:space="preserve">can be abbreviated with the </w:t>
      </w:r>
      <w:r w:rsidRPr="009A3944">
        <w:rPr>
          <w:b/>
          <w:bCs/>
        </w:rPr>
        <w:t>addition assignment operator +=</w:t>
      </w:r>
      <w:r w:rsidRPr="009A3944">
        <w:t xml:space="preserve"> as</w:t>
      </w:r>
    </w:p>
    <w:p w:rsidR="00E80D28" w:rsidRPr="009A3944" w:rsidRDefault="00E80D28" w:rsidP="00E80D28">
      <w:pPr>
        <w:pStyle w:val="HTMLPreformatted"/>
      </w:pPr>
      <w:r w:rsidRPr="009A3944">
        <w:t>c += 3;</w:t>
      </w:r>
    </w:p>
    <w:p w:rsidR="00E80D28" w:rsidRPr="009A3944" w:rsidRDefault="00E80D28" w:rsidP="00E80D28">
      <w:pPr>
        <w:pStyle w:val="doctext"/>
      </w:pPr>
      <w:r w:rsidRPr="009A3944">
        <w:t xml:space="preserve">The </w:t>
      </w:r>
      <w:r w:rsidRPr="009A3944">
        <w:rPr>
          <w:rStyle w:val="HTMLTypewriter"/>
        </w:rPr>
        <w:t>+=</w:t>
      </w:r>
      <w:r w:rsidRPr="009A3944">
        <w:t xml:space="preserve"> operator adds the value of the expression on the right of the operator to the value of the variable on the left of the operator and stores the result in the variable on the left of the operator. Any statement of the form</w:t>
      </w:r>
    </w:p>
    <w:p w:rsidR="00E80D28" w:rsidRPr="009A3944" w:rsidRDefault="00E80D28" w:rsidP="00E80D28">
      <w:pPr>
        <w:pStyle w:val="doclist"/>
        <w:ind w:left="720" w:right="720"/>
      </w:pPr>
      <w:r w:rsidRPr="009A3944">
        <w:rPr>
          <w:rStyle w:val="docemphasis"/>
        </w:rPr>
        <w:t>variable</w:t>
      </w:r>
      <w:r w:rsidRPr="009A3944">
        <w:t xml:space="preserve"> </w:t>
      </w:r>
      <w:r w:rsidRPr="009A3944">
        <w:rPr>
          <w:rStyle w:val="HTMLTypewriter"/>
        </w:rPr>
        <w:t>=</w:t>
      </w:r>
      <w:r w:rsidRPr="009A3944">
        <w:t xml:space="preserve"> </w:t>
      </w:r>
      <w:r w:rsidRPr="009A3944">
        <w:rPr>
          <w:rStyle w:val="docemphasis"/>
        </w:rPr>
        <w:t>variable operator expression</w:t>
      </w:r>
      <w:r w:rsidRPr="009A3944">
        <w:t>;</w:t>
      </w:r>
    </w:p>
    <w:p w:rsidR="00E80D28" w:rsidRPr="009A3944" w:rsidRDefault="00E80D28" w:rsidP="00E80D28">
      <w:pPr>
        <w:pStyle w:val="doctext"/>
      </w:pPr>
      <w:r w:rsidRPr="009A3944">
        <w:t xml:space="preserve">in which the same </w:t>
      </w:r>
      <w:r w:rsidRPr="009A3944">
        <w:rPr>
          <w:rStyle w:val="docemphasis"/>
        </w:rPr>
        <w:t>variable</w:t>
      </w:r>
      <w:r w:rsidRPr="009A3944">
        <w:t xml:space="preserve"> appears on both sides of the assignment operator and </w:t>
      </w:r>
      <w:r w:rsidRPr="009A3944">
        <w:rPr>
          <w:rStyle w:val="docemphasis"/>
        </w:rPr>
        <w:t>operator</w:t>
      </w:r>
      <w:r w:rsidRPr="009A3944">
        <w:t xml:space="preserve"> is one of the binary operators </w:t>
      </w:r>
      <w:r w:rsidRPr="009A3944">
        <w:rPr>
          <w:rStyle w:val="HTMLTypewriter"/>
        </w:rPr>
        <w:t>+</w:t>
      </w:r>
      <w:r w:rsidRPr="009A3944">
        <w:t xml:space="preserve">, </w:t>
      </w:r>
      <w:r w:rsidRPr="009A3944">
        <w:rPr>
          <w:rStyle w:val="HTMLTypewriter"/>
        </w:rPr>
        <w:t>-</w:t>
      </w:r>
      <w:r w:rsidRPr="009A3944">
        <w:t xml:space="preserve">, </w:t>
      </w:r>
      <w:r w:rsidRPr="009A3944">
        <w:rPr>
          <w:rStyle w:val="HTMLTypewriter"/>
        </w:rPr>
        <w:t>*</w:t>
      </w:r>
      <w:r w:rsidRPr="009A3944">
        <w:t xml:space="preserve">, </w:t>
      </w:r>
      <w:r w:rsidRPr="009A3944">
        <w:rPr>
          <w:rStyle w:val="HTMLTypewriter"/>
        </w:rPr>
        <w:t>/</w:t>
      </w:r>
      <w:r w:rsidRPr="009A3944">
        <w:t xml:space="preserve">, or </w:t>
      </w:r>
      <w:r w:rsidRPr="009A3944">
        <w:rPr>
          <w:rStyle w:val="HTMLTypewriter"/>
        </w:rPr>
        <w:t>%</w:t>
      </w:r>
      <w:r w:rsidRPr="009A3944">
        <w:t xml:space="preserve"> (or others we'll discuss later in the text), can be written in the form</w:t>
      </w:r>
    </w:p>
    <w:p w:rsidR="00E80D28" w:rsidRPr="009A3944" w:rsidRDefault="00E80D28" w:rsidP="00E80D28">
      <w:pPr>
        <w:pStyle w:val="doclist"/>
        <w:ind w:left="720" w:right="720"/>
      </w:pPr>
      <w:r w:rsidRPr="009A3944">
        <w:rPr>
          <w:rStyle w:val="docemphasis"/>
        </w:rPr>
        <w:t>variable operator</w:t>
      </w:r>
      <w:r w:rsidRPr="009A3944">
        <w:rPr>
          <w:rStyle w:val="HTMLTypewriter"/>
        </w:rPr>
        <w:t>=</w:t>
      </w:r>
      <w:r w:rsidRPr="009A3944">
        <w:t xml:space="preserve"> </w:t>
      </w:r>
      <w:r w:rsidRPr="009A3944">
        <w:rPr>
          <w:rStyle w:val="docemphasis"/>
        </w:rPr>
        <w:t>expression</w:t>
      </w:r>
      <w:r w:rsidRPr="009A3944">
        <w:t>;</w:t>
      </w:r>
    </w:p>
    <w:p w:rsidR="00E80D28" w:rsidRPr="009A3944" w:rsidRDefault="00E80D28" w:rsidP="00E80D28">
      <w:pPr>
        <w:pStyle w:val="doctext"/>
        <w:rPr>
          <w:rStyle w:val="HTMLTypewriter"/>
        </w:rPr>
      </w:pPr>
      <w:r w:rsidRPr="009A3944">
        <w:t xml:space="preserve">Thus the assignment </w:t>
      </w:r>
      <w:r w:rsidRPr="009A3944">
        <w:rPr>
          <w:rStyle w:val="HTMLTypewriter"/>
        </w:rPr>
        <w:t>c += 3</w:t>
      </w:r>
      <w:r w:rsidRPr="009A3944">
        <w:t xml:space="preserve"> adds </w:t>
      </w:r>
      <w:r w:rsidRPr="009A3944">
        <w:rPr>
          <w:rStyle w:val="HTMLTypewriter"/>
        </w:rPr>
        <w:t>3</w:t>
      </w:r>
      <w:r w:rsidRPr="009A3944">
        <w:t xml:space="preserve"> to </w:t>
      </w:r>
      <w:r w:rsidRPr="009A3944">
        <w:rPr>
          <w:rStyle w:val="HTMLTypewriter"/>
        </w:rPr>
        <w:t xml:space="preserve">c. </w:t>
      </w:r>
    </w:p>
    <w:tbl>
      <w:tblPr>
        <w:tblW w:w="0" w:type="auto"/>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000" w:firstRow="0" w:lastRow="0" w:firstColumn="0" w:lastColumn="0" w:noHBand="0" w:noVBand="0"/>
      </w:tblPr>
      <w:tblGrid>
        <w:gridCol w:w="2334"/>
        <w:gridCol w:w="2081"/>
        <w:gridCol w:w="1434"/>
        <w:gridCol w:w="954"/>
      </w:tblGrid>
      <w:tr w:rsidR="00E80D28" w:rsidRPr="009A3944" w:rsidTr="00725934">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bottom"/>
          </w:tcPr>
          <w:p w:rsidR="00E80D28" w:rsidRPr="009A3944" w:rsidRDefault="00E80D28" w:rsidP="00725934">
            <w:pPr>
              <w:pStyle w:val="doctext"/>
              <w:rPr>
                <w:b/>
              </w:rPr>
            </w:pPr>
            <w:r w:rsidRPr="009A3944">
              <w:rPr>
                <w:b/>
              </w:rPr>
              <w:t>Assignment operator</w:t>
            </w:r>
          </w:p>
        </w:tc>
        <w:tc>
          <w:tcPr>
            <w:tcW w:w="0" w:type="auto"/>
            <w:tcBorders>
              <w:top w:val="outset" w:sz="6" w:space="0" w:color="auto"/>
              <w:left w:val="outset" w:sz="6" w:space="0" w:color="auto"/>
              <w:bottom w:val="outset" w:sz="6" w:space="0" w:color="auto"/>
              <w:right w:val="outset" w:sz="6" w:space="0" w:color="auto"/>
            </w:tcBorders>
            <w:vAlign w:val="bottom"/>
          </w:tcPr>
          <w:p w:rsidR="00E80D28" w:rsidRPr="009A3944" w:rsidRDefault="00E80D28" w:rsidP="00725934">
            <w:pPr>
              <w:pStyle w:val="doctext"/>
              <w:rPr>
                <w:b/>
              </w:rPr>
            </w:pPr>
            <w:r w:rsidRPr="009A3944">
              <w:rPr>
                <w:b/>
              </w:rPr>
              <w:t>Sample expression</w:t>
            </w:r>
          </w:p>
        </w:tc>
        <w:tc>
          <w:tcPr>
            <w:tcW w:w="0" w:type="auto"/>
            <w:tcBorders>
              <w:top w:val="outset" w:sz="6" w:space="0" w:color="auto"/>
              <w:left w:val="outset" w:sz="6" w:space="0" w:color="auto"/>
              <w:bottom w:val="outset" w:sz="6" w:space="0" w:color="auto"/>
              <w:right w:val="outset" w:sz="6" w:space="0" w:color="auto"/>
            </w:tcBorders>
            <w:vAlign w:val="bottom"/>
          </w:tcPr>
          <w:p w:rsidR="00E80D28" w:rsidRPr="009A3944" w:rsidRDefault="00E80D28" w:rsidP="00725934">
            <w:pPr>
              <w:pStyle w:val="doctext"/>
              <w:rPr>
                <w:b/>
              </w:rPr>
            </w:pPr>
            <w:r w:rsidRPr="009A3944">
              <w:rPr>
                <w:b/>
              </w:rPr>
              <w:t>Explanation</w:t>
            </w:r>
          </w:p>
        </w:tc>
        <w:tc>
          <w:tcPr>
            <w:tcW w:w="0" w:type="auto"/>
            <w:tcBorders>
              <w:top w:val="outset" w:sz="6" w:space="0" w:color="auto"/>
              <w:left w:val="outset" w:sz="6" w:space="0" w:color="auto"/>
              <w:bottom w:val="outset" w:sz="6" w:space="0" w:color="auto"/>
              <w:right w:val="outset" w:sz="6" w:space="0" w:color="auto"/>
            </w:tcBorders>
            <w:vAlign w:val="bottom"/>
          </w:tcPr>
          <w:p w:rsidR="00E80D28" w:rsidRPr="009A3944" w:rsidRDefault="00E80D28" w:rsidP="00725934">
            <w:pPr>
              <w:pStyle w:val="doctext"/>
              <w:rPr>
                <w:b/>
              </w:rPr>
            </w:pPr>
            <w:r w:rsidRPr="009A3944">
              <w:rPr>
                <w:b/>
              </w:rPr>
              <w:t>Assigns</w:t>
            </w:r>
          </w:p>
        </w:tc>
      </w:tr>
      <w:tr w:rsidR="00E80D28" w:rsidRPr="009A3944" w:rsidTr="00725934">
        <w:trPr>
          <w:tblCellSpacing w:w="0" w:type="dxa"/>
        </w:trPr>
        <w:tc>
          <w:tcPr>
            <w:tcW w:w="0" w:type="auto"/>
            <w:gridSpan w:val="4"/>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docemphasis"/>
              </w:rPr>
              <w:t>Assume:</w:t>
            </w:r>
            <w:r w:rsidRPr="009A3944">
              <w:t xml:space="preserve"> </w:t>
            </w:r>
            <w:r w:rsidRPr="009A3944">
              <w:rPr>
                <w:rFonts w:ascii="Andale Mono" w:hAnsi="Andale Mono"/>
                <w:sz w:val="20"/>
                <w:szCs w:val="20"/>
              </w:rPr>
              <w:t>int</w:t>
            </w:r>
            <w:r w:rsidRPr="009A3944">
              <w:t xml:space="preserve"> </w:t>
            </w:r>
            <w:r w:rsidRPr="009A3944">
              <w:rPr>
                <w:rStyle w:val="HTMLTypewriter"/>
              </w:rPr>
              <w:t>c =</w:t>
            </w:r>
            <w:r w:rsidRPr="009A3944">
              <w:t xml:space="preserve"> 3, </w:t>
            </w:r>
            <w:r w:rsidRPr="009A3944">
              <w:rPr>
                <w:rStyle w:val="HTMLTypewriter"/>
              </w:rPr>
              <w:t>d =</w:t>
            </w:r>
            <w:r w:rsidRPr="009A3944">
              <w:t xml:space="preserve"> 5, </w:t>
            </w:r>
            <w:r w:rsidRPr="009A3944">
              <w:rPr>
                <w:rStyle w:val="HTMLTypewriter"/>
              </w:rPr>
              <w:t>e =</w:t>
            </w:r>
            <w:r w:rsidRPr="009A3944">
              <w:t xml:space="preserve"> 4, </w:t>
            </w:r>
            <w:r w:rsidRPr="009A3944">
              <w:rPr>
                <w:rStyle w:val="HTMLTypewriter"/>
              </w:rPr>
              <w:t>f =</w:t>
            </w:r>
            <w:r w:rsidRPr="009A3944">
              <w:t xml:space="preserve"> 6, </w:t>
            </w:r>
            <w:r w:rsidRPr="009A3944">
              <w:rPr>
                <w:rStyle w:val="HTMLTypewriter"/>
              </w:rPr>
              <w:t>g =</w:t>
            </w:r>
            <w:r w:rsidRPr="009A3944">
              <w:t xml:space="preserve"> 12;</w:t>
            </w:r>
          </w:p>
        </w:tc>
      </w:tr>
      <w:tr w:rsidR="00E80D28" w:rsidRPr="009A3944" w:rsidTr="00725934">
        <w:trPr>
          <w:tblCellSpacing w:w="0" w:type="dxa"/>
        </w:trPr>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c +=</w:t>
            </w:r>
            <w:r w:rsidRPr="009A3944">
              <w:t xml:space="preserve"> </w:t>
            </w:r>
            <w:r w:rsidRPr="009A3944">
              <w:rPr>
                <w:rFonts w:ascii="Andale Mono" w:hAnsi="Andale Mono"/>
                <w:sz w:val="20"/>
                <w:szCs w:val="20"/>
              </w:rPr>
              <w:t>7</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c = c +</w:t>
            </w:r>
            <w:r w:rsidRPr="009A3944">
              <w:t xml:space="preserve"> </w:t>
            </w:r>
            <w:r w:rsidRPr="009A3944">
              <w:rPr>
                <w:rFonts w:ascii="Andale Mono" w:hAnsi="Andale Mono"/>
                <w:sz w:val="20"/>
                <w:szCs w:val="20"/>
              </w:rPr>
              <w:t>7</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10</w:t>
            </w:r>
            <w:r w:rsidRPr="009A3944">
              <w:t xml:space="preserve"> to </w:t>
            </w:r>
            <w:r w:rsidRPr="009A3944">
              <w:rPr>
                <w:rStyle w:val="HTMLTypewriter"/>
              </w:rPr>
              <w:t>c</w:t>
            </w:r>
          </w:p>
        </w:tc>
      </w:tr>
      <w:tr w:rsidR="00E80D28" w:rsidRPr="009A3944" w:rsidTr="00725934">
        <w:trPr>
          <w:tblCellSpacing w:w="0" w:type="dxa"/>
        </w:trPr>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d -=</w:t>
            </w:r>
            <w:r w:rsidRPr="009A3944">
              <w:t xml:space="preserve"> </w:t>
            </w:r>
            <w:r w:rsidRPr="009A3944">
              <w:rPr>
                <w:rFonts w:ascii="Andale Mono" w:hAnsi="Andale Mono"/>
                <w:sz w:val="20"/>
                <w:szCs w:val="20"/>
              </w:rPr>
              <w:t>4</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d = d -</w:t>
            </w:r>
            <w:r w:rsidRPr="009A3944">
              <w:t xml:space="preserve"> </w:t>
            </w:r>
            <w:r w:rsidRPr="009A3944">
              <w:rPr>
                <w:rFonts w:ascii="Andale Mono" w:hAnsi="Andale Mono"/>
                <w:sz w:val="20"/>
                <w:szCs w:val="20"/>
              </w:rPr>
              <w:t>4</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1</w:t>
            </w:r>
            <w:r w:rsidRPr="009A3944">
              <w:t xml:space="preserve"> to </w:t>
            </w:r>
            <w:r w:rsidRPr="009A3944">
              <w:rPr>
                <w:rStyle w:val="HTMLTypewriter"/>
              </w:rPr>
              <w:t>d</w:t>
            </w:r>
          </w:p>
        </w:tc>
      </w:tr>
      <w:tr w:rsidR="00E80D28" w:rsidRPr="009A3944" w:rsidTr="00725934">
        <w:trPr>
          <w:tblCellSpacing w:w="0" w:type="dxa"/>
        </w:trPr>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e *=</w:t>
            </w:r>
            <w:r w:rsidRPr="009A3944">
              <w:t xml:space="preserve"> </w:t>
            </w:r>
            <w:r w:rsidRPr="009A3944">
              <w:rPr>
                <w:rFonts w:ascii="Andale Mono" w:hAnsi="Andale Mono"/>
                <w:sz w:val="20"/>
                <w:szCs w:val="20"/>
              </w:rPr>
              <w:t>5</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e = e *</w:t>
            </w:r>
            <w:r w:rsidRPr="009A3944">
              <w:t xml:space="preserve"> </w:t>
            </w:r>
            <w:r w:rsidRPr="009A3944">
              <w:rPr>
                <w:rFonts w:ascii="Andale Mono" w:hAnsi="Andale Mono"/>
                <w:sz w:val="20"/>
                <w:szCs w:val="20"/>
              </w:rPr>
              <w:t>5</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20</w:t>
            </w:r>
            <w:r w:rsidRPr="009A3944">
              <w:t xml:space="preserve"> to </w:t>
            </w:r>
            <w:r w:rsidRPr="009A3944">
              <w:rPr>
                <w:rStyle w:val="HTMLTypewriter"/>
              </w:rPr>
              <w:t>e</w:t>
            </w:r>
          </w:p>
        </w:tc>
      </w:tr>
      <w:tr w:rsidR="00E80D28" w:rsidRPr="009A3944" w:rsidTr="00725934">
        <w:trPr>
          <w:tblCellSpacing w:w="0" w:type="dxa"/>
        </w:trPr>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f /=</w:t>
            </w:r>
            <w:r w:rsidRPr="009A3944">
              <w:t xml:space="preserve"> </w:t>
            </w:r>
            <w:r w:rsidRPr="009A3944">
              <w:rPr>
                <w:rFonts w:ascii="Andale Mono" w:hAnsi="Andale Mono"/>
                <w:sz w:val="20"/>
                <w:szCs w:val="20"/>
              </w:rPr>
              <w:t>3</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f = f /</w:t>
            </w:r>
            <w:r w:rsidRPr="009A3944">
              <w:t xml:space="preserve"> 3</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2</w:t>
            </w:r>
            <w:r w:rsidRPr="009A3944">
              <w:t xml:space="preserve"> to </w:t>
            </w:r>
            <w:r w:rsidRPr="009A3944">
              <w:rPr>
                <w:rStyle w:val="HTMLTypewriter"/>
              </w:rPr>
              <w:t>f</w:t>
            </w:r>
          </w:p>
        </w:tc>
      </w:tr>
      <w:tr w:rsidR="00E80D28" w:rsidRPr="009A3944" w:rsidTr="00725934">
        <w:trPr>
          <w:tblCellSpacing w:w="0" w:type="dxa"/>
        </w:trPr>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g %=</w:t>
            </w:r>
            <w:r w:rsidRPr="009A3944">
              <w:t xml:space="preserve"> </w:t>
            </w:r>
            <w:r w:rsidRPr="009A3944">
              <w:rPr>
                <w:rFonts w:ascii="Andale Mono" w:hAnsi="Andale Mono"/>
                <w:sz w:val="20"/>
                <w:szCs w:val="20"/>
              </w:rPr>
              <w:t>9</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g = g %</w:t>
            </w:r>
            <w:r w:rsidRPr="009A3944">
              <w:t xml:space="preserve"> </w:t>
            </w:r>
            <w:r w:rsidRPr="009A3944">
              <w:rPr>
                <w:rFonts w:ascii="Andale Mono" w:hAnsi="Andale Mono"/>
                <w:sz w:val="20"/>
                <w:szCs w:val="20"/>
              </w:rPr>
              <w:t>9</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3</w:t>
            </w:r>
            <w:r w:rsidRPr="009A3944">
              <w:t xml:space="preserve"> to </w:t>
            </w:r>
            <w:r w:rsidRPr="009A3944">
              <w:rPr>
                <w:rStyle w:val="HTMLTypewriter"/>
              </w:rPr>
              <w:t>g</w:t>
            </w:r>
          </w:p>
        </w:tc>
      </w:tr>
    </w:tbl>
    <w:p w:rsidR="00E80D28" w:rsidRPr="009A3944" w:rsidRDefault="00E80D28" w:rsidP="00C90D88">
      <w:pPr>
        <w:pStyle w:val="doctext"/>
        <w:rPr>
          <w:b/>
        </w:rPr>
      </w:pPr>
      <w:r w:rsidRPr="009A3944">
        <w:rPr>
          <w:b/>
        </w:rPr>
        <w:t>Increment and Decrement Operators</w:t>
      </w:r>
    </w:p>
    <w:p w:rsidR="00E80D28" w:rsidRPr="009A3944" w:rsidRDefault="00E80D28" w:rsidP="00E80D28">
      <w:pPr>
        <w:pStyle w:val="doctext"/>
      </w:pPr>
      <w:r w:rsidRPr="009A3944">
        <w:t xml:space="preserve">In addition to the arithmetic assignment operators, C++ also provides two unary operators for adding 1 to or subtracting 1 from the value of a numeric variable. These are the unary </w:t>
      </w:r>
      <w:r w:rsidRPr="009A3944">
        <w:rPr>
          <w:b/>
          <w:bCs/>
        </w:rPr>
        <w:t>increment operator, ++</w:t>
      </w:r>
      <w:r w:rsidRPr="009A3944">
        <w:t xml:space="preserve">, and the unary </w:t>
      </w:r>
      <w:r w:rsidRPr="009A3944">
        <w:rPr>
          <w:b/>
          <w:bCs/>
        </w:rPr>
        <w:t>decrement operator, --</w:t>
      </w:r>
      <w:r w:rsidRPr="009A3944">
        <w:t xml:space="preserve">. A program can increment by 1 the value of a variable called </w:t>
      </w:r>
      <w:r w:rsidRPr="009A3944">
        <w:rPr>
          <w:rStyle w:val="HTMLTypewriter"/>
        </w:rPr>
        <w:t>c</w:t>
      </w:r>
      <w:r w:rsidRPr="009A3944">
        <w:t xml:space="preserve"> using the increment operator, </w:t>
      </w:r>
      <w:r w:rsidRPr="009A3944">
        <w:rPr>
          <w:rStyle w:val="HTMLTypewriter"/>
        </w:rPr>
        <w:t>++</w:t>
      </w:r>
      <w:r w:rsidRPr="009A3944">
        <w:t xml:space="preserve">, rather than the expression </w:t>
      </w:r>
      <w:r w:rsidRPr="009A3944">
        <w:rPr>
          <w:rStyle w:val="HTMLTypewriter"/>
        </w:rPr>
        <w:t>c = c + 1</w:t>
      </w:r>
      <w:r w:rsidRPr="009A3944">
        <w:t xml:space="preserve"> or </w:t>
      </w:r>
      <w:r w:rsidRPr="009A3944">
        <w:rPr>
          <w:rStyle w:val="HTMLTypewriter"/>
        </w:rPr>
        <w:t>c += 1</w:t>
      </w:r>
      <w:r w:rsidRPr="009A3944">
        <w:t xml:space="preserve">. An increment or decrement operator that is prefixed to (placed before) a variable is referred to as the </w:t>
      </w:r>
      <w:r w:rsidRPr="009A3944">
        <w:rPr>
          <w:b/>
          <w:bCs/>
        </w:rPr>
        <w:t>prefix increment</w:t>
      </w:r>
      <w:r w:rsidRPr="009A3944">
        <w:t xml:space="preserve"> or </w:t>
      </w:r>
      <w:r w:rsidRPr="009A3944">
        <w:rPr>
          <w:b/>
          <w:bCs/>
        </w:rPr>
        <w:t>prefix decrement operator</w:t>
      </w:r>
      <w:r w:rsidRPr="009A3944">
        <w:t xml:space="preserve">, respectively. An increment or decrement operator that is postfixed to (placed after) a variable is referred to as the </w:t>
      </w:r>
      <w:r w:rsidRPr="009A3944">
        <w:rPr>
          <w:b/>
          <w:bCs/>
        </w:rPr>
        <w:t>postfix increment</w:t>
      </w:r>
      <w:r w:rsidRPr="009A3944">
        <w:t xml:space="preserve"> or </w:t>
      </w:r>
      <w:r w:rsidRPr="009A3944">
        <w:rPr>
          <w:b/>
          <w:bCs/>
        </w:rPr>
        <w:t>postfix decrement operator</w:t>
      </w:r>
      <w:r w:rsidRPr="009A3944">
        <w:t>, respectively.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000" w:firstRow="0" w:lastRow="0" w:firstColumn="0" w:lastColumn="0" w:noHBand="0" w:noVBand="0"/>
      </w:tblPr>
      <w:tblGrid>
        <w:gridCol w:w="1140"/>
        <w:gridCol w:w="1580"/>
        <w:gridCol w:w="1616"/>
        <w:gridCol w:w="4484"/>
      </w:tblGrid>
      <w:tr w:rsidR="00E80D28" w:rsidRPr="009A3944" w:rsidTr="00725934">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bottom"/>
          </w:tcPr>
          <w:p w:rsidR="00E80D28" w:rsidRPr="009A3944" w:rsidRDefault="00E80D28" w:rsidP="00725934">
            <w:pPr>
              <w:pStyle w:val="doctext"/>
              <w:rPr>
                <w:b/>
                <w:bCs/>
              </w:rPr>
            </w:pPr>
            <w:r w:rsidRPr="009A3944">
              <w:rPr>
                <w:b/>
                <w:bCs/>
              </w:rPr>
              <w:t>Operator</w:t>
            </w:r>
          </w:p>
        </w:tc>
        <w:tc>
          <w:tcPr>
            <w:tcW w:w="0" w:type="auto"/>
            <w:tcBorders>
              <w:top w:val="outset" w:sz="6" w:space="0" w:color="auto"/>
              <w:left w:val="outset" w:sz="6" w:space="0" w:color="auto"/>
              <w:bottom w:val="outset" w:sz="6" w:space="0" w:color="auto"/>
              <w:right w:val="outset" w:sz="6" w:space="0" w:color="auto"/>
            </w:tcBorders>
            <w:vAlign w:val="bottom"/>
          </w:tcPr>
          <w:p w:rsidR="00E80D28" w:rsidRPr="009A3944" w:rsidRDefault="00E80D28" w:rsidP="00725934">
            <w:pPr>
              <w:pStyle w:val="doctext"/>
              <w:rPr>
                <w:b/>
                <w:bCs/>
              </w:rPr>
            </w:pPr>
            <w:r w:rsidRPr="009A3944">
              <w:rPr>
                <w:b/>
                <w:bCs/>
              </w:rPr>
              <w:t>Called</w:t>
            </w:r>
          </w:p>
        </w:tc>
        <w:tc>
          <w:tcPr>
            <w:tcW w:w="0" w:type="auto"/>
            <w:tcBorders>
              <w:top w:val="outset" w:sz="6" w:space="0" w:color="auto"/>
              <w:left w:val="outset" w:sz="6" w:space="0" w:color="auto"/>
              <w:bottom w:val="outset" w:sz="6" w:space="0" w:color="auto"/>
              <w:right w:val="outset" w:sz="6" w:space="0" w:color="auto"/>
            </w:tcBorders>
            <w:vAlign w:val="bottom"/>
          </w:tcPr>
          <w:p w:rsidR="00E80D28" w:rsidRPr="009A3944" w:rsidRDefault="00E80D28" w:rsidP="00725934">
            <w:pPr>
              <w:pStyle w:val="doctext"/>
              <w:rPr>
                <w:b/>
                <w:bCs/>
              </w:rPr>
            </w:pPr>
            <w:r w:rsidRPr="009A3944">
              <w:rPr>
                <w:b/>
                <w:bCs/>
              </w:rPr>
              <w:t>Sample expression</w:t>
            </w:r>
          </w:p>
        </w:tc>
        <w:tc>
          <w:tcPr>
            <w:tcW w:w="0" w:type="auto"/>
            <w:tcBorders>
              <w:top w:val="outset" w:sz="6" w:space="0" w:color="auto"/>
              <w:left w:val="outset" w:sz="6" w:space="0" w:color="auto"/>
              <w:bottom w:val="outset" w:sz="6" w:space="0" w:color="auto"/>
              <w:right w:val="outset" w:sz="6" w:space="0" w:color="auto"/>
            </w:tcBorders>
            <w:vAlign w:val="bottom"/>
          </w:tcPr>
          <w:p w:rsidR="00E80D28" w:rsidRPr="009A3944" w:rsidRDefault="00E80D28" w:rsidP="00725934">
            <w:pPr>
              <w:pStyle w:val="doctext"/>
              <w:rPr>
                <w:b/>
                <w:bCs/>
              </w:rPr>
            </w:pPr>
            <w:r w:rsidRPr="009A3944">
              <w:rPr>
                <w:b/>
                <w:bCs/>
              </w:rPr>
              <w:t>Explanation</w:t>
            </w:r>
          </w:p>
        </w:tc>
      </w:tr>
      <w:tr w:rsidR="00E80D28" w:rsidRPr="009A3944" w:rsidTr="00725934">
        <w:trPr>
          <w:tblCellSpacing w:w="0" w:type="dxa"/>
        </w:trPr>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t>preincrement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++a</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t xml:space="preserve">Increment </w:t>
            </w:r>
            <w:r w:rsidRPr="009A3944">
              <w:rPr>
                <w:rStyle w:val="HTMLTypewriter"/>
              </w:rPr>
              <w:t>a</w:t>
            </w:r>
            <w:r w:rsidRPr="009A3944">
              <w:t xml:space="preserve"> by 1, then use the new value of a in the expression in which </w:t>
            </w:r>
            <w:r w:rsidRPr="009A3944">
              <w:rPr>
                <w:rStyle w:val="HTMLTypewriter"/>
              </w:rPr>
              <w:t>a</w:t>
            </w:r>
            <w:r w:rsidRPr="009A3944">
              <w:t xml:space="preserve"> resides.</w:t>
            </w:r>
          </w:p>
        </w:tc>
      </w:tr>
      <w:tr w:rsidR="00E80D28" w:rsidRPr="009A3944" w:rsidTr="00725934">
        <w:trPr>
          <w:tblCellSpacing w:w="0" w:type="dxa"/>
        </w:trPr>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t>postincrement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a++</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t xml:space="preserve">Use the current value of </w:t>
            </w:r>
            <w:r w:rsidRPr="009A3944">
              <w:rPr>
                <w:rStyle w:val="HTMLTypewriter"/>
              </w:rPr>
              <w:t>a</w:t>
            </w:r>
            <w:r w:rsidRPr="009A3944">
              <w:t xml:space="preserve"> in the expression in which </w:t>
            </w:r>
            <w:r w:rsidRPr="009A3944">
              <w:rPr>
                <w:rStyle w:val="HTMLTypewriter"/>
              </w:rPr>
              <w:t>a</w:t>
            </w:r>
            <w:r w:rsidRPr="009A3944">
              <w:t xml:space="preserve"> resides, then increment </w:t>
            </w:r>
            <w:r w:rsidRPr="009A3944">
              <w:rPr>
                <w:rStyle w:val="HTMLTypewriter"/>
              </w:rPr>
              <w:t>a</w:t>
            </w:r>
            <w:r w:rsidRPr="009A3944">
              <w:t xml:space="preserve"> by 1.</w:t>
            </w:r>
          </w:p>
        </w:tc>
      </w:tr>
      <w:tr w:rsidR="00E80D28" w:rsidRPr="009A3944" w:rsidTr="00725934">
        <w:trPr>
          <w:tblCellSpacing w:w="0" w:type="dxa"/>
        </w:trPr>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t>predecrement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--b</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t xml:space="preserve">Decrement </w:t>
            </w:r>
            <w:r w:rsidRPr="009A3944">
              <w:rPr>
                <w:rStyle w:val="HTMLTypewriter"/>
              </w:rPr>
              <w:t>b</w:t>
            </w:r>
            <w:r w:rsidRPr="009A3944">
              <w:t xml:space="preserve"> by 1, then use the new value of </w:t>
            </w:r>
            <w:r w:rsidRPr="009A3944">
              <w:rPr>
                <w:rStyle w:val="HTMLTypewriter"/>
              </w:rPr>
              <w:t>b</w:t>
            </w:r>
            <w:r w:rsidRPr="009A3944">
              <w:t xml:space="preserve"> in the expression in which </w:t>
            </w:r>
            <w:r w:rsidRPr="009A3944">
              <w:rPr>
                <w:rStyle w:val="HTMLTypewriter"/>
              </w:rPr>
              <w:t>b</w:t>
            </w:r>
            <w:r w:rsidRPr="009A3944">
              <w:t xml:space="preserve"> resides.</w:t>
            </w:r>
          </w:p>
        </w:tc>
      </w:tr>
      <w:tr w:rsidR="00E80D28" w:rsidRPr="009A3944" w:rsidTr="00725934">
        <w:trPr>
          <w:tblCellSpacing w:w="0" w:type="dxa"/>
        </w:trPr>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t>postdecrement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b--</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t xml:space="preserve">Use the current value of </w:t>
            </w:r>
            <w:r w:rsidRPr="009A3944">
              <w:rPr>
                <w:rStyle w:val="HTMLTypewriter"/>
              </w:rPr>
              <w:t>b</w:t>
            </w:r>
            <w:r w:rsidRPr="009A3944">
              <w:t xml:space="preserve"> in the expression in which </w:t>
            </w:r>
            <w:r w:rsidRPr="009A3944">
              <w:rPr>
                <w:rStyle w:val="HTMLTypewriter"/>
              </w:rPr>
              <w:t>b</w:t>
            </w:r>
            <w:r w:rsidRPr="009A3944">
              <w:t xml:space="preserve"> resides, then decrement </w:t>
            </w:r>
            <w:r w:rsidRPr="009A3944">
              <w:rPr>
                <w:rStyle w:val="HTMLTypewriter"/>
              </w:rPr>
              <w:t>b</w:t>
            </w:r>
            <w:r w:rsidRPr="009A3944">
              <w:t xml:space="preserve"> by 1.</w:t>
            </w:r>
          </w:p>
        </w:tc>
      </w:tr>
    </w:tbl>
    <w:p w:rsidR="00E80D28" w:rsidRPr="009A3944" w:rsidRDefault="00E80D28" w:rsidP="00E80D28">
      <w:pPr>
        <w:pStyle w:val="doctext"/>
      </w:pPr>
      <w:r w:rsidRPr="009A3944">
        <w:t xml:space="preserve">Using the prefix increment (or decrement) operator to add (or subtract) 1 from a variable is known as </w:t>
      </w:r>
      <w:r w:rsidRPr="009A3944">
        <w:rPr>
          <w:b/>
          <w:bCs/>
        </w:rPr>
        <w:t>preincrementing</w:t>
      </w:r>
      <w:r w:rsidRPr="009A3944">
        <w:t xml:space="preserve"> (or </w:t>
      </w:r>
      <w:r w:rsidRPr="009A3944">
        <w:rPr>
          <w:b/>
          <w:bCs/>
        </w:rPr>
        <w:t>predecrementing</w:t>
      </w:r>
      <w:r w:rsidRPr="009A3944">
        <w:t xml:space="preserve">) the variable. Preincrementing (or predecrementing) causes the variable to be incremented (decremented) by 1, and then the new value of the variable is used in the expression in which it appears. Using the postfix increment (or decrement) operator to add (or subtract) 1 from a variable is known as </w:t>
      </w:r>
      <w:r w:rsidRPr="009A3944">
        <w:rPr>
          <w:b/>
          <w:bCs/>
        </w:rPr>
        <w:t>postincrementing</w:t>
      </w:r>
      <w:r w:rsidRPr="009A3944">
        <w:t xml:space="preserve"> (or </w:t>
      </w:r>
      <w:r w:rsidRPr="009A3944">
        <w:rPr>
          <w:b/>
          <w:bCs/>
        </w:rPr>
        <w:t>postdecrementing</w:t>
      </w:r>
      <w:r w:rsidRPr="009A3944">
        <w:t>) the variable. Postincrementing (or postdecrementing) causes the current value of the variable to be used in the expression in which it appears, and then the variable's value is incremented (decremented) by 1.</w:t>
      </w:r>
    </w:p>
    <w:p w:rsidR="00E80D28" w:rsidRPr="009A3944" w:rsidRDefault="00E80D28" w:rsidP="00E80D28">
      <w:pPr>
        <w:pStyle w:val="doctext"/>
        <w:rPr>
          <w:b/>
          <w:bCs/>
        </w:rPr>
      </w:pPr>
      <w:r w:rsidRPr="009A3944">
        <w:rPr>
          <w:b/>
          <w:bCs/>
        </w:rPr>
        <w:t>Operator precedence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000" w:firstRow="0" w:lastRow="0" w:firstColumn="0" w:lastColumn="0" w:noHBand="0" w:noVBand="0"/>
      </w:tblPr>
      <w:tblGrid>
        <w:gridCol w:w="421"/>
        <w:gridCol w:w="421"/>
        <w:gridCol w:w="574"/>
        <w:gridCol w:w="574"/>
        <w:gridCol w:w="574"/>
        <w:gridCol w:w="574"/>
        <w:gridCol w:w="1487"/>
        <w:gridCol w:w="2047"/>
      </w:tblGrid>
      <w:tr w:rsidR="00E80D28" w:rsidRPr="009A3944" w:rsidTr="00725934">
        <w:trPr>
          <w:tblHeader/>
          <w:tblCellSpacing w:w="0" w:type="dxa"/>
        </w:trPr>
        <w:tc>
          <w:tcPr>
            <w:tcW w:w="0" w:type="auto"/>
            <w:gridSpan w:val="6"/>
            <w:tcBorders>
              <w:top w:val="outset" w:sz="6" w:space="0" w:color="auto"/>
              <w:left w:val="outset" w:sz="6" w:space="0" w:color="auto"/>
              <w:bottom w:val="outset" w:sz="6" w:space="0" w:color="auto"/>
              <w:right w:val="outset" w:sz="6" w:space="0" w:color="auto"/>
            </w:tcBorders>
            <w:vAlign w:val="bottom"/>
          </w:tcPr>
          <w:p w:rsidR="00E80D28" w:rsidRPr="009A3944" w:rsidRDefault="00E80D28" w:rsidP="00725934">
            <w:pPr>
              <w:pStyle w:val="doctext"/>
              <w:rPr>
                <w:b/>
                <w:bCs/>
              </w:rPr>
            </w:pPr>
            <w:r w:rsidRPr="009A3944">
              <w:rPr>
                <w:b/>
                <w:bCs/>
              </w:rPr>
              <w:t>Operators</w:t>
            </w:r>
          </w:p>
        </w:tc>
        <w:tc>
          <w:tcPr>
            <w:tcW w:w="0" w:type="auto"/>
            <w:tcBorders>
              <w:top w:val="outset" w:sz="6" w:space="0" w:color="auto"/>
              <w:left w:val="outset" w:sz="6" w:space="0" w:color="auto"/>
              <w:bottom w:val="outset" w:sz="6" w:space="0" w:color="auto"/>
              <w:right w:val="outset" w:sz="6" w:space="0" w:color="auto"/>
            </w:tcBorders>
            <w:vAlign w:val="bottom"/>
          </w:tcPr>
          <w:p w:rsidR="00E80D28" w:rsidRPr="009A3944" w:rsidRDefault="00E80D28" w:rsidP="00725934">
            <w:pPr>
              <w:pStyle w:val="doctext"/>
              <w:rPr>
                <w:b/>
                <w:bCs/>
              </w:rPr>
            </w:pPr>
            <w:r w:rsidRPr="009A3944">
              <w:rPr>
                <w:b/>
                <w:bCs/>
              </w:rPr>
              <w:t>Associativity</w:t>
            </w:r>
          </w:p>
        </w:tc>
        <w:tc>
          <w:tcPr>
            <w:tcW w:w="0" w:type="auto"/>
            <w:tcBorders>
              <w:top w:val="outset" w:sz="6" w:space="0" w:color="auto"/>
              <w:left w:val="outset" w:sz="6" w:space="0" w:color="auto"/>
              <w:bottom w:val="outset" w:sz="6" w:space="0" w:color="auto"/>
              <w:right w:val="outset" w:sz="6" w:space="0" w:color="auto"/>
            </w:tcBorders>
            <w:vAlign w:val="bottom"/>
          </w:tcPr>
          <w:p w:rsidR="00E80D28" w:rsidRPr="009A3944" w:rsidRDefault="00E80D28" w:rsidP="00725934">
            <w:pPr>
              <w:pStyle w:val="doctext"/>
              <w:rPr>
                <w:b/>
                <w:bCs/>
              </w:rPr>
            </w:pPr>
            <w:r w:rsidRPr="009A3944">
              <w:rPr>
                <w:b/>
                <w:bCs/>
              </w:rPr>
              <w:t>Type</w:t>
            </w:r>
          </w:p>
        </w:tc>
      </w:tr>
      <w:tr w:rsidR="00E80D28" w:rsidRPr="009A3944" w:rsidTr="00725934">
        <w:trPr>
          <w:tblCellSpacing w:w="0" w:type="dxa"/>
        </w:trPr>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r w:rsidRPr="009A3944">
              <w:t> </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r w:rsidRPr="009A3944">
              <w:t> </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r w:rsidRPr="009A3944">
              <w:t> </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r w:rsidRPr="009A3944">
              <w:t> </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r w:rsidRPr="009A3944">
              <w:t> </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t>left to right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t>parentheses</w:t>
            </w:r>
          </w:p>
        </w:tc>
      </w:tr>
      <w:tr w:rsidR="00E80D28" w:rsidRPr="009A3944" w:rsidTr="00725934">
        <w:trPr>
          <w:tblCellSpacing w:w="0" w:type="dxa"/>
        </w:trPr>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w:t>
            </w:r>
          </w:p>
        </w:tc>
        <w:tc>
          <w:tcPr>
            <w:tcW w:w="0" w:type="auto"/>
            <w:gridSpan w:val="4"/>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Fonts w:ascii="Andale Mono" w:hAnsi="Andale Mono"/>
                <w:sz w:val="20"/>
                <w:szCs w:val="20"/>
              </w:rPr>
              <w:t>static_cast</w:t>
            </w:r>
            <w:r w:rsidRPr="009A3944">
              <w:rPr>
                <w:rStyle w:val="HTMLTypewriter"/>
              </w:rPr>
              <w:t>&lt;</w:t>
            </w:r>
            <w:r w:rsidRPr="009A3944">
              <w:t xml:space="preserve"> </w:t>
            </w:r>
            <w:r w:rsidRPr="009A3944">
              <w:rPr>
                <w:rStyle w:val="docemphasis"/>
                <w:rFonts w:eastAsia="Courier New"/>
              </w:rPr>
              <w:t>type</w:t>
            </w:r>
            <w:r w:rsidRPr="009A3944">
              <w:t xml:space="preserve"> </w:t>
            </w:r>
            <w:r w:rsidRPr="009A3944">
              <w:rPr>
                <w:rStyle w:val="HTMLTypewriter"/>
              </w:rPr>
              <w:t>&gt;()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t>left to right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t>unary (postfix)</w:t>
            </w:r>
          </w:p>
        </w:tc>
      </w:tr>
      <w:tr w:rsidR="00E80D28" w:rsidRPr="009A3944" w:rsidTr="00725934">
        <w:trPr>
          <w:tblCellSpacing w:w="0" w:type="dxa"/>
        </w:trPr>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r w:rsidRPr="009A3944">
              <w:t> </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r w:rsidRPr="009A3944">
              <w:t> </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t>right to left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t>unary (prefix)</w:t>
            </w:r>
          </w:p>
        </w:tc>
      </w:tr>
      <w:tr w:rsidR="00E80D28" w:rsidRPr="009A3944" w:rsidTr="00725934">
        <w:trPr>
          <w:tblCellSpacing w:w="0" w:type="dxa"/>
        </w:trPr>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r w:rsidRPr="009A3944">
              <w:t> </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r w:rsidRPr="009A3944">
              <w:t> </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r w:rsidRPr="009A3944">
              <w:t> </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t>left to right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t>multiplicative</w:t>
            </w:r>
          </w:p>
        </w:tc>
      </w:tr>
      <w:tr w:rsidR="00E80D28" w:rsidRPr="009A3944" w:rsidTr="00725934">
        <w:trPr>
          <w:tblCellSpacing w:w="0" w:type="dxa"/>
        </w:trPr>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r w:rsidRPr="009A3944">
              <w:t> </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r w:rsidRPr="009A3944">
              <w:t> </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r w:rsidRPr="009A3944">
              <w:t> </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r w:rsidRPr="009A3944">
              <w:t> </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t>left to right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t>additive</w:t>
            </w:r>
          </w:p>
        </w:tc>
      </w:tr>
      <w:tr w:rsidR="00E80D28" w:rsidRPr="009A3944" w:rsidTr="00725934">
        <w:trPr>
          <w:tblCellSpacing w:w="0" w:type="dxa"/>
        </w:trPr>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&lt;&lt;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&gt;&gt;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r w:rsidRPr="009A3944">
              <w:t> </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r w:rsidRPr="009A3944">
              <w:t> </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r w:rsidRPr="009A3944">
              <w:t> </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r w:rsidRPr="009A3944">
              <w:t> </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t>left to right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t>insertion/extraction</w:t>
            </w:r>
          </w:p>
        </w:tc>
      </w:tr>
      <w:tr w:rsidR="00E80D28" w:rsidRPr="009A3944" w:rsidTr="00725934">
        <w:trPr>
          <w:tblCellSpacing w:w="0" w:type="dxa"/>
        </w:trPr>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&lt;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&lt;=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&gt;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&gt;=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r w:rsidRPr="009A3944">
              <w:t> </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r w:rsidRPr="009A3944">
              <w:t> </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t>left to right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t>relational</w:t>
            </w:r>
          </w:p>
        </w:tc>
      </w:tr>
      <w:tr w:rsidR="00E80D28" w:rsidRPr="009A3944" w:rsidTr="00725934">
        <w:trPr>
          <w:tblCellSpacing w:w="0" w:type="dxa"/>
        </w:trPr>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r w:rsidRPr="009A3944">
              <w:t> </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r w:rsidRPr="009A3944">
              <w:t> </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r w:rsidRPr="009A3944">
              <w:t> </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r w:rsidRPr="009A3944">
              <w:t> </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t>left to right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t>equality</w:t>
            </w:r>
          </w:p>
        </w:tc>
      </w:tr>
      <w:tr w:rsidR="00E80D28" w:rsidRPr="009A3944" w:rsidTr="00725934">
        <w:trPr>
          <w:tblCellSpacing w:w="0" w:type="dxa"/>
        </w:trPr>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r w:rsidRPr="009A3944">
              <w:t> </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r w:rsidRPr="009A3944">
              <w:t> </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r w:rsidRPr="009A3944">
              <w:t> </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r w:rsidRPr="009A3944">
              <w:t> </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r w:rsidRPr="009A3944">
              <w:t> </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t>right to left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t>conditional</w:t>
            </w:r>
          </w:p>
        </w:tc>
      </w:tr>
      <w:tr w:rsidR="00E80D28" w:rsidRPr="009A3944" w:rsidTr="00725934">
        <w:trPr>
          <w:tblCellSpacing w:w="0" w:type="dxa"/>
        </w:trPr>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rPr>
                <w:rStyle w:val="HTMLTypewriter"/>
              </w:rPr>
              <w: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t>right to left</w:t>
            </w:r>
          </w:p>
        </w:tc>
        <w:tc>
          <w:tcPr>
            <w:tcW w:w="0" w:type="auto"/>
            <w:tcBorders>
              <w:top w:val="outset" w:sz="6" w:space="0" w:color="auto"/>
              <w:left w:val="outset" w:sz="6" w:space="0" w:color="auto"/>
              <w:bottom w:val="outset" w:sz="6" w:space="0" w:color="auto"/>
              <w:right w:val="outset" w:sz="6" w:space="0" w:color="auto"/>
            </w:tcBorders>
          </w:tcPr>
          <w:p w:rsidR="00E80D28" w:rsidRPr="009A3944" w:rsidRDefault="00E80D28" w:rsidP="00725934">
            <w:pPr>
              <w:pStyle w:val="doctext"/>
            </w:pPr>
            <w:r w:rsidRPr="009A3944">
              <w:t>assignment</w:t>
            </w:r>
          </w:p>
        </w:tc>
      </w:tr>
    </w:tbl>
    <w:p w:rsidR="00C90D88" w:rsidRPr="009A3944" w:rsidRDefault="00C90D88" w:rsidP="00E80D28">
      <w:pPr>
        <w:pStyle w:val="Heading3"/>
        <w:rPr>
          <w:b w:val="0"/>
          <w:szCs w:val="24"/>
        </w:rPr>
      </w:pPr>
    </w:p>
    <w:p w:rsidR="00E80D28" w:rsidRPr="009A3944" w:rsidRDefault="00E80D28" w:rsidP="00E80D28">
      <w:pPr>
        <w:pStyle w:val="Heading3"/>
        <w:rPr>
          <w:rFonts w:ascii="Times New Roman" w:hAnsi="Times New Roman" w:cs="Times New Roman"/>
          <w:b w:val="0"/>
          <w:szCs w:val="24"/>
        </w:rPr>
      </w:pPr>
      <w:r w:rsidRPr="009A3944">
        <w:rPr>
          <w:rFonts w:ascii="Times New Roman" w:hAnsi="Times New Roman" w:cs="Times New Roman"/>
          <w:b w:val="0"/>
          <w:szCs w:val="24"/>
        </w:rPr>
        <w:t>Exercises</w:t>
      </w:r>
    </w:p>
    <w:p w:rsidR="00E80D28" w:rsidRPr="009A3944" w:rsidRDefault="00E80D28" w:rsidP="00E80D2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Answer each of the following questions.</w:t>
      </w:r>
    </w:p>
    <w:p w:rsidR="00E80D28" w:rsidRPr="009A3944" w:rsidRDefault="00E80D28" w:rsidP="00E80D28">
      <w:pPr>
        <w:numPr>
          <w:ilvl w:val="0"/>
          <w:numId w:val="33"/>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All programs can be written in terms of three types of control structures:_________, __________and_________.</w:t>
      </w:r>
    </w:p>
    <w:p w:rsidR="00E80D28" w:rsidRPr="009A3944" w:rsidRDefault="00E80D28" w:rsidP="00E80D28">
      <w:pPr>
        <w:numPr>
          <w:ilvl w:val="0"/>
          <w:numId w:val="33"/>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The_________selection statement is used to execute one action when a condition is True or a different action when that condition is false.</w:t>
      </w:r>
    </w:p>
    <w:p w:rsidR="00E80D28" w:rsidRPr="009A3944" w:rsidRDefault="00E80D28" w:rsidP="00E80D28">
      <w:pPr>
        <w:numPr>
          <w:ilvl w:val="0"/>
          <w:numId w:val="33"/>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Repeating a set of instructions a specific number of times is called_________repetition.</w:t>
      </w:r>
    </w:p>
    <w:p w:rsidR="00E80D28" w:rsidRPr="009A3944" w:rsidRDefault="00E80D28" w:rsidP="00E80D28">
      <w:pPr>
        <w:numPr>
          <w:ilvl w:val="0"/>
          <w:numId w:val="33"/>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When it is not known in advance how many times a set of statements will be repeated, a(n)_________value can be used to terminate the repetition.</w:t>
      </w:r>
    </w:p>
    <w:p w:rsidR="00E80D28" w:rsidRPr="009A3944" w:rsidRDefault="00E80D28" w:rsidP="00E80D2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Write C++ statements to accomplish each of the following:</w:t>
      </w:r>
    </w:p>
    <w:p w:rsidR="00E80D28" w:rsidRPr="009A3944" w:rsidRDefault="00E80D28" w:rsidP="00E80D28">
      <w:pPr>
        <w:numPr>
          <w:ilvl w:val="0"/>
          <w:numId w:val="34"/>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In one statement, assign the sum of the current value of x and y to z and postincrement the value of x.</w:t>
      </w:r>
    </w:p>
    <w:p w:rsidR="00E80D28" w:rsidRPr="009A3944" w:rsidRDefault="00E80D28" w:rsidP="00E80D28">
      <w:pPr>
        <w:numPr>
          <w:ilvl w:val="0"/>
          <w:numId w:val="34"/>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Determine whether the value of the variable count is greater than 10. If it is, print "Count is greater than 10."</w:t>
      </w:r>
    </w:p>
    <w:p w:rsidR="00E80D28" w:rsidRPr="009A3944" w:rsidRDefault="00E80D28" w:rsidP="00E80D28">
      <w:pPr>
        <w:numPr>
          <w:ilvl w:val="0"/>
          <w:numId w:val="34"/>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Predecrement the variable x by 1, then subtract it from the variable total.</w:t>
      </w:r>
    </w:p>
    <w:p w:rsidR="00E80D28" w:rsidRPr="009A3944" w:rsidRDefault="00E80D28" w:rsidP="00E80D28">
      <w:pPr>
        <w:numPr>
          <w:ilvl w:val="0"/>
          <w:numId w:val="34"/>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Calculate the remainder after q is divided by divisor and assign the result to q. Write this statement two different ways.</w:t>
      </w:r>
    </w:p>
    <w:p w:rsidR="00E80D28" w:rsidRPr="009A3944" w:rsidRDefault="00E80D28" w:rsidP="00E80D2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Write C++ statements to accomplish each of the following tasks.</w:t>
      </w:r>
    </w:p>
    <w:p w:rsidR="00EE664D" w:rsidRPr="009A3944" w:rsidRDefault="00E80D28" w:rsidP="00EE664D">
      <w:pPr>
        <w:numPr>
          <w:ilvl w:val="0"/>
          <w:numId w:val="35"/>
        </w:numPr>
        <w:spacing w:before="100" w:beforeAutospacing="1" w:after="100" w:afterAutospacing="1" w:line="480" w:lineRule="auto"/>
        <w:rPr>
          <w:rFonts w:ascii="Times New Roman" w:hAnsi="Times New Roman" w:cs="Times New Roman"/>
          <w:sz w:val="24"/>
        </w:rPr>
      </w:pPr>
      <w:r w:rsidRPr="009A3944">
        <w:rPr>
          <w:rFonts w:ascii="Times New Roman" w:hAnsi="Times New Roman" w:cs="Times New Roman"/>
          <w:sz w:val="24"/>
        </w:rPr>
        <w:t>Declare variables sum and x to be of type int.</w:t>
      </w:r>
    </w:p>
    <w:p w:rsidR="00E80D28" w:rsidRPr="009A3944" w:rsidRDefault="00E80D28" w:rsidP="00440FA4">
      <w:pPr>
        <w:numPr>
          <w:ilvl w:val="0"/>
          <w:numId w:val="35"/>
        </w:numPr>
        <w:spacing w:before="100" w:beforeAutospacing="1" w:after="100" w:afterAutospacing="1" w:line="480" w:lineRule="auto"/>
        <w:rPr>
          <w:rFonts w:ascii="Times New Roman" w:hAnsi="Times New Roman" w:cs="Times New Roman"/>
          <w:sz w:val="24"/>
        </w:rPr>
      </w:pPr>
      <w:r w:rsidRPr="009A3944">
        <w:rPr>
          <w:rFonts w:ascii="Times New Roman" w:hAnsi="Times New Roman" w:cs="Times New Roman"/>
          <w:sz w:val="24"/>
        </w:rPr>
        <w:t>Set variable x to 1.</w:t>
      </w:r>
    </w:p>
    <w:p w:rsidR="00E80D28" w:rsidRPr="009A3944" w:rsidRDefault="00E80D28" w:rsidP="00440FA4">
      <w:pPr>
        <w:numPr>
          <w:ilvl w:val="0"/>
          <w:numId w:val="35"/>
        </w:numPr>
        <w:spacing w:before="100" w:beforeAutospacing="1" w:after="100" w:afterAutospacing="1" w:line="480" w:lineRule="auto"/>
        <w:rPr>
          <w:rFonts w:ascii="Times New Roman" w:hAnsi="Times New Roman" w:cs="Times New Roman"/>
          <w:sz w:val="24"/>
        </w:rPr>
      </w:pPr>
      <w:r w:rsidRPr="009A3944">
        <w:rPr>
          <w:rFonts w:ascii="Times New Roman" w:hAnsi="Times New Roman" w:cs="Times New Roman"/>
          <w:sz w:val="24"/>
        </w:rPr>
        <w:t>Set variable sum to 0.</w:t>
      </w:r>
    </w:p>
    <w:p w:rsidR="00E80D28" w:rsidRPr="009A3944" w:rsidRDefault="00E80D28" w:rsidP="00440FA4">
      <w:pPr>
        <w:numPr>
          <w:ilvl w:val="0"/>
          <w:numId w:val="35"/>
        </w:numPr>
        <w:spacing w:before="100" w:beforeAutospacing="1" w:after="100" w:afterAutospacing="1" w:line="480" w:lineRule="auto"/>
        <w:rPr>
          <w:rFonts w:ascii="Times New Roman" w:hAnsi="Times New Roman" w:cs="Times New Roman"/>
          <w:sz w:val="24"/>
        </w:rPr>
      </w:pPr>
      <w:r w:rsidRPr="009A3944">
        <w:rPr>
          <w:rFonts w:ascii="Times New Roman" w:hAnsi="Times New Roman" w:cs="Times New Roman"/>
          <w:sz w:val="24"/>
        </w:rPr>
        <w:t>Add variable x to variable sum and assign the result to variable sum.</w:t>
      </w:r>
    </w:p>
    <w:p w:rsidR="00E80D28" w:rsidRPr="009A3944" w:rsidRDefault="00E80D28" w:rsidP="00440FA4">
      <w:pPr>
        <w:numPr>
          <w:ilvl w:val="0"/>
          <w:numId w:val="35"/>
        </w:numPr>
        <w:spacing w:before="100" w:beforeAutospacing="1" w:after="100" w:afterAutospacing="1" w:line="480" w:lineRule="auto"/>
        <w:rPr>
          <w:rFonts w:ascii="Times New Roman" w:hAnsi="Times New Roman" w:cs="Times New Roman"/>
          <w:sz w:val="24"/>
        </w:rPr>
      </w:pPr>
      <w:r w:rsidRPr="009A3944">
        <w:rPr>
          <w:rFonts w:ascii="Times New Roman" w:hAnsi="Times New Roman" w:cs="Times New Roman"/>
          <w:sz w:val="24"/>
        </w:rPr>
        <w:t>Print "The sum is: " followed by the value of variable sum.</w:t>
      </w:r>
    </w:p>
    <w:p w:rsidR="00E80D28" w:rsidRPr="009A3944" w:rsidRDefault="00E80D28" w:rsidP="00440FA4">
      <w:pPr>
        <w:pStyle w:val="doctext"/>
        <w:numPr>
          <w:ilvl w:val="0"/>
          <w:numId w:val="35"/>
        </w:numPr>
        <w:spacing w:before="0" w:beforeAutospacing="0" w:after="0" w:afterAutospacing="0" w:line="480" w:lineRule="auto"/>
      </w:pPr>
      <w:r w:rsidRPr="009A3944">
        <w:t xml:space="preserve">Combine the above statements into a program that calculates and prints the sum of the integers from 1 to 10. Use the </w:t>
      </w:r>
      <w:r w:rsidRPr="009A3944">
        <w:rPr>
          <w:rStyle w:val="HTMLTypewriter"/>
          <w:rFonts w:ascii="Times New Roman" w:hAnsi="Times New Roman" w:cs="Times New Roman"/>
          <w:sz w:val="24"/>
          <w:szCs w:val="24"/>
        </w:rPr>
        <w:t>while</w:t>
      </w:r>
      <w:r w:rsidRPr="009A3944">
        <w:t xml:space="preserve"> statement to loop through the calculation and increment statements. The loop should terminate when the value of </w:t>
      </w:r>
      <w:r w:rsidRPr="009A3944">
        <w:rPr>
          <w:rStyle w:val="HTMLTypewriter"/>
          <w:rFonts w:ascii="Times New Roman" w:hAnsi="Times New Roman" w:cs="Times New Roman"/>
          <w:sz w:val="24"/>
          <w:szCs w:val="24"/>
        </w:rPr>
        <w:t>x</w:t>
      </w:r>
      <w:r w:rsidRPr="009A3944">
        <w:t xml:space="preserve"> becomes 11.</w:t>
      </w:r>
    </w:p>
    <w:p w:rsidR="00E80D28" w:rsidRPr="009A3944" w:rsidRDefault="00E80D28" w:rsidP="00440FA4">
      <w:pPr>
        <w:rPr>
          <w:rFonts w:ascii="Times New Roman" w:hAnsi="Times New Roman" w:cs="Times New Roman"/>
          <w:sz w:val="24"/>
        </w:rPr>
      </w:pPr>
      <w:bookmarkStart w:id="267" w:name="idd1e43834"/>
      <w:bookmarkEnd w:id="267"/>
      <w:r w:rsidRPr="009A3944">
        <w:rPr>
          <w:rFonts w:ascii="Times New Roman" w:hAnsi="Times New Roman" w:cs="Times New Roman"/>
          <w:sz w:val="24"/>
        </w:rPr>
        <w:t>Write single C++ statements that do the following:</w:t>
      </w:r>
    </w:p>
    <w:p w:rsidR="00E80D28" w:rsidRPr="009A3944" w:rsidRDefault="00E80D28" w:rsidP="00440FA4">
      <w:pPr>
        <w:numPr>
          <w:ilvl w:val="0"/>
          <w:numId w:val="36"/>
        </w:numPr>
        <w:spacing w:after="100" w:afterAutospacing="1"/>
        <w:rPr>
          <w:rFonts w:ascii="Times New Roman" w:hAnsi="Times New Roman" w:cs="Times New Roman"/>
          <w:sz w:val="24"/>
        </w:rPr>
      </w:pPr>
      <w:r w:rsidRPr="009A3944">
        <w:rPr>
          <w:rFonts w:ascii="Times New Roman" w:hAnsi="Times New Roman" w:cs="Times New Roman"/>
          <w:sz w:val="24"/>
        </w:rPr>
        <w:t>Input integer variable x with cin and &gt;&gt;.</w:t>
      </w:r>
    </w:p>
    <w:p w:rsidR="00E80D28" w:rsidRPr="009A3944" w:rsidRDefault="00E80D28" w:rsidP="00440FA4">
      <w:pPr>
        <w:numPr>
          <w:ilvl w:val="0"/>
          <w:numId w:val="36"/>
        </w:numPr>
        <w:spacing w:after="100" w:afterAutospacing="1"/>
        <w:rPr>
          <w:rFonts w:ascii="Times New Roman" w:hAnsi="Times New Roman" w:cs="Times New Roman"/>
          <w:sz w:val="24"/>
        </w:rPr>
      </w:pPr>
      <w:r w:rsidRPr="009A3944">
        <w:rPr>
          <w:rFonts w:ascii="Times New Roman" w:hAnsi="Times New Roman" w:cs="Times New Roman"/>
          <w:sz w:val="24"/>
        </w:rPr>
        <w:t>Input integer variable y with cin and &gt;&gt;.</w:t>
      </w:r>
    </w:p>
    <w:p w:rsidR="00E80D28" w:rsidRPr="009A3944" w:rsidRDefault="00E80D28" w:rsidP="00E80D28">
      <w:pPr>
        <w:numPr>
          <w:ilvl w:val="0"/>
          <w:numId w:val="36"/>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Set integer variable i to 1.</w:t>
      </w:r>
    </w:p>
    <w:p w:rsidR="00E80D28" w:rsidRPr="009A3944" w:rsidRDefault="00E80D28" w:rsidP="00E80D28">
      <w:pPr>
        <w:numPr>
          <w:ilvl w:val="0"/>
          <w:numId w:val="36"/>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Set integer variable power to 1.</w:t>
      </w:r>
    </w:p>
    <w:p w:rsidR="00E80D28" w:rsidRPr="009A3944" w:rsidRDefault="00E80D28" w:rsidP="00E80D28">
      <w:pPr>
        <w:numPr>
          <w:ilvl w:val="0"/>
          <w:numId w:val="36"/>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Multiply variable power by x and assign the result to power.</w:t>
      </w:r>
    </w:p>
    <w:p w:rsidR="00E80D28" w:rsidRPr="009A3944" w:rsidRDefault="00E80D28" w:rsidP="00E80D28">
      <w:pPr>
        <w:numPr>
          <w:ilvl w:val="0"/>
          <w:numId w:val="36"/>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Postincrement variable i by 1.</w:t>
      </w:r>
    </w:p>
    <w:p w:rsidR="00E80D28" w:rsidRPr="009A3944" w:rsidRDefault="00E80D28" w:rsidP="00E80D28">
      <w:pPr>
        <w:numPr>
          <w:ilvl w:val="0"/>
          <w:numId w:val="36"/>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Determine whether i is less than or equal to y.</w:t>
      </w:r>
    </w:p>
    <w:p w:rsidR="00E80D28" w:rsidRPr="009A3944" w:rsidRDefault="00E80D28" w:rsidP="00E80D28">
      <w:pPr>
        <w:numPr>
          <w:ilvl w:val="0"/>
          <w:numId w:val="36"/>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Output integer variable power with cout and &lt;&lt;.</w:t>
      </w:r>
    </w:p>
    <w:p w:rsidR="00E80D28" w:rsidRPr="009A3944" w:rsidRDefault="00E80D28" w:rsidP="00E80D28">
      <w:pPr>
        <w:numPr>
          <w:ilvl w:val="0"/>
          <w:numId w:val="36"/>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Write a C++ program that uses the statements in Exercise 4.7 to calculate x raised to the y power. The program should have a while repetition statement.</w:t>
      </w:r>
    </w:p>
    <w:p w:rsidR="00E80D28" w:rsidRPr="009A3944" w:rsidRDefault="00E80D28" w:rsidP="00440FA4">
      <w:pPr>
        <w:spacing w:before="100" w:beforeAutospacing="1"/>
        <w:rPr>
          <w:rFonts w:ascii="Times New Roman" w:hAnsi="Times New Roman" w:cs="Times New Roman"/>
          <w:sz w:val="24"/>
        </w:rPr>
      </w:pPr>
      <w:r w:rsidRPr="009A3944">
        <w:rPr>
          <w:rFonts w:ascii="Times New Roman" w:hAnsi="Times New Roman" w:cs="Times New Roman"/>
          <w:sz w:val="24"/>
        </w:rPr>
        <w:t>Identify and correct the errors in each of the following:</w:t>
      </w:r>
    </w:p>
    <w:p w:rsidR="00E80D28" w:rsidRPr="009A3944" w:rsidRDefault="00E80D28" w:rsidP="00E80D28">
      <w:pPr>
        <w:numPr>
          <w:ilvl w:val="0"/>
          <w:numId w:val="3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rPr>
      </w:pPr>
      <w:r w:rsidRPr="009A3944">
        <w:rPr>
          <w:rFonts w:ascii="Times New Roman" w:hAnsi="Times New Roman" w:cs="Times New Roman"/>
          <w:sz w:val="24"/>
        </w:rPr>
        <w:t>while ( c &lt;= 5 )</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cs="Times New Roman"/>
          <w:sz w:val="24"/>
        </w:rPr>
      </w:pPr>
      <w:r w:rsidRPr="009A3944">
        <w:rPr>
          <w:rFonts w:ascii="Times New Roman" w:hAnsi="Times New Roman" w:cs="Times New Roman"/>
          <w:sz w:val="24"/>
        </w:rPr>
        <w:t>{</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cs="Times New Roman"/>
          <w:sz w:val="24"/>
        </w:rPr>
      </w:pPr>
      <w:r w:rsidRPr="009A3944">
        <w:rPr>
          <w:rFonts w:ascii="Times New Roman" w:hAnsi="Times New Roman" w:cs="Times New Roman"/>
          <w:sz w:val="24"/>
        </w:rPr>
        <w:t xml:space="preserve">   product *= c;</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cs="Times New Roman"/>
          <w:sz w:val="24"/>
        </w:rPr>
      </w:pPr>
      <w:r w:rsidRPr="009A3944">
        <w:rPr>
          <w:rFonts w:ascii="Times New Roman" w:hAnsi="Times New Roman" w:cs="Times New Roman"/>
          <w:sz w:val="24"/>
        </w:rPr>
        <w:t xml:space="preserve">   c++;</w:t>
      </w:r>
    </w:p>
    <w:p w:rsidR="00E80D28" w:rsidRPr="009A3944" w:rsidRDefault="00E80D28" w:rsidP="00440FA4">
      <w:pPr>
        <w:numPr>
          <w:ilvl w:val="0"/>
          <w:numId w:val="37"/>
        </w:numPr>
        <w:rPr>
          <w:rFonts w:ascii="Times New Roman" w:hAnsi="Times New Roman" w:cs="Times New Roman"/>
          <w:sz w:val="24"/>
        </w:rPr>
      </w:pPr>
      <w:r w:rsidRPr="009A3944">
        <w:rPr>
          <w:rFonts w:ascii="Times New Roman" w:hAnsi="Times New Roman" w:cs="Times New Roman"/>
          <w:sz w:val="24"/>
        </w:rPr>
        <w:t>cin &lt;&lt; value;</w:t>
      </w:r>
    </w:p>
    <w:p w:rsidR="00E80D28" w:rsidRPr="009A3944" w:rsidRDefault="00E80D28" w:rsidP="00440FA4">
      <w:pPr>
        <w:numPr>
          <w:ilvl w:val="0"/>
          <w:numId w:val="37"/>
        </w:numPr>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rPr>
      </w:pPr>
      <w:r w:rsidRPr="009A3944">
        <w:rPr>
          <w:rFonts w:ascii="Times New Roman" w:hAnsi="Times New Roman" w:cs="Times New Roman"/>
          <w:sz w:val="24"/>
        </w:rPr>
        <w:t>if ( gender == 1 )</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cs="Times New Roman"/>
          <w:sz w:val="24"/>
        </w:rPr>
      </w:pPr>
      <w:r w:rsidRPr="009A3944">
        <w:rPr>
          <w:rFonts w:ascii="Times New Roman" w:hAnsi="Times New Roman" w:cs="Times New Roman"/>
          <w:sz w:val="24"/>
        </w:rPr>
        <w:t xml:space="preserve">   cout &lt;&lt; "Woman" &lt;&lt; endl;</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cs="Times New Roman"/>
          <w:sz w:val="24"/>
        </w:rPr>
      </w:pPr>
      <w:r w:rsidRPr="009A3944">
        <w:rPr>
          <w:rFonts w:ascii="Times New Roman" w:hAnsi="Times New Roman" w:cs="Times New Roman"/>
          <w:sz w:val="24"/>
        </w:rPr>
        <w:t>else;</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cs="Times New Roman"/>
          <w:sz w:val="24"/>
        </w:rPr>
      </w:pPr>
      <w:r w:rsidRPr="009A3944">
        <w:rPr>
          <w:rFonts w:ascii="Times New Roman" w:hAnsi="Times New Roman" w:cs="Times New Roman"/>
          <w:sz w:val="24"/>
        </w:rPr>
        <w:t xml:space="preserve">   cout &lt;&lt; "Man" &lt;&lt; endl;</w:t>
      </w:r>
    </w:p>
    <w:p w:rsidR="00E80D28" w:rsidRPr="009A3944" w:rsidRDefault="00E80D28" w:rsidP="00440FA4">
      <w:pPr>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rPr>
      </w:pPr>
      <w:r w:rsidRPr="009A3944">
        <w:rPr>
          <w:rFonts w:ascii="Times New Roman" w:hAnsi="Times New Roman" w:cs="Times New Roman"/>
          <w:sz w:val="24"/>
        </w:rPr>
        <w:t>while ( z &gt;= 0 )</w:t>
      </w:r>
    </w:p>
    <w:p w:rsidR="00E80D28" w:rsidRPr="009A3944" w:rsidRDefault="00E80D28" w:rsidP="00440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cs="Times New Roman"/>
          <w:sz w:val="24"/>
        </w:rPr>
      </w:pPr>
      <w:r w:rsidRPr="009A3944">
        <w:rPr>
          <w:rFonts w:ascii="Times New Roman" w:hAnsi="Times New Roman" w:cs="Times New Roman"/>
          <w:sz w:val="24"/>
        </w:rPr>
        <w:tab/>
        <w:t>sum += z;</w:t>
      </w:r>
    </w:p>
    <w:p w:rsidR="008161DD" w:rsidRPr="009A3944" w:rsidRDefault="008161DD" w:rsidP="00E80D28">
      <w:pPr>
        <w:pStyle w:val="Heading3"/>
        <w:rPr>
          <w:rFonts w:ascii="Times New Roman" w:hAnsi="Times New Roman" w:cs="Times New Roman"/>
          <w:szCs w:val="24"/>
        </w:rPr>
      </w:pPr>
    </w:p>
    <w:p w:rsidR="008161DD" w:rsidRPr="009A3944" w:rsidRDefault="008161DD">
      <w:pPr>
        <w:rPr>
          <w:b/>
          <w:sz w:val="24"/>
          <w:szCs w:val="26"/>
        </w:rPr>
      </w:pPr>
      <w:r w:rsidRPr="009A3944">
        <w:br w:type="page"/>
      </w:r>
    </w:p>
    <w:p w:rsidR="008161DD" w:rsidRPr="009A3944" w:rsidRDefault="008161DD" w:rsidP="008161DD">
      <w:pPr>
        <w:rPr>
          <w:rFonts w:ascii="Times New Roman" w:hAnsi="Times New Roman" w:cs="Times New Roman"/>
          <w:b/>
          <w:sz w:val="24"/>
        </w:rPr>
      </w:pPr>
      <w:r w:rsidRPr="009A3944">
        <w:rPr>
          <w:rFonts w:ascii="Times New Roman" w:hAnsi="Times New Roman" w:cs="Times New Roman"/>
          <w:b/>
          <w:sz w:val="24"/>
        </w:rPr>
        <w:t>Lesson 3:  Control Structures Part 2</w:t>
      </w:r>
    </w:p>
    <w:p w:rsidR="008161DD" w:rsidRPr="009A3944" w:rsidRDefault="008161DD" w:rsidP="00E80D28">
      <w:pPr>
        <w:pStyle w:val="Heading3"/>
        <w:rPr>
          <w:sz w:val="20"/>
        </w:rPr>
      </w:pPr>
    </w:p>
    <w:p w:rsidR="00E80D28" w:rsidRPr="009A3944" w:rsidRDefault="00E80D28" w:rsidP="007F249A">
      <w:pPr>
        <w:rPr>
          <w:rFonts w:ascii="Times New Roman" w:hAnsi="Times New Roman" w:cs="Times New Roman"/>
          <w:b/>
          <w:sz w:val="24"/>
        </w:rPr>
      </w:pPr>
      <w:r w:rsidRPr="009A3944">
        <w:rPr>
          <w:rFonts w:ascii="Times New Roman" w:hAnsi="Times New Roman" w:cs="Times New Roman"/>
          <w:b/>
          <w:sz w:val="24"/>
        </w:rPr>
        <w:t>Essentials of Counter-Controlled Repetition</w:t>
      </w:r>
    </w:p>
    <w:p w:rsidR="00E80D28" w:rsidRPr="009A3944" w:rsidRDefault="00E80D28" w:rsidP="00E80D28">
      <w:pPr>
        <w:pStyle w:val="doctext"/>
      </w:pPr>
      <w:r w:rsidRPr="009A3944">
        <w:t>Counter-controlled repetition requires</w:t>
      </w:r>
    </w:p>
    <w:p w:rsidR="00E80D28" w:rsidRPr="009A3944" w:rsidRDefault="00E80D28" w:rsidP="00E80D28">
      <w:pPr>
        <w:pStyle w:val="doclist"/>
        <w:numPr>
          <w:ilvl w:val="0"/>
          <w:numId w:val="32"/>
        </w:numPr>
      </w:pPr>
      <w:r w:rsidRPr="009A3944">
        <w:t xml:space="preserve">the </w:t>
      </w:r>
      <w:r w:rsidRPr="009A3944">
        <w:rPr>
          <w:b/>
          <w:bCs/>
        </w:rPr>
        <w:t>name</w:t>
      </w:r>
      <w:r w:rsidRPr="009A3944">
        <w:t xml:space="preserve"> of a control variable (or loop counter)</w:t>
      </w:r>
    </w:p>
    <w:p w:rsidR="00E80D28" w:rsidRPr="009A3944" w:rsidRDefault="00E80D28" w:rsidP="00E80D28">
      <w:pPr>
        <w:pStyle w:val="doclist"/>
        <w:numPr>
          <w:ilvl w:val="0"/>
          <w:numId w:val="32"/>
        </w:numPr>
      </w:pPr>
      <w:r w:rsidRPr="009A3944">
        <w:t xml:space="preserve">the </w:t>
      </w:r>
      <w:r w:rsidRPr="009A3944">
        <w:rPr>
          <w:b/>
          <w:bCs/>
        </w:rPr>
        <w:t>initial value</w:t>
      </w:r>
      <w:r w:rsidRPr="009A3944">
        <w:t xml:space="preserve"> of the control variable</w:t>
      </w:r>
    </w:p>
    <w:p w:rsidR="00E80D28" w:rsidRPr="009A3944" w:rsidRDefault="00E80D28" w:rsidP="00E80D28">
      <w:pPr>
        <w:pStyle w:val="doclist"/>
        <w:numPr>
          <w:ilvl w:val="0"/>
          <w:numId w:val="32"/>
        </w:numPr>
      </w:pPr>
      <w:r w:rsidRPr="009A3944">
        <w:t xml:space="preserve">the </w:t>
      </w:r>
      <w:r w:rsidRPr="009A3944">
        <w:rPr>
          <w:b/>
          <w:bCs/>
        </w:rPr>
        <w:t>loop-continuation condition</w:t>
      </w:r>
      <w:r w:rsidRPr="009A3944">
        <w:t xml:space="preserve"> that tests for the </w:t>
      </w:r>
      <w:r w:rsidRPr="009A3944">
        <w:rPr>
          <w:b/>
          <w:bCs/>
        </w:rPr>
        <w:t>final value</w:t>
      </w:r>
      <w:r w:rsidRPr="009A3944">
        <w:t xml:space="preserve"> of the control variable (i.e., whether looping should continue)</w:t>
      </w:r>
    </w:p>
    <w:p w:rsidR="00E80D28" w:rsidRPr="009A3944" w:rsidRDefault="00E80D28" w:rsidP="00E80D28">
      <w:pPr>
        <w:pStyle w:val="doclist"/>
        <w:numPr>
          <w:ilvl w:val="0"/>
          <w:numId w:val="32"/>
        </w:numPr>
      </w:pPr>
      <w:r w:rsidRPr="009A3944">
        <w:t xml:space="preserve">the </w:t>
      </w:r>
      <w:r w:rsidRPr="009A3944">
        <w:rPr>
          <w:b/>
          <w:bCs/>
        </w:rPr>
        <w:t>increment</w:t>
      </w:r>
      <w:r w:rsidRPr="009A3944">
        <w:t xml:space="preserve"> (or </w:t>
      </w:r>
      <w:r w:rsidRPr="009A3944">
        <w:rPr>
          <w:b/>
          <w:bCs/>
        </w:rPr>
        <w:t>decrement</w:t>
      </w:r>
      <w:r w:rsidRPr="009A3944">
        <w:t>) by which the control variable is modified each time through the loop.</w:t>
      </w:r>
    </w:p>
    <w:p w:rsidR="00734D44" w:rsidRPr="009A3944" w:rsidRDefault="00734D44" w:rsidP="00734D44">
      <w:pPr>
        <w:pStyle w:val="doctext"/>
        <w:rPr>
          <w:i/>
        </w:rPr>
      </w:pPr>
      <w:r w:rsidRPr="009A3944">
        <w:rPr>
          <w:i/>
        </w:rPr>
        <w:t xml:space="preserve">Refer to Pages 165 in the textbook </w:t>
      </w:r>
      <w:r w:rsidR="00FA2134" w:rsidRPr="009A3944">
        <w:rPr>
          <w:i/>
        </w:rPr>
        <w:t>for the program</w:t>
      </w:r>
    </w:p>
    <w:p w:rsidR="00E80D28" w:rsidRPr="009A3944" w:rsidRDefault="00E80D28" w:rsidP="00E80D28">
      <w:pPr>
        <w:pStyle w:val="doctext"/>
        <w:rPr>
          <w:b/>
          <w:bCs/>
        </w:rPr>
      </w:pPr>
      <w:r w:rsidRPr="009A3944">
        <w:t>for</w:t>
      </w:r>
      <w:r w:rsidRPr="009A3944">
        <w:rPr>
          <w:b/>
          <w:bCs/>
        </w:rPr>
        <w:t xml:space="preserve"> Repetition Statement</w:t>
      </w:r>
    </w:p>
    <w:p w:rsidR="00E80D28" w:rsidRPr="009A3944" w:rsidRDefault="00E80D28" w:rsidP="00E80D28">
      <w:pPr>
        <w:pStyle w:val="doctext"/>
      </w:pPr>
      <w:r w:rsidRPr="009A3944">
        <w:t xml:space="preserve">The </w:t>
      </w:r>
      <w:r w:rsidRPr="009A3944">
        <w:rPr>
          <w:rStyle w:val="HTMLTypewriter"/>
        </w:rPr>
        <w:t>while</w:t>
      </w:r>
      <w:r w:rsidRPr="009A3944">
        <w:t xml:space="preserve"> statement can be used to implement any counter-controlled loop. C++ also provides the </w:t>
      </w:r>
      <w:r w:rsidRPr="009A3944">
        <w:rPr>
          <w:rFonts w:ascii="Andale Mono" w:hAnsi="Andale Mono"/>
          <w:b/>
          <w:bCs/>
          <w:sz w:val="20"/>
          <w:szCs w:val="20"/>
        </w:rPr>
        <w:t>for repetition statement</w:t>
      </w:r>
      <w:r w:rsidRPr="009A3944">
        <w:t>, which specifies the counter-controlled repetition details in a single line of code.</w:t>
      </w:r>
    </w:p>
    <w:p w:rsidR="00FA2134" w:rsidRPr="009A3944" w:rsidRDefault="00FA2134" w:rsidP="00FA2134">
      <w:pPr>
        <w:pStyle w:val="doctext"/>
        <w:rPr>
          <w:i/>
        </w:rPr>
      </w:pPr>
      <w:r w:rsidRPr="009A3944">
        <w:rPr>
          <w:i/>
        </w:rPr>
        <w:t>Refer to Pages 166 in the textbook for the program</w:t>
      </w:r>
    </w:p>
    <w:p w:rsidR="00734D44" w:rsidRPr="009A3944" w:rsidRDefault="00E80D28" w:rsidP="00E80D28">
      <w:pPr>
        <w:spacing w:before="100" w:beforeAutospacing="1" w:after="100" w:afterAutospacing="1"/>
      </w:pPr>
      <w:r w:rsidRPr="009A3944">
        <w:t xml:space="preserve">When the </w:t>
      </w:r>
      <w:r w:rsidRPr="009A3944">
        <w:rPr>
          <w:rFonts w:ascii="Courier New" w:hAnsi="Courier New" w:cs="Courier New"/>
        </w:rPr>
        <w:t>for</w:t>
      </w:r>
      <w:r w:rsidR="00734D44" w:rsidRPr="009A3944">
        <w:t xml:space="preserve"> statement </w:t>
      </w:r>
      <w:r w:rsidRPr="009A3944">
        <w:t xml:space="preserve">begins executing, the control variable </w:t>
      </w:r>
      <w:r w:rsidRPr="009A3944">
        <w:rPr>
          <w:rFonts w:ascii="Courier New" w:hAnsi="Courier New" w:cs="Courier New"/>
        </w:rPr>
        <w:t>counter</w:t>
      </w:r>
      <w:r w:rsidRPr="009A3944">
        <w:t xml:space="preserve"> is declared and initialized to 1. Then, the loop-continuation condition </w:t>
      </w:r>
      <w:r w:rsidRPr="009A3944">
        <w:rPr>
          <w:rFonts w:ascii="Courier New" w:hAnsi="Courier New" w:cs="Courier New"/>
        </w:rPr>
        <w:t>counter &lt;= 10</w:t>
      </w:r>
      <w:r w:rsidRPr="009A3944">
        <w:t xml:space="preserve"> is checked. The initial value of </w:t>
      </w:r>
      <w:r w:rsidRPr="009A3944">
        <w:rPr>
          <w:rFonts w:ascii="Courier New" w:hAnsi="Courier New" w:cs="Courier New"/>
        </w:rPr>
        <w:t>counter</w:t>
      </w:r>
      <w:r w:rsidRPr="009A3944">
        <w:t xml:space="preserve"> is 1, so the condition is satisfied and the body statement (line 12) prints the value of </w:t>
      </w:r>
      <w:r w:rsidRPr="009A3944">
        <w:rPr>
          <w:rFonts w:ascii="Courier New" w:hAnsi="Courier New" w:cs="Courier New"/>
        </w:rPr>
        <w:t>counter</w:t>
      </w:r>
      <w:r w:rsidRPr="009A3944">
        <w:t xml:space="preserve">, namely 1. Then, the expression </w:t>
      </w:r>
      <w:r w:rsidRPr="009A3944">
        <w:rPr>
          <w:rFonts w:ascii="Courier New" w:hAnsi="Courier New" w:cs="Courier New"/>
        </w:rPr>
        <w:t>counter++</w:t>
      </w:r>
      <w:r w:rsidRPr="009A3944">
        <w:t xml:space="preserve"> increments control variable </w:t>
      </w:r>
      <w:r w:rsidRPr="009A3944">
        <w:rPr>
          <w:rFonts w:ascii="Courier New" w:hAnsi="Courier New" w:cs="Courier New"/>
        </w:rPr>
        <w:t>counter</w:t>
      </w:r>
      <w:r w:rsidRPr="009A3944">
        <w:t xml:space="preserve"> and the loop begins again with the loop-continuation test. The control variable is now equal to 2, so the final value is not exceeded and the program performs the body statement again. This process continues until the loop body has executed 10 times and the control variable </w:t>
      </w:r>
      <w:r w:rsidRPr="009A3944">
        <w:rPr>
          <w:rFonts w:ascii="Courier New" w:hAnsi="Courier New" w:cs="Courier New"/>
        </w:rPr>
        <w:t>counter</w:t>
      </w:r>
      <w:r w:rsidRPr="009A3944">
        <w:t xml:space="preserve"> is incremented to 11this causes the loop-continuation test to fail and repetition to terminate. The program continues by performing the first statement after the </w:t>
      </w:r>
      <w:r w:rsidRPr="009A3944">
        <w:rPr>
          <w:rFonts w:ascii="Courier New" w:hAnsi="Courier New" w:cs="Courier New"/>
        </w:rPr>
        <w:t>for</w:t>
      </w:r>
      <w:r w:rsidRPr="009A3944">
        <w:t xml:space="preserve"> statement</w:t>
      </w:r>
      <w:r w:rsidR="00734D44" w:rsidRPr="009A3944">
        <w:t>.</w:t>
      </w:r>
    </w:p>
    <w:p w:rsidR="00E80D28" w:rsidRPr="009A3944" w:rsidRDefault="00E80D28" w:rsidP="00E80D28">
      <w:pPr>
        <w:spacing w:before="100" w:beforeAutospacing="1" w:after="100" w:afterAutospacing="1"/>
        <w:rPr>
          <w:b/>
        </w:rPr>
      </w:pPr>
      <w:r w:rsidRPr="009A3944">
        <w:rPr>
          <w:rFonts w:ascii="Courier New" w:hAnsi="Courier New" w:cs="Courier New"/>
          <w:b/>
        </w:rPr>
        <w:t>for</w:t>
      </w:r>
      <w:r w:rsidRPr="009A3944">
        <w:rPr>
          <w:b/>
        </w:rPr>
        <w:t xml:space="preserve"> statement header components</w:t>
      </w:r>
    </w:p>
    <w:p w:rsidR="00E80D28" w:rsidRPr="009A3944" w:rsidRDefault="00E80D28" w:rsidP="00E80D28">
      <w:pPr>
        <w:pStyle w:val="doctext"/>
      </w:pPr>
      <w:r w:rsidRPr="009A3944">
        <w:rPr>
          <w:noProof/>
        </w:rPr>
        <w:drawing>
          <wp:inline distT="0" distB="0" distL="0" distR="0">
            <wp:extent cx="5762625" cy="1952625"/>
            <wp:effectExtent l="19050" t="0" r="9525"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l="19098" t="9259" r="6236" b="56944"/>
                    <a:stretch>
                      <a:fillRect/>
                    </a:stretch>
                  </pic:blipFill>
                  <pic:spPr bwMode="auto">
                    <a:xfrm>
                      <a:off x="0" y="0"/>
                      <a:ext cx="5762625" cy="1952625"/>
                    </a:xfrm>
                    <a:prstGeom prst="rect">
                      <a:avLst/>
                    </a:prstGeom>
                    <a:noFill/>
                    <a:ln w="9525">
                      <a:noFill/>
                      <a:miter lim="800000"/>
                      <a:headEnd/>
                      <a:tailEnd/>
                    </a:ln>
                  </pic:spPr>
                </pic:pic>
              </a:graphicData>
            </a:graphic>
          </wp:inline>
        </w:drawing>
      </w:r>
    </w:p>
    <w:p w:rsidR="00E80D28" w:rsidRPr="009A3944" w:rsidRDefault="00E80D28" w:rsidP="00E80D28">
      <w:pPr>
        <w:spacing w:before="100" w:beforeAutospacing="1" w:after="100" w:afterAutospacing="1"/>
      </w:pPr>
      <w:r w:rsidRPr="009A3944">
        <w:t xml:space="preserve">The general form of the </w:t>
      </w:r>
      <w:r w:rsidRPr="009A3944">
        <w:rPr>
          <w:rFonts w:ascii="Courier New" w:hAnsi="Courier New" w:cs="Courier New"/>
        </w:rPr>
        <w:t>for</w:t>
      </w:r>
      <w:r w:rsidRPr="009A3944">
        <w:t xml:space="preserve"> statement is</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for ( initialization; loopContinuationCondition; increment )</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 xml:space="preserve">   statement</w:t>
      </w:r>
    </w:p>
    <w:p w:rsidR="00E80D28" w:rsidRPr="009A3944" w:rsidRDefault="00E80D28" w:rsidP="00E80D28"/>
    <w:p w:rsidR="00E80D28" w:rsidRPr="009A3944" w:rsidRDefault="00E80D28" w:rsidP="00E80D28">
      <w:pPr>
        <w:pStyle w:val="doctext"/>
      </w:pPr>
      <w:r w:rsidRPr="009A3944">
        <w:t xml:space="preserve">where the initialization expression initializes the loop's control variable, loopContinuationCondition determines whether the loop should continue executing (this condition typically contains the final value of the control variable for which the condition is true) and increment increments the control variable. </w:t>
      </w:r>
      <w:bookmarkStart w:id="268" w:name="idd1e47306"/>
      <w:bookmarkStart w:id="269" w:name="idd1e47303"/>
      <w:bookmarkStart w:id="270" w:name="idd1e47298"/>
      <w:bookmarkStart w:id="271" w:name="idd1e47295"/>
      <w:bookmarkStart w:id="272" w:name="idd1e47292"/>
      <w:bookmarkStart w:id="273" w:name="idd1e47289"/>
      <w:bookmarkStart w:id="274" w:name="idd1e47283"/>
      <w:bookmarkStart w:id="275" w:name="idd1e47278"/>
      <w:bookmarkEnd w:id="268"/>
      <w:bookmarkEnd w:id="269"/>
      <w:bookmarkEnd w:id="270"/>
      <w:bookmarkEnd w:id="271"/>
      <w:bookmarkEnd w:id="272"/>
      <w:bookmarkEnd w:id="273"/>
      <w:bookmarkEnd w:id="274"/>
      <w:bookmarkEnd w:id="275"/>
      <w:r w:rsidRPr="009A3944">
        <w:t xml:space="preserve">The initialization and increment expressions can be comma-separated lists of expressions. The commas, as used in these expressions, are </w:t>
      </w:r>
      <w:bookmarkStart w:id="276" w:name="ch05term9"/>
      <w:bookmarkEnd w:id="276"/>
      <w:r w:rsidRPr="009A3944">
        <w:rPr>
          <w:b/>
          <w:bCs/>
        </w:rPr>
        <w:t>comma operators</w:t>
      </w:r>
      <w:r w:rsidRPr="009A3944">
        <w:t xml:space="preserve">, which guarantee that lists of expressions evaluate from left to right. The comma operator has the lowest precedence of all C++ operators. The value and type of a comma-separated list of expressions is the value and type of the rightmost expression in the list. The comma operator most often is used in </w:t>
      </w:r>
      <w:r w:rsidRPr="009A3944">
        <w:rPr>
          <w:rFonts w:ascii="Courier New" w:hAnsi="Courier New" w:cs="Courier New"/>
          <w:sz w:val="20"/>
        </w:rPr>
        <w:t>for</w:t>
      </w:r>
      <w:r w:rsidRPr="009A3944">
        <w:t xml:space="preserve"> statements. Its primary application is to enable the programmer to use multiple initialization expressions and/or multiple increment expressions. For example, there may be several control variables in a single </w:t>
      </w:r>
      <w:r w:rsidRPr="009A3944">
        <w:rPr>
          <w:rFonts w:ascii="Courier New" w:hAnsi="Courier New" w:cs="Courier New"/>
          <w:sz w:val="20"/>
        </w:rPr>
        <w:t>for</w:t>
      </w:r>
      <w:r w:rsidRPr="009A3944">
        <w:t xml:space="preserve"> statement that must be initialized and incremented.</w:t>
      </w:r>
    </w:p>
    <w:p w:rsidR="00E80D28" w:rsidRPr="009A3944" w:rsidRDefault="00E80D28" w:rsidP="00E80D28">
      <w:pPr>
        <w:pStyle w:val="doctext"/>
      </w:pPr>
      <w:r w:rsidRPr="009A3944">
        <w:t xml:space="preserve">The three expressions in the </w:t>
      </w:r>
      <w:r w:rsidRPr="009A3944">
        <w:rPr>
          <w:rFonts w:ascii="Courier New" w:hAnsi="Courier New" w:cs="Courier New"/>
          <w:sz w:val="20"/>
        </w:rPr>
        <w:t>for</w:t>
      </w:r>
      <w:r w:rsidRPr="009A3944">
        <w:t xml:space="preserve"> statement header are optional (but the two semicolon separators are required). If the loopContinuationCondition is omitted, C++ assumes that the condition is true, thus creating an infinite loop. One might omit the initialization expression if the control variable is initialized earlier in the program. One might omit the increment expression if the increment is calculated by statements in the body of the </w:t>
      </w:r>
      <w:r w:rsidRPr="009A3944">
        <w:rPr>
          <w:rFonts w:ascii="Courier New" w:hAnsi="Courier New" w:cs="Courier New"/>
          <w:sz w:val="20"/>
        </w:rPr>
        <w:t>for</w:t>
      </w:r>
      <w:r w:rsidRPr="009A3944">
        <w:t xml:space="preserve"> or if no increment is needed.</w:t>
      </w:r>
    </w:p>
    <w:p w:rsidR="00E80D28" w:rsidRPr="009A3944" w:rsidRDefault="00E80D28" w:rsidP="00E80D28">
      <w:pPr>
        <w:spacing w:before="100" w:beforeAutospacing="1" w:after="100" w:afterAutospacing="1"/>
        <w:rPr>
          <w:rFonts w:ascii="Times New Roman" w:hAnsi="Times New Roman" w:cs="Times New Roman"/>
          <w:bCs w:val="0"/>
          <w:sz w:val="24"/>
        </w:rPr>
      </w:pPr>
      <w:r w:rsidRPr="009A3944">
        <w:rPr>
          <w:rFonts w:ascii="Times New Roman" w:hAnsi="Times New Roman" w:cs="Times New Roman"/>
          <w:bCs w:val="0"/>
          <w:sz w:val="24"/>
        </w:rPr>
        <w:t>In most cases, the</w:t>
      </w:r>
      <w:r w:rsidRPr="009A3944">
        <w:t xml:space="preserve"> </w:t>
      </w:r>
      <w:r w:rsidRPr="009A3944">
        <w:rPr>
          <w:rFonts w:ascii="Courier New" w:hAnsi="Courier New" w:cs="Courier New"/>
        </w:rPr>
        <w:t>for</w:t>
      </w:r>
      <w:r w:rsidRPr="009A3944">
        <w:t xml:space="preserve"> </w:t>
      </w:r>
      <w:r w:rsidRPr="009A3944">
        <w:rPr>
          <w:rFonts w:ascii="Times New Roman" w:hAnsi="Times New Roman" w:cs="Times New Roman"/>
          <w:bCs w:val="0"/>
          <w:sz w:val="24"/>
        </w:rPr>
        <w:t>statement can be represented by an equivalent</w:t>
      </w:r>
      <w:r w:rsidRPr="009A3944">
        <w:t xml:space="preserve"> </w:t>
      </w:r>
      <w:r w:rsidRPr="009A3944">
        <w:rPr>
          <w:rFonts w:ascii="Courier New" w:hAnsi="Courier New" w:cs="Courier New"/>
        </w:rPr>
        <w:t>while</w:t>
      </w:r>
      <w:r w:rsidRPr="009A3944">
        <w:t xml:space="preserve"> </w:t>
      </w:r>
      <w:r w:rsidRPr="009A3944">
        <w:rPr>
          <w:rFonts w:ascii="Times New Roman" w:hAnsi="Times New Roman" w:cs="Times New Roman"/>
          <w:bCs w:val="0"/>
          <w:sz w:val="24"/>
        </w:rPr>
        <w:t>statement, as follows:</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initialization;</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while ( loopContinuationCondition )</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 xml:space="preserve">    statement</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 xml:space="preserve">    increment;</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w:t>
      </w:r>
    </w:p>
    <w:p w:rsidR="00E80D28" w:rsidRPr="009A3944" w:rsidRDefault="00E80D28" w:rsidP="00E80D28">
      <w:pPr>
        <w:pStyle w:val="NormalWeb"/>
        <w:spacing w:before="0" w:beforeAutospacing="0" w:after="0" w:afterAutospacing="0"/>
      </w:pPr>
    </w:p>
    <w:p w:rsidR="00E80D28" w:rsidRPr="009A3944" w:rsidRDefault="00E80D28" w:rsidP="00E80D28">
      <w:pPr>
        <w:pStyle w:val="NormalWeb"/>
        <w:spacing w:before="0" w:beforeAutospacing="0" w:after="0" w:afterAutospacing="0"/>
      </w:pPr>
      <w:r w:rsidRPr="009A3944">
        <w:t xml:space="preserve">If the initialization expression in the </w:t>
      </w:r>
      <w:r w:rsidRPr="009A3944">
        <w:rPr>
          <w:rFonts w:ascii="Courier New" w:hAnsi="Courier New" w:cs="Courier New"/>
          <w:sz w:val="20"/>
        </w:rPr>
        <w:t>for</w:t>
      </w:r>
      <w:r w:rsidRPr="009A3944">
        <w:t xml:space="preserve"> statement header declares the control variable (i.e., the control variable's type is specified before the variable name), the control variable can be used only in the body of the </w:t>
      </w:r>
      <w:r w:rsidRPr="009A3944">
        <w:rPr>
          <w:rFonts w:ascii="Courier New" w:hAnsi="Courier New" w:cs="Courier New"/>
          <w:sz w:val="20"/>
        </w:rPr>
        <w:t>for</w:t>
      </w:r>
      <w:r w:rsidRPr="009A3944">
        <w:t xml:space="preserve"> statement</w:t>
      </w:r>
      <w:r w:rsidR="004F448B" w:rsidRPr="009A3944">
        <w:t xml:space="preserve"> </w:t>
      </w:r>
      <w:r w:rsidRPr="009A3944">
        <w:t xml:space="preserve">the control variable will be unknown outside the </w:t>
      </w:r>
      <w:r w:rsidRPr="009A3944">
        <w:rPr>
          <w:rFonts w:ascii="Courier New" w:hAnsi="Courier New" w:cs="Courier New"/>
          <w:sz w:val="20"/>
        </w:rPr>
        <w:t>for</w:t>
      </w:r>
      <w:r w:rsidRPr="009A3944">
        <w:t xml:space="preserve"> statement. This restricted use of the control variable name is known as the variable's </w:t>
      </w:r>
      <w:bookmarkStart w:id="277" w:name="ch05term38"/>
      <w:bookmarkEnd w:id="277"/>
      <w:r w:rsidRPr="009A3944">
        <w:rPr>
          <w:b/>
          <w:bCs/>
        </w:rPr>
        <w:t>scope.</w:t>
      </w:r>
      <w:r w:rsidRPr="009A3944">
        <w:t xml:space="preserve"> The scope of a variable specifies where it can be used in a program.</w:t>
      </w:r>
    </w:p>
    <w:p w:rsidR="00E80D28" w:rsidRPr="009A3944" w:rsidRDefault="00E80D28" w:rsidP="00E80D28">
      <w:pPr>
        <w:pStyle w:val="NormalWeb"/>
        <w:spacing w:before="0" w:beforeAutospacing="0" w:after="0" w:afterAutospacing="0"/>
      </w:pPr>
    </w:p>
    <w:p w:rsidR="00E80D28" w:rsidRPr="009A3944" w:rsidRDefault="00734D44" w:rsidP="00734D44">
      <w:pPr>
        <w:pStyle w:val="doctext"/>
        <w:rPr>
          <w:i/>
        </w:rPr>
      </w:pPr>
      <w:r w:rsidRPr="009A3944">
        <w:rPr>
          <w:i/>
        </w:rPr>
        <w:t>Refer to Pages 170 in the textbook for (</w:t>
      </w:r>
      <w:r w:rsidR="00E80D28" w:rsidRPr="009A3944">
        <w:rPr>
          <w:i/>
        </w:rPr>
        <w:t>Fig 5.4</w:t>
      </w:r>
      <w:r w:rsidRPr="009A3944">
        <w:rPr>
          <w:i/>
        </w:rPr>
        <w:t>)</w:t>
      </w:r>
      <w:r w:rsidR="00E80D28" w:rsidRPr="009A3944">
        <w:rPr>
          <w:i/>
        </w:rPr>
        <w:t xml:space="preserve"> UML Activity diagrams for the for </w:t>
      </w:r>
      <w:r w:rsidR="00522C13" w:rsidRPr="009A3944">
        <w:rPr>
          <w:i/>
        </w:rPr>
        <w:t>loop</w:t>
      </w:r>
    </w:p>
    <w:p w:rsidR="00FA2134" w:rsidRPr="009A3944" w:rsidRDefault="00FA2134" w:rsidP="00522C13">
      <w:pPr>
        <w:pStyle w:val="doctext"/>
        <w:rPr>
          <w:rFonts w:ascii="Courier New" w:hAnsi="Courier New" w:cs="Courier New"/>
          <w:b/>
          <w:sz w:val="20"/>
          <w:szCs w:val="20"/>
        </w:rPr>
      </w:pPr>
    </w:p>
    <w:p w:rsidR="00FA2134" w:rsidRPr="009A3944" w:rsidRDefault="00FA2134" w:rsidP="00522C13">
      <w:pPr>
        <w:pStyle w:val="doctext"/>
        <w:rPr>
          <w:rFonts w:ascii="Courier New" w:hAnsi="Courier New" w:cs="Courier New"/>
          <w:b/>
          <w:sz w:val="20"/>
          <w:szCs w:val="20"/>
        </w:rPr>
      </w:pPr>
    </w:p>
    <w:p w:rsidR="00440FA4" w:rsidRPr="009A3944" w:rsidRDefault="003F4A7B" w:rsidP="00E80D28">
      <w:pPr>
        <w:spacing w:before="100" w:beforeAutospacing="1" w:after="100" w:afterAutospacing="1"/>
        <w:outlineLvl w:val="2"/>
        <w:rPr>
          <w:rFonts w:ascii="Courier New" w:hAnsi="Courier New" w:cs="Courier New"/>
          <w:b/>
          <w:bCs w:val="0"/>
        </w:rPr>
      </w:pPr>
      <w:r>
        <w:rPr>
          <w:rFonts w:ascii="Courier New" w:hAnsi="Courier New" w:cs="Courier New"/>
          <w:b/>
          <w:bCs w:val="0"/>
          <w:noProof/>
        </w:rPr>
        <mc:AlternateContent>
          <mc:Choice Requires="wps">
            <w:drawing>
              <wp:anchor distT="0" distB="0" distL="114300" distR="114300" simplePos="0" relativeHeight="251674624" behindDoc="0" locked="0" layoutInCell="1" allowOverlap="1">
                <wp:simplePos x="0" y="0"/>
                <wp:positionH relativeFrom="column">
                  <wp:posOffset>-9525</wp:posOffset>
                </wp:positionH>
                <wp:positionV relativeFrom="paragraph">
                  <wp:posOffset>-55880</wp:posOffset>
                </wp:positionV>
                <wp:extent cx="5972175" cy="862965"/>
                <wp:effectExtent l="9525" t="10795" r="9525" b="12065"/>
                <wp:wrapNone/>
                <wp:docPr id="4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862965"/>
                        </a:xfrm>
                        <a:prstGeom prst="rect">
                          <a:avLst/>
                        </a:prstGeom>
                        <a:solidFill>
                          <a:schemeClr val="bg1">
                            <a:lumMod val="100000"/>
                            <a:lumOff val="0"/>
                          </a:schemeClr>
                        </a:solidFill>
                        <a:ln w="9525">
                          <a:solidFill>
                            <a:srgbClr val="000000"/>
                          </a:solidFill>
                          <a:miter lim="800000"/>
                          <a:headEnd/>
                          <a:tailEnd/>
                        </a:ln>
                      </wps:spPr>
                      <wps:txbx>
                        <w:txbxContent>
                          <w:p w:rsidR="009A3944" w:rsidRPr="009A3944" w:rsidRDefault="009A3944" w:rsidP="00440FA4">
                            <w:pPr>
                              <w:spacing w:before="100" w:beforeAutospacing="1" w:after="100" w:afterAutospacing="1"/>
                              <w:rPr>
                                <w:rFonts w:ascii="Courier New" w:hAnsi="Courier New" w:cs="Courier New"/>
                                <w:bCs w:val="0"/>
                                <w:szCs w:val="20"/>
                              </w:rPr>
                            </w:pPr>
                            <w:r w:rsidRPr="009A3944">
                              <w:rPr>
                                <w:rFonts w:ascii="Courier New" w:hAnsi="Courier New" w:cs="Courier New"/>
                                <w:bCs w:val="0"/>
                                <w:szCs w:val="20"/>
                              </w:rPr>
                              <w:t>Class Assignment 1 – Sum of Even numbers in a range:</w:t>
                            </w:r>
                          </w:p>
                          <w:p w:rsidR="009A3944" w:rsidRPr="009A3944" w:rsidRDefault="009A3944" w:rsidP="00440FA4">
                            <w:pPr>
                              <w:numPr>
                                <w:ilvl w:val="1"/>
                                <w:numId w:val="36"/>
                              </w:numPr>
                              <w:spacing w:before="100" w:beforeAutospacing="1" w:after="100" w:afterAutospacing="1"/>
                              <w:ind w:left="360"/>
                              <w:rPr>
                                <w:rFonts w:ascii="Courier New" w:hAnsi="Courier New" w:cs="Courier New"/>
                                <w:bCs w:val="0"/>
                                <w:szCs w:val="20"/>
                              </w:rPr>
                            </w:pPr>
                            <w:r w:rsidRPr="009A3944">
                              <w:rPr>
                                <w:rFonts w:ascii="Courier New" w:hAnsi="Courier New" w:cs="Courier New"/>
                                <w:bCs w:val="0"/>
                                <w:szCs w:val="20"/>
                              </w:rPr>
                              <w:t>Type and execute the code (Fig 5.5) on page 171. Observe what happened.</w:t>
                            </w:r>
                          </w:p>
                          <w:p w:rsidR="009A3944" w:rsidRPr="009A3944" w:rsidRDefault="009A3944" w:rsidP="00440FA4">
                            <w:pPr>
                              <w:numPr>
                                <w:ilvl w:val="1"/>
                                <w:numId w:val="36"/>
                              </w:numPr>
                              <w:spacing w:before="100" w:beforeAutospacing="1" w:after="100" w:afterAutospacing="1"/>
                              <w:ind w:left="360"/>
                              <w:rPr>
                                <w:rFonts w:ascii="Courier New" w:hAnsi="Courier New" w:cs="Courier New"/>
                                <w:bCs w:val="0"/>
                                <w:szCs w:val="20"/>
                              </w:rPr>
                            </w:pPr>
                            <w:r w:rsidRPr="009A3944">
                              <w:rPr>
                                <w:rFonts w:ascii="Courier New" w:hAnsi="Courier New" w:cs="Courier New"/>
                                <w:bCs w:val="0"/>
                                <w:szCs w:val="20"/>
                              </w:rPr>
                              <w:t>Modify the program so that the program sums the even numbers from 2 to 100</w:t>
                            </w:r>
                          </w:p>
                          <w:p w:rsidR="009A3944" w:rsidRPr="00D7556A" w:rsidRDefault="009A3944" w:rsidP="00440FA4">
                            <w:pPr>
                              <w:spacing w:after="150"/>
                              <w:ind w:firstLine="720"/>
                              <w:rPr>
                                <w:rStyle w:val="HTMLTypewriter"/>
                                <w:b/>
                                <w:highlight w:val="yellow"/>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8" o:spid="_x0000_s1037" type="#_x0000_t202" style="position:absolute;margin-left:-.75pt;margin-top:-4.4pt;width:470.25pt;height:67.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" fillcolor="white [3212]">
                <v:textbox>
                  <w:txbxContent>
                    <w:p w:rsidR="009A3944" w:rsidRPr="009A3944" w:rsidRDefault="009A3944" w:rsidP="00440FA4">
                      <w:pPr>
                        <w:spacing w:before="100" w:beforeAutospacing="1" w:after="100" w:afterAutospacing="1"/>
                        <w:rPr>
                          <w:rFonts w:ascii="Courier New" w:hAnsi="Courier New" w:cs="Courier New"/>
                          <w:bCs w:val="0"/>
                          <w:szCs w:val="20"/>
                        </w:rPr>
                      </w:pPr>
                      <w:r w:rsidRPr="009A3944">
                        <w:rPr>
                          <w:rFonts w:ascii="Courier New" w:hAnsi="Courier New" w:cs="Courier New"/>
                          <w:bCs w:val="0"/>
                          <w:szCs w:val="20"/>
                        </w:rPr>
                        <w:t>Class Assignment 1 – Sum of Even numbers in a range:</w:t>
                      </w:r>
                    </w:p>
                    <w:p w:rsidR="009A3944" w:rsidRPr="009A3944" w:rsidRDefault="009A3944" w:rsidP="00440FA4">
                      <w:pPr>
                        <w:numPr>
                          <w:ilvl w:val="1"/>
                          <w:numId w:val="36"/>
                        </w:numPr>
                        <w:spacing w:before="100" w:beforeAutospacing="1" w:after="100" w:afterAutospacing="1"/>
                        <w:ind w:left="360"/>
                        <w:rPr>
                          <w:rFonts w:ascii="Courier New" w:hAnsi="Courier New" w:cs="Courier New"/>
                          <w:bCs w:val="0"/>
                          <w:szCs w:val="20"/>
                        </w:rPr>
                      </w:pPr>
                      <w:r w:rsidRPr="009A3944">
                        <w:rPr>
                          <w:rFonts w:ascii="Courier New" w:hAnsi="Courier New" w:cs="Courier New"/>
                          <w:bCs w:val="0"/>
                          <w:szCs w:val="20"/>
                        </w:rPr>
                        <w:t>Type and execute the code (Fig 5.5) on page 171. Observe what happened.</w:t>
                      </w:r>
                    </w:p>
                    <w:p w:rsidR="009A3944" w:rsidRPr="009A3944" w:rsidRDefault="009A3944" w:rsidP="00440FA4">
                      <w:pPr>
                        <w:numPr>
                          <w:ilvl w:val="1"/>
                          <w:numId w:val="36"/>
                        </w:numPr>
                        <w:spacing w:before="100" w:beforeAutospacing="1" w:after="100" w:afterAutospacing="1"/>
                        <w:ind w:left="360"/>
                        <w:rPr>
                          <w:rFonts w:ascii="Courier New" w:hAnsi="Courier New" w:cs="Courier New"/>
                          <w:bCs w:val="0"/>
                          <w:szCs w:val="20"/>
                        </w:rPr>
                      </w:pPr>
                      <w:r w:rsidRPr="009A3944">
                        <w:rPr>
                          <w:rFonts w:ascii="Courier New" w:hAnsi="Courier New" w:cs="Courier New"/>
                          <w:bCs w:val="0"/>
                          <w:szCs w:val="20"/>
                        </w:rPr>
                        <w:t>Modify the program so that the program sums the even numbers from 2 to 100</w:t>
                      </w:r>
                    </w:p>
                    <w:p w:rsidR="009A3944" w:rsidRPr="00D7556A" w:rsidRDefault="009A3944" w:rsidP="00440FA4">
                      <w:pPr>
                        <w:spacing w:after="150"/>
                        <w:ind w:firstLine="720"/>
                        <w:rPr>
                          <w:rStyle w:val="HTMLTypewriter"/>
                          <w:b/>
                          <w:highlight w:val="yellow"/>
                        </w:rPr>
                      </w:pPr>
                    </w:p>
                  </w:txbxContent>
                </v:textbox>
              </v:shape>
            </w:pict>
          </mc:Fallback>
        </mc:AlternateContent>
      </w:r>
    </w:p>
    <w:p w:rsidR="00440FA4" w:rsidRPr="009A3944" w:rsidRDefault="00440FA4" w:rsidP="00E80D28">
      <w:pPr>
        <w:spacing w:before="100" w:beforeAutospacing="1" w:after="100" w:afterAutospacing="1"/>
        <w:outlineLvl w:val="2"/>
        <w:rPr>
          <w:rFonts w:ascii="Courier New" w:hAnsi="Courier New" w:cs="Courier New"/>
          <w:b/>
          <w:bCs w:val="0"/>
        </w:rPr>
      </w:pPr>
    </w:p>
    <w:p w:rsidR="00440FA4" w:rsidRPr="009A3944" w:rsidRDefault="00440FA4" w:rsidP="00E80D28">
      <w:pPr>
        <w:spacing w:before="100" w:beforeAutospacing="1" w:after="100" w:afterAutospacing="1"/>
        <w:outlineLvl w:val="2"/>
        <w:rPr>
          <w:rFonts w:ascii="Courier New" w:hAnsi="Courier New" w:cs="Courier New"/>
          <w:b/>
          <w:bCs w:val="0"/>
        </w:rPr>
      </w:pPr>
    </w:p>
    <w:p w:rsidR="00E80D28" w:rsidRPr="009A3944" w:rsidRDefault="00E80D28" w:rsidP="00E80D28">
      <w:pPr>
        <w:spacing w:before="100" w:beforeAutospacing="1" w:after="100" w:afterAutospacing="1"/>
        <w:outlineLvl w:val="2"/>
        <w:rPr>
          <w:b/>
          <w:bCs w:val="0"/>
          <w:sz w:val="27"/>
          <w:szCs w:val="27"/>
        </w:rPr>
      </w:pPr>
      <w:r w:rsidRPr="009A3944">
        <w:rPr>
          <w:rFonts w:ascii="Courier New" w:hAnsi="Courier New" w:cs="Courier New"/>
          <w:b/>
          <w:bCs w:val="0"/>
        </w:rPr>
        <w:t>do...while</w:t>
      </w:r>
      <w:r w:rsidRPr="009A3944">
        <w:rPr>
          <w:b/>
          <w:bCs w:val="0"/>
          <w:sz w:val="27"/>
          <w:szCs w:val="27"/>
        </w:rPr>
        <w:t xml:space="preserve"> </w:t>
      </w:r>
      <w:r w:rsidRPr="009A3944">
        <w:rPr>
          <w:rFonts w:ascii="Times New Roman" w:hAnsi="Times New Roman" w:cs="Times New Roman"/>
          <w:b/>
          <w:bCs w:val="0"/>
          <w:sz w:val="24"/>
        </w:rPr>
        <w:t>Repetition Statement</w:t>
      </w:r>
    </w:p>
    <w:p w:rsidR="00E80D28" w:rsidRPr="009A3944" w:rsidRDefault="00E80D28" w:rsidP="00E80D28">
      <w:pPr>
        <w:spacing w:before="100" w:beforeAutospacing="1" w:after="100" w:afterAutospacing="1"/>
      </w:pPr>
      <w:r w:rsidRPr="009A3944">
        <w:t xml:space="preserve">The </w:t>
      </w:r>
      <w:r w:rsidRPr="009A3944">
        <w:rPr>
          <w:rFonts w:ascii="Courier New" w:hAnsi="Courier New" w:cs="Courier New"/>
        </w:rPr>
        <w:t>do...while</w:t>
      </w:r>
      <w:r w:rsidRPr="009A3944">
        <w:t xml:space="preserve"> repetition statement is similar to the </w:t>
      </w:r>
      <w:r w:rsidRPr="009A3944">
        <w:rPr>
          <w:rFonts w:ascii="Courier New" w:hAnsi="Courier New" w:cs="Courier New"/>
        </w:rPr>
        <w:t>while</w:t>
      </w:r>
      <w:r w:rsidRPr="009A3944">
        <w:t xml:space="preserve"> statement. In the </w:t>
      </w:r>
      <w:r w:rsidRPr="009A3944">
        <w:rPr>
          <w:rFonts w:ascii="Courier New" w:hAnsi="Courier New" w:cs="Courier New"/>
        </w:rPr>
        <w:t>while</w:t>
      </w:r>
      <w:r w:rsidRPr="009A3944">
        <w:t xml:space="preserve"> statement, the loop-continuation condition test occurs at the beginning of the loop before the body of the loop executes. The </w:t>
      </w:r>
      <w:r w:rsidRPr="009A3944">
        <w:rPr>
          <w:rFonts w:ascii="Courier New" w:hAnsi="Courier New" w:cs="Courier New"/>
        </w:rPr>
        <w:t>do...while</w:t>
      </w:r>
      <w:r w:rsidRPr="009A3944">
        <w:t xml:space="preserve"> statement tests the loop-continuation condition after the loop body executes; therefore, the loop body always executes at least once. When a </w:t>
      </w:r>
      <w:r w:rsidRPr="009A3944">
        <w:rPr>
          <w:rFonts w:ascii="Courier New" w:hAnsi="Courier New" w:cs="Courier New"/>
        </w:rPr>
        <w:t>do...while</w:t>
      </w:r>
      <w:r w:rsidRPr="009A3944">
        <w:t xml:space="preserve"> terminates, execution continues with the statement after the </w:t>
      </w:r>
      <w:r w:rsidRPr="009A3944">
        <w:rPr>
          <w:rFonts w:ascii="Courier New" w:hAnsi="Courier New" w:cs="Courier New"/>
        </w:rPr>
        <w:t>while</w:t>
      </w:r>
      <w:r w:rsidRPr="009A3944">
        <w:t xml:space="preserve"> clause. Note that it is not necessary to use braces in the </w:t>
      </w:r>
      <w:r w:rsidRPr="009A3944">
        <w:rPr>
          <w:rFonts w:ascii="Courier New" w:hAnsi="Courier New" w:cs="Courier New"/>
        </w:rPr>
        <w:t>do...while</w:t>
      </w:r>
      <w:r w:rsidRPr="009A3944">
        <w:t xml:space="preserve"> statement if there is only one statement in the body; however, most programmers include the braces to avoid confusion between the </w:t>
      </w:r>
      <w:r w:rsidRPr="009A3944">
        <w:rPr>
          <w:rFonts w:ascii="Courier New" w:hAnsi="Courier New" w:cs="Courier New"/>
        </w:rPr>
        <w:t>while</w:t>
      </w:r>
      <w:r w:rsidRPr="009A3944">
        <w:t xml:space="preserve"> and </w:t>
      </w:r>
      <w:r w:rsidRPr="009A3944">
        <w:rPr>
          <w:rFonts w:ascii="Courier New" w:hAnsi="Courier New" w:cs="Courier New"/>
        </w:rPr>
        <w:t>do...while</w:t>
      </w:r>
      <w:r w:rsidRPr="009A3944">
        <w:t xml:space="preserve"> statements. For example,</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while ( condition )</w:t>
      </w:r>
    </w:p>
    <w:p w:rsidR="00E80D28" w:rsidRPr="009A3944" w:rsidRDefault="00E80D28" w:rsidP="00E80D28">
      <w:pPr>
        <w:spacing w:before="100" w:beforeAutospacing="1" w:after="100" w:afterAutospacing="1"/>
      </w:pPr>
      <w:bookmarkStart w:id="278" w:name="idd1e49105"/>
      <w:bookmarkStart w:id="279" w:name="idd1e49096"/>
      <w:bookmarkStart w:id="280" w:name="idd1e49093"/>
      <w:bookmarkStart w:id="281" w:name="idd1e49083"/>
      <w:bookmarkStart w:id="282" w:name="idd1e49075"/>
      <w:bookmarkStart w:id="283" w:name="idd1e49066"/>
      <w:bookmarkStart w:id="284" w:name="idd1e49063"/>
      <w:bookmarkEnd w:id="278"/>
      <w:bookmarkEnd w:id="279"/>
      <w:bookmarkEnd w:id="280"/>
      <w:bookmarkEnd w:id="281"/>
      <w:bookmarkEnd w:id="282"/>
      <w:bookmarkEnd w:id="283"/>
      <w:bookmarkEnd w:id="284"/>
      <w:r w:rsidRPr="009A3944">
        <w:t xml:space="preserve">normally is regarded as the header of a </w:t>
      </w:r>
      <w:r w:rsidRPr="009A3944">
        <w:rPr>
          <w:rFonts w:ascii="Courier New" w:hAnsi="Courier New" w:cs="Courier New"/>
        </w:rPr>
        <w:t>while</w:t>
      </w:r>
      <w:r w:rsidRPr="009A3944">
        <w:t xml:space="preserve"> statement. A </w:t>
      </w:r>
      <w:r w:rsidRPr="009A3944">
        <w:rPr>
          <w:rFonts w:ascii="Courier New" w:hAnsi="Courier New" w:cs="Courier New"/>
        </w:rPr>
        <w:t>do...while</w:t>
      </w:r>
      <w:r w:rsidRPr="009A3944">
        <w:t xml:space="preserve"> with no braces around the single statement body appears as</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do</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 xml:space="preserve">     statement</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while ( condition );</w:t>
      </w:r>
    </w:p>
    <w:p w:rsidR="00E80D28" w:rsidRPr="009A3944" w:rsidRDefault="00E80D28" w:rsidP="00E80D28">
      <w:pPr>
        <w:spacing w:before="100" w:beforeAutospacing="1" w:after="100" w:afterAutospacing="1"/>
      </w:pPr>
      <w:r w:rsidRPr="009A3944">
        <w:t>which can be confusing. The last line</w:t>
      </w:r>
      <w:r w:rsidRPr="009A3944">
        <w:rPr>
          <w:rFonts w:ascii="Courier New" w:hAnsi="Courier New" w:cs="Courier New"/>
        </w:rPr>
        <w:t>while</w:t>
      </w:r>
      <w:r w:rsidRPr="009A3944">
        <w:t xml:space="preserve">( condition );might be misinterpreted by the reader as a </w:t>
      </w:r>
      <w:r w:rsidRPr="009A3944">
        <w:rPr>
          <w:rFonts w:ascii="Courier New" w:hAnsi="Courier New" w:cs="Courier New"/>
        </w:rPr>
        <w:t>while</w:t>
      </w:r>
      <w:r w:rsidRPr="009A3944">
        <w:t xml:space="preserve"> statement containing as its body an empty statement. Thus, the </w:t>
      </w:r>
      <w:r w:rsidRPr="009A3944">
        <w:rPr>
          <w:rFonts w:ascii="Courier New" w:hAnsi="Courier New" w:cs="Courier New"/>
        </w:rPr>
        <w:t>do...while</w:t>
      </w:r>
      <w:r w:rsidRPr="009A3944">
        <w:t xml:space="preserve"> with one statement is often written as follows to avoid confusion:</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do</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 xml:space="preserve">   statement</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 while ( condition );</w:t>
      </w:r>
    </w:p>
    <w:p w:rsidR="00E80D28" w:rsidRPr="009A3944" w:rsidRDefault="00E80D28" w:rsidP="00E80D28">
      <w:pPr>
        <w:pStyle w:val="NormalWeb"/>
        <w:spacing w:before="0" w:beforeAutospacing="0" w:after="0" w:afterAutospacing="0"/>
      </w:pPr>
    </w:p>
    <w:p w:rsidR="00522C13" w:rsidRPr="009A3944" w:rsidRDefault="00522C13" w:rsidP="00522C13">
      <w:pPr>
        <w:pStyle w:val="doctext"/>
        <w:rPr>
          <w:i/>
        </w:rPr>
      </w:pPr>
      <w:r w:rsidRPr="009A3944">
        <w:rPr>
          <w:i/>
        </w:rPr>
        <w:t>Refer to Page 176 in the textbook for (Fig 5.8) UML Activity diagrams for the do..while loop</w:t>
      </w:r>
    </w:p>
    <w:p w:rsidR="00522C13" w:rsidRPr="009A3944" w:rsidRDefault="00522C13" w:rsidP="00522C13">
      <w:pPr>
        <w:pStyle w:val="doctext"/>
        <w:rPr>
          <w:i/>
        </w:rPr>
      </w:pPr>
      <w:r w:rsidRPr="009A3944">
        <w:rPr>
          <w:i/>
        </w:rPr>
        <w:t>Refer to Pages 175 in the textbook implementation of do..while</w:t>
      </w:r>
    </w:p>
    <w:p w:rsidR="00E80D28" w:rsidRPr="009A3944" w:rsidRDefault="00E80D28" w:rsidP="00E80D28">
      <w:pPr>
        <w:pStyle w:val="Heading3"/>
      </w:pPr>
      <w:r w:rsidRPr="009A3944">
        <w:rPr>
          <w:rStyle w:val="HTMLTypewriter"/>
        </w:rPr>
        <w:t>switch</w:t>
      </w:r>
      <w:r w:rsidRPr="009A3944">
        <w:t xml:space="preserve"> </w:t>
      </w:r>
      <w:r w:rsidRPr="009A3944">
        <w:rPr>
          <w:rFonts w:ascii="Times New Roman" w:hAnsi="Times New Roman" w:cs="Times New Roman"/>
          <w:bCs w:val="0"/>
          <w:szCs w:val="24"/>
        </w:rPr>
        <w:t>Multiple-Selection Statement</w:t>
      </w:r>
    </w:p>
    <w:p w:rsidR="00E80D28" w:rsidRPr="009A3944" w:rsidRDefault="00E80D28" w:rsidP="00E80D28">
      <w:pPr>
        <w:pStyle w:val="doctext"/>
      </w:pPr>
      <w:r w:rsidRPr="009A3944">
        <w:t xml:space="preserve">We discussed the </w:t>
      </w:r>
      <w:r w:rsidRPr="009A3944">
        <w:rPr>
          <w:rStyle w:val="HTMLTypewriter"/>
        </w:rPr>
        <w:t>if</w:t>
      </w:r>
      <w:r w:rsidRPr="009A3944">
        <w:t xml:space="preserve"> single-selection statement and the </w:t>
      </w:r>
      <w:r w:rsidRPr="009A3944">
        <w:rPr>
          <w:rStyle w:val="HTMLTypewriter"/>
        </w:rPr>
        <w:t>if...else</w:t>
      </w:r>
      <w:r w:rsidRPr="009A3944">
        <w:t xml:space="preserve"> double-selection statement </w:t>
      </w:r>
      <w:r w:rsidR="00347243" w:rsidRPr="009A3944">
        <w:t>previously</w:t>
      </w:r>
      <w:r w:rsidRPr="009A3944">
        <w:t xml:space="preserve">. C++ provides the </w:t>
      </w:r>
      <w:bookmarkStart w:id="285" w:name="ch05term45"/>
      <w:bookmarkEnd w:id="285"/>
      <w:r w:rsidRPr="009A3944">
        <w:rPr>
          <w:rStyle w:val="HTMLTypewriter"/>
        </w:rPr>
        <w:t>switch</w:t>
      </w:r>
      <w:r w:rsidRPr="009A3944">
        <w:rPr>
          <w:rStyle w:val="docemphroman"/>
        </w:rPr>
        <w:t xml:space="preserve"> multiple-selection statement</w:t>
      </w:r>
      <w:r w:rsidRPr="009A3944">
        <w:t xml:space="preserve"> to perform many different actions based on the possible values of a variable or expression. Each action is associated with the value of a </w:t>
      </w:r>
      <w:bookmarkStart w:id="286" w:name="ch05term10"/>
      <w:bookmarkEnd w:id="286"/>
      <w:r w:rsidRPr="009A3944">
        <w:rPr>
          <w:b/>
          <w:bCs/>
        </w:rPr>
        <w:t>constant integral expression</w:t>
      </w:r>
      <w:r w:rsidRPr="009A3944">
        <w:t xml:space="preserve"> (i.e., any combination of character constants and integer constants that evaluates to a constant integer value) that the variable or expression on which the </w:t>
      </w:r>
      <w:r w:rsidRPr="009A3944">
        <w:rPr>
          <w:rStyle w:val="HTMLTypewriter"/>
        </w:rPr>
        <w:t>switch</w:t>
      </w:r>
      <w:r w:rsidRPr="009A3944">
        <w:t xml:space="preserve"> is based may assume.</w:t>
      </w:r>
    </w:p>
    <w:p w:rsidR="00347243" w:rsidRPr="009A3944" w:rsidRDefault="00347243" w:rsidP="00347243">
      <w:pPr>
        <w:pStyle w:val="doctext"/>
      </w:pPr>
      <w:r w:rsidRPr="009A3944">
        <w:rPr>
          <w:i/>
        </w:rPr>
        <w:t xml:space="preserve">Refer to Page 184 in the textbook for (Fig 5.12) UML Activity diagrams for </w:t>
      </w:r>
      <w:r w:rsidRPr="009A3944">
        <w:t>the switch statement</w:t>
      </w:r>
    </w:p>
    <w:p w:rsidR="00E80D28" w:rsidRPr="009A3944" w:rsidRDefault="00E80D28" w:rsidP="00E80D28">
      <w:pPr>
        <w:spacing w:before="100" w:beforeAutospacing="1" w:after="100" w:afterAutospacing="1"/>
        <w:outlineLvl w:val="3"/>
        <w:rPr>
          <w:rFonts w:ascii="Times New Roman" w:hAnsi="Times New Roman" w:cs="Times New Roman"/>
          <w:b/>
          <w:bCs w:val="0"/>
          <w:sz w:val="24"/>
        </w:rPr>
      </w:pPr>
      <w:r w:rsidRPr="009A3944">
        <w:rPr>
          <w:rFonts w:ascii="Courier New" w:hAnsi="Courier New" w:cs="Courier New"/>
          <w:b/>
          <w:bCs w:val="0"/>
        </w:rPr>
        <w:t>GradeBook</w:t>
      </w:r>
      <w:r w:rsidRPr="009A3944">
        <w:rPr>
          <w:b/>
          <w:bCs w:val="0"/>
        </w:rPr>
        <w:t xml:space="preserve"> </w:t>
      </w:r>
      <w:r w:rsidRPr="009A3944">
        <w:rPr>
          <w:rFonts w:ascii="Times New Roman" w:hAnsi="Times New Roman" w:cs="Times New Roman"/>
          <w:b/>
          <w:bCs w:val="0"/>
          <w:sz w:val="24"/>
        </w:rPr>
        <w:t>Class</w:t>
      </w:r>
      <w:r w:rsidRPr="009A3944">
        <w:rPr>
          <w:b/>
          <w:bCs w:val="0"/>
        </w:rPr>
        <w:t xml:space="preserve"> </w:t>
      </w:r>
      <w:r w:rsidRPr="009A3944">
        <w:rPr>
          <w:rFonts w:ascii="Times New Roman" w:hAnsi="Times New Roman" w:cs="Times New Roman"/>
          <w:b/>
          <w:bCs w:val="0"/>
          <w:sz w:val="24"/>
        </w:rPr>
        <w:t>with</w:t>
      </w:r>
      <w:r w:rsidRPr="009A3944">
        <w:rPr>
          <w:b/>
          <w:bCs w:val="0"/>
        </w:rPr>
        <w:t xml:space="preserve"> </w:t>
      </w:r>
      <w:r w:rsidRPr="009A3944">
        <w:rPr>
          <w:rFonts w:ascii="Courier New" w:hAnsi="Courier New" w:cs="Courier New"/>
          <w:b/>
          <w:bCs w:val="0"/>
        </w:rPr>
        <w:t>switch</w:t>
      </w:r>
      <w:r w:rsidRPr="009A3944">
        <w:rPr>
          <w:b/>
          <w:bCs w:val="0"/>
        </w:rPr>
        <w:t xml:space="preserve"> </w:t>
      </w:r>
      <w:r w:rsidRPr="009A3944">
        <w:rPr>
          <w:rFonts w:ascii="Times New Roman" w:hAnsi="Times New Roman" w:cs="Times New Roman"/>
          <w:b/>
          <w:bCs w:val="0"/>
          <w:sz w:val="24"/>
        </w:rPr>
        <w:t>Statement to Count A, B, C, D and F Grades</w:t>
      </w:r>
    </w:p>
    <w:p w:rsidR="00347243" w:rsidRPr="009A3944" w:rsidRDefault="003F4A7B" w:rsidP="00347243">
      <w:pPr>
        <w:pStyle w:val="doctext"/>
        <w:rPr>
          <w:i/>
        </w:rPr>
      </w:pPr>
      <w:r>
        <w:rPr>
          <w:rFonts w:ascii="Courier New" w:hAnsi="Courier New" w:cs="Courier New"/>
          <w:b/>
          <w:bCs/>
          <w:noProof/>
        </w:rPr>
        <mc:AlternateContent>
          <mc:Choice Requires="wps">
            <w:drawing>
              <wp:anchor distT="0" distB="0" distL="114300" distR="114300" simplePos="0" relativeHeight="251675648" behindDoc="0" locked="0" layoutInCell="1" allowOverlap="1">
                <wp:simplePos x="0" y="0"/>
                <wp:positionH relativeFrom="column">
                  <wp:posOffset>-38100</wp:posOffset>
                </wp:positionH>
                <wp:positionV relativeFrom="paragraph">
                  <wp:posOffset>334010</wp:posOffset>
                </wp:positionV>
                <wp:extent cx="5972175" cy="1872615"/>
                <wp:effectExtent l="9525" t="10160" r="9525" b="12700"/>
                <wp:wrapNone/>
                <wp:docPr id="4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872615"/>
                        </a:xfrm>
                        <a:prstGeom prst="rect">
                          <a:avLst/>
                        </a:prstGeom>
                        <a:solidFill>
                          <a:schemeClr val="bg1">
                            <a:lumMod val="100000"/>
                            <a:lumOff val="0"/>
                          </a:schemeClr>
                        </a:solidFill>
                        <a:ln w="9525">
                          <a:solidFill>
                            <a:srgbClr val="000000"/>
                          </a:solidFill>
                          <a:miter lim="800000"/>
                          <a:headEnd/>
                          <a:tailEnd/>
                        </a:ln>
                      </wps:spPr>
                      <wps:txbx>
                        <w:txbxContent>
                          <w:p w:rsidR="009A3944" w:rsidRPr="009A3944" w:rsidRDefault="009A3944" w:rsidP="00440FA4">
                            <w:pPr>
                              <w:pStyle w:val="doctext"/>
                              <w:rPr>
                                <w:rFonts w:ascii="Courier New" w:hAnsi="Courier New" w:cs="Courier New"/>
                                <w:sz w:val="20"/>
                                <w:szCs w:val="20"/>
                              </w:rPr>
                            </w:pPr>
                            <w:r w:rsidRPr="009A3944">
                              <w:rPr>
                                <w:rFonts w:ascii="Courier New" w:hAnsi="Courier New" w:cs="Courier New"/>
                                <w:sz w:val="20"/>
                                <w:szCs w:val="20"/>
                              </w:rPr>
                              <w:t>Class Assignment 2 – Player Class implementing Switch Statement</w:t>
                            </w:r>
                          </w:p>
                          <w:p w:rsidR="009A3944" w:rsidRPr="009A3944" w:rsidRDefault="009A3944" w:rsidP="00440FA4">
                            <w:pPr>
                              <w:pStyle w:val="doctext"/>
                              <w:spacing w:after="0" w:afterAutospacing="0"/>
                              <w:rPr>
                                <w:rFonts w:ascii="Courier New" w:hAnsi="Courier New" w:cs="Courier New"/>
                                <w:sz w:val="20"/>
                                <w:szCs w:val="20"/>
                              </w:rPr>
                            </w:pPr>
                            <w:r w:rsidRPr="009A3944">
                              <w:rPr>
                                <w:rFonts w:ascii="Courier New" w:hAnsi="Courier New" w:cs="Courier New"/>
                                <w:sz w:val="20"/>
                                <w:szCs w:val="20"/>
                              </w:rPr>
                              <w:t>Modify class assignment 4 from previous lesson to implement the switch multiple control statements. The program should keep picking random enum and calculate the player score until the health of the player becomes 0 or the player dies.</w:t>
                            </w:r>
                          </w:p>
                          <w:p w:rsidR="009A3944" w:rsidRPr="009A3944" w:rsidRDefault="009A3944" w:rsidP="00440FA4">
                            <w:pPr>
                              <w:pStyle w:val="doctext"/>
                              <w:spacing w:before="0" w:beforeAutospacing="0" w:after="0" w:afterAutospacing="0"/>
                              <w:rPr>
                                <w:rFonts w:ascii="Courier New" w:hAnsi="Courier New" w:cs="Courier New"/>
                                <w:sz w:val="20"/>
                                <w:szCs w:val="20"/>
                              </w:rPr>
                            </w:pPr>
                            <w:r w:rsidRPr="009A3944">
                              <w:rPr>
                                <w:rFonts w:ascii="Courier New" w:hAnsi="Courier New" w:cs="Courier New"/>
                                <w:sz w:val="20"/>
                                <w:szCs w:val="20"/>
                              </w:rPr>
                              <w:t>Your program should analyze the results of the player class as follows:</w:t>
                            </w:r>
                          </w:p>
                          <w:p w:rsidR="009A3944" w:rsidRPr="009A3944" w:rsidRDefault="009A3944" w:rsidP="00440FA4">
                            <w:pPr>
                              <w:pStyle w:val="doctext"/>
                              <w:numPr>
                                <w:ilvl w:val="3"/>
                                <w:numId w:val="46"/>
                              </w:numPr>
                              <w:spacing w:before="0" w:beforeAutospacing="0" w:after="0" w:afterAutospacing="0"/>
                              <w:ind w:left="720"/>
                              <w:rPr>
                                <w:rFonts w:ascii="Courier New" w:hAnsi="Courier New" w:cs="Courier New"/>
                                <w:sz w:val="20"/>
                                <w:szCs w:val="20"/>
                              </w:rPr>
                            </w:pPr>
                            <w:r w:rsidRPr="009A3944">
                              <w:rPr>
                                <w:rFonts w:ascii="Courier New" w:hAnsi="Courier New" w:cs="Courier New"/>
                                <w:sz w:val="20"/>
                                <w:szCs w:val="20"/>
                              </w:rPr>
                              <w:t xml:space="preserve">Count the number of test results of each type. </w:t>
                            </w:r>
                          </w:p>
                          <w:p w:rsidR="009A3944" w:rsidRPr="009A3944" w:rsidRDefault="009A3944" w:rsidP="00440FA4">
                            <w:pPr>
                              <w:pStyle w:val="doctext"/>
                              <w:numPr>
                                <w:ilvl w:val="3"/>
                                <w:numId w:val="46"/>
                              </w:numPr>
                              <w:ind w:left="720"/>
                              <w:rPr>
                                <w:rFonts w:ascii="Courier New" w:hAnsi="Courier New" w:cs="Courier New"/>
                                <w:sz w:val="20"/>
                                <w:szCs w:val="20"/>
                              </w:rPr>
                            </w:pPr>
                            <w:r w:rsidRPr="009A3944">
                              <w:rPr>
                                <w:rFonts w:ascii="Courier New" w:hAnsi="Courier New" w:cs="Courier New"/>
                                <w:sz w:val="20"/>
                                <w:szCs w:val="20"/>
                              </w:rPr>
                              <w:t xml:space="preserve">Display a summary of the test results indicating the number of times the the player was attacked, idle or took damage. </w:t>
                            </w:r>
                          </w:p>
                          <w:p w:rsidR="009A3944" w:rsidRPr="009A3944" w:rsidRDefault="009A3944" w:rsidP="00440FA4">
                            <w:pPr>
                              <w:pStyle w:val="doctext"/>
                              <w:numPr>
                                <w:ilvl w:val="3"/>
                                <w:numId w:val="46"/>
                              </w:numPr>
                              <w:ind w:left="720"/>
                              <w:rPr>
                                <w:rFonts w:ascii="Courier New" w:hAnsi="Courier New" w:cs="Courier New"/>
                                <w:sz w:val="20"/>
                                <w:szCs w:val="20"/>
                              </w:rPr>
                            </w:pPr>
                            <w:r w:rsidRPr="009A3944">
                              <w:rPr>
                                <w:rFonts w:ascii="Courier New" w:hAnsi="Courier New" w:cs="Courier New"/>
                                <w:sz w:val="20"/>
                                <w:szCs w:val="20"/>
                              </w:rPr>
                              <w:t>If the players attack rate was high then print the message "Well Played." Etc.</w:t>
                            </w:r>
                          </w:p>
                          <w:p w:rsidR="009A3944" w:rsidRPr="00D7556A" w:rsidRDefault="009A3944" w:rsidP="00440FA4">
                            <w:pPr>
                              <w:spacing w:after="150"/>
                              <w:ind w:firstLine="720"/>
                              <w:rPr>
                                <w:rStyle w:val="HTMLTypewriter"/>
                                <w:b/>
                                <w:highlight w:val="yellow"/>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9" o:spid="_x0000_s1038" type="#_x0000_t202" style="position:absolute;margin-left:-3pt;margin-top:26.3pt;width:470.25pt;height:147.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" fillcolor="white [3212]">
                <v:textbox>
                  <w:txbxContent>
                    <w:p w:rsidR="009A3944" w:rsidRPr="009A3944" w:rsidRDefault="009A3944" w:rsidP="00440FA4">
                      <w:pPr>
                        <w:pStyle w:val="doctext"/>
                        <w:rPr>
                          <w:rFonts w:ascii="Courier New" w:hAnsi="Courier New" w:cs="Courier New"/>
                          <w:sz w:val="20"/>
                          <w:szCs w:val="20"/>
                        </w:rPr>
                      </w:pPr>
                      <w:r w:rsidRPr="009A3944">
                        <w:rPr>
                          <w:rFonts w:ascii="Courier New" w:hAnsi="Courier New" w:cs="Courier New"/>
                          <w:sz w:val="20"/>
                          <w:szCs w:val="20"/>
                        </w:rPr>
                        <w:t>Class Assignment 2 – Player Class implementing Switch Statement</w:t>
                      </w:r>
                    </w:p>
                    <w:p w:rsidR="009A3944" w:rsidRPr="009A3944" w:rsidRDefault="009A3944" w:rsidP="00440FA4">
                      <w:pPr>
                        <w:pStyle w:val="doctext"/>
                        <w:spacing w:after="0" w:afterAutospacing="0"/>
                        <w:rPr>
                          <w:rFonts w:ascii="Courier New" w:hAnsi="Courier New" w:cs="Courier New"/>
                          <w:sz w:val="20"/>
                          <w:szCs w:val="20"/>
                        </w:rPr>
                      </w:pPr>
                      <w:r w:rsidRPr="009A3944">
                        <w:rPr>
                          <w:rFonts w:ascii="Courier New" w:hAnsi="Courier New" w:cs="Courier New"/>
                          <w:sz w:val="20"/>
                          <w:szCs w:val="20"/>
                        </w:rPr>
                        <w:t>Modify class assignment 4 from previous lesson to implement the switch multiple control statements. The program should keep picking random enum and calculate the player score until the health of the player becomes 0 or the player dies.</w:t>
                      </w:r>
                    </w:p>
                    <w:p w:rsidR="009A3944" w:rsidRPr="009A3944" w:rsidRDefault="009A3944" w:rsidP="00440FA4">
                      <w:pPr>
                        <w:pStyle w:val="doctext"/>
                        <w:spacing w:before="0" w:beforeAutospacing="0" w:after="0" w:afterAutospacing="0"/>
                        <w:rPr>
                          <w:rFonts w:ascii="Courier New" w:hAnsi="Courier New" w:cs="Courier New"/>
                          <w:sz w:val="20"/>
                          <w:szCs w:val="20"/>
                        </w:rPr>
                      </w:pPr>
                      <w:r w:rsidRPr="009A3944">
                        <w:rPr>
                          <w:rFonts w:ascii="Courier New" w:hAnsi="Courier New" w:cs="Courier New"/>
                          <w:sz w:val="20"/>
                          <w:szCs w:val="20"/>
                        </w:rPr>
                        <w:t>Your program should analyze the results of the player class as follows:</w:t>
                      </w:r>
                    </w:p>
                    <w:p w:rsidR="009A3944" w:rsidRPr="009A3944" w:rsidRDefault="009A3944" w:rsidP="00440FA4">
                      <w:pPr>
                        <w:pStyle w:val="doctext"/>
                        <w:numPr>
                          <w:ilvl w:val="3"/>
                          <w:numId w:val="46"/>
                        </w:numPr>
                        <w:spacing w:before="0" w:beforeAutospacing="0" w:after="0" w:afterAutospacing="0"/>
                        <w:ind w:left="720"/>
                        <w:rPr>
                          <w:rFonts w:ascii="Courier New" w:hAnsi="Courier New" w:cs="Courier New"/>
                          <w:sz w:val="20"/>
                          <w:szCs w:val="20"/>
                        </w:rPr>
                      </w:pPr>
                      <w:r w:rsidRPr="009A3944">
                        <w:rPr>
                          <w:rFonts w:ascii="Courier New" w:hAnsi="Courier New" w:cs="Courier New"/>
                          <w:sz w:val="20"/>
                          <w:szCs w:val="20"/>
                        </w:rPr>
                        <w:t xml:space="preserve">Count the number of test results of each type. </w:t>
                      </w:r>
                    </w:p>
                    <w:p w:rsidR="009A3944" w:rsidRPr="009A3944" w:rsidRDefault="009A3944" w:rsidP="00440FA4">
                      <w:pPr>
                        <w:pStyle w:val="doctext"/>
                        <w:numPr>
                          <w:ilvl w:val="3"/>
                          <w:numId w:val="46"/>
                        </w:numPr>
                        <w:ind w:left="720"/>
                        <w:rPr>
                          <w:rFonts w:ascii="Courier New" w:hAnsi="Courier New" w:cs="Courier New"/>
                          <w:sz w:val="20"/>
                          <w:szCs w:val="20"/>
                        </w:rPr>
                      </w:pPr>
                      <w:r w:rsidRPr="009A3944">
                        <w:rPr>
                          <w:rFonts w:ascii="Courier New" w:hAnsi="Courier New" w:cs="Courier New"/>
                          <w:sz w:val="20"/>
                          <w:szCs w:val="20"/>
                        </w:rPr>
                        <w:t xml:space="preserve">Display a summary of the test results indicating the number of times the the player was attacked, idle or took damage. </w:t>
                      </w:r>
                    </w:p>
                    <w:p w:rsidR="009A3944" w:rsidRPr="009A3944" w:rsidRDefault="009A3944" w:rsidP="00440FA4">
                      <w:pPr>
                        <w:pStyle w:val="doctext"/>
                        <w:numPr>
                          <w:ilvl w:val="3"/>
                          <w:numId w:val="46"/>
                        </w:numPr>
                        <w:ind w:left="720"/>
                        <w:rPr>
                          <w:rFonts w:ascii="Courier New" w:hAnsi="Courier New" w:cs="Courier New"/>
                          <w:sz w:val="20"/>
                          <w:szCs w:val="20"/>
                        </w:rPr>
                      </w:pPr>
                      <w:r w:rsidRPr="009A3944">
                        <w:rPr>
                          <w:rFonts w:ascii="Courier New" w:hAnsi="Courier New" w:cs="Courier New"/>
                          <w:sz w:val="20"/>
                          <w:szCs w:val="20"/>
                        </w:rPr>
                        <w:t>If the players attack rate was high then print the message "Well Played." Etc.</w:t>
                      </w:r>
                    </w:p>
                    <w:p w:rsidR="009A3944" w:rsidRPr="00D7556A" w:rsidRDefault="009A3944" w:rsidP="00440FA4">
                      <w:pPr>
                        <w:spacing w:after="150"/>
                        <w:ind w:firstLine="720"/>
                        <w:rPr>
                          <w:rStyle w:val="HTMLTypewriter"/>
                          <w:b/>
                          <w:highlight w:val="yellow"/>
                        </w:rPr>
                      </w:pPr>
                    </w:p>
                  </w:txbxContent>
                </v:textbox>
              </v:shape>
            </w:pict>
          </mc:Fallback>
        </mc:AlternateContent>
      </w:r>
      <w:r w:rsidR="00347243" w:rsidRPr="009A3944">
        <w:rPr>
          <w:i/>
        </w:rPr>
        <w:t>Refer to Pages 177- 183 in the textbook implementation of switch</w:t>
      </w:r>
    </w:p>
    <w:p w:rsidR="00440FA4" w:rsidRPr="009A3944" w:rsidRDefault="00440FA4" w:rsidP="00E80D28">
      <w:pPr>
        <w:spacing w:before="100" w:beforeAutospacing="1" w:after="100" w:afterAutospacing="1"/>
        <w:outlineLvl w:val="2"/>
        <w:rPr>
          <w:rFonts w:ascii="Courier New" w:hAnsi="Courier New" w:cs="Courier New"/>
          <w:b/>
          <w:bCs w:val="0"/>
        </w:rPr>
      </w:pPr>
    </w:p>
    <w:p w:rsidR="00440FA4" w:rsidRPr="009A3944" w:rsidRDefault="00440FA4" w:rsidP="00E80D28">
      <w:pPr>
        <w:spacing w:before="100" w:beforeAutospacing="1" w:after="100" w:afterAutospacing="1"/>
        <w:outlineLvl w:val="2"/>
        <w:rPr>
          <w:rFonts w:ascii="Courier New" w:hAnsi="Courier New" w:cs="Courier New"/>
          <w:b/>
          <w:bCs w:val="0"/>
        </w:rPr>
      </w:pPr>
    </w:p>
    <w:p w:rsidR="00440FA4" w:rsidRPr="009A3944" w:rsidRDefault="00440FA4" w:rsidP="00E80D28">
      <w:pPr>
        <w:spacing w:before="100" w:beforeAutospacing="1" w:after="100" w:afterAutospacing="1"/>
        <w:outlineLvl w:val="2"/>
        <w:rPr>
          <w:rFonts w:ascii="Courier New" w:hAnsi="Courier New" w:cs="Courier New"/>
          <w:b/>
          <w:bCs w:val="0"/>
        </w:rPr>
      </w:pPr>
    </w:p>
    <w:p w:rsidR="00440FA4" w:rsidRPr="009A3944" w:rsidRDefault="00440FA4" w:rsidP="00E80D28">
      <w:pPr>
        <w:spacing w:before="100" w:beforeAutospacing="1" w:after="100" w:afterAutospacing="1"/>
        <w:outlineLvl w:val="2"/>
        <w:rPr>
          <w:rFonts w:ascii="Courier New" w:hAnsi="Courier New" w:cs="Courier New"/>
          <w:b/>
          <w:bCs w:val="0"/>
        </w:rPr>
      </w:pPr>
    </w:p>
    <w:p w:rsidR="00440FA4" w:rsidRPr="009A3944" w:rsidRDefault="00440FA4" w:rsidP="00E80D28">
      <w:pPr>
        <w:spacing w:before="100" w:beforeAutospacing="1" w:after="100" w:afterAutospacing="1"/>
        <w:outlineLvl w:val="2"/>
        <w:rPr>
          <w:rFonts w:ascii="Courier New" w:hAnsi="Courier New" w:cs="Courier New"/>
          <w:b/>
          <w:bCs w:val="0"/>
        </w:rPr>
      </w:pPr>
    </w:p>
    <w:p w:rsidR="00440FA4" w:rsidRPr="009A3944" w:rsidRDefault="00440FA4" w:rsidP="00E80D28">
      <w:pPr>
        <w:spacing w:before="100" w:beforeAutospacing="1" w:after="100" w:afterAutospacing="1"/>
        <w:outlineLvl w:val="2"/>
        <w:rPr>
          <w:rFonts w:ascii="Courier New" w:hAnsi="Courier New" w:cs="Courier New"/>
          <w:b/>
          <w:bCs w:val="0"/>
        </w:rPr>
      </w:pPr>
    </w:p>
    <w:p w:rsidR="00E80D28" w:rsidRPr="009A3944" w:rsidRDefault="00E80D28" w:rsidP="00E80D28">
      <w:pPr>
        <w:spacing w:before="100" w:beforeAutospacing="1" w:after="100" w:afterAutospacing="1"/>
        <w:outlineLvl w:val="2"/>
        <w:rPr>
          <w:b/>
          <w:bCs w:val="0"/>
          <w:sz w:val="27"/>
          <w:szCs w:val="27"/>
        </w:rPr>
      </w:pPr>
      <w:r w:rsidRPr="009A3944">
        <w:rPr>
          <w:rFonts w:ascii="Courier New" w:hAnsi="Courier New" w:cs="Courier New"/>
          <w:b/>
          <w:bCs w:val="0"/>
        </w:rPr>
        <w:t>break</w:t>
      </w:r>
      <w:r w:rsidRPr="009A3944">
        <w:rPr>
          <w:b/>
          <w:bCs w:val="0"/>
          <w:sz w:val="27"/>
          <w:szCs w:val="27"/>
        </w:rPr>
        <w:t xml:space="preserve"> </w:t>
      </w:r>
      <w:r w:rsidRPr="009A3944">
        <w:rPr>
          <w:rFonts w:ascii="Times New Roman" w:hAnsi="Times New Roman" w:cs="Times New Roman"/>
          <w:b/>
          <w:bCs w:val="0"/>
          <w:sz w:val="24"/>
        </w:rPr>
        <w:t>and</w:t>
      </w:r>
      <w:r w:rsidRPr="009A3944">
        <w:rPr>
          <w:b/>
          <w:bCs w:val="0"/>
          <w:sz w:val="27"/>
          <w:szCs w:val="27"/>
        </w:rPr>
        <w:t xml:space="preserve"> </w:t>
      </w:r>
      <w:r w:rsidRPr="009A3944">
        <w:rPr>
          <w:rFonts w:ascii="Courier New" w:hAnsi="Courier New" w:cs="Courier New"/>
          <w:b/>
          <w:bCs w:val="0"/>
        </w:rPr>
        <w:t>continue</w:t>
      </w:r>
      <w:r w:rsidRPr="009A3944">
        <w:rPr>
          <w:b/>
          <w:bCs w:val="0"/>
          <w:sz w:val="27"/>
          <w:szCs w:val="27"/>
        </w:rPr>
        <w:t xml:space="preserve"> </w:t>
      </w:r>
      <w:r w:rsidRPr="009A3944">
        <w:rPr>
          <w:rFonts w:ascii="Times New Roman" w:hAnsi="Times New Roman" w:cs="Times New Roman"/>
          <w:b/>
          <w:bCs w:val="0"/>
          <w:sz w:val="24"/>
        </w:rPr>
        <w:t>Statements</w:t>
      </w:r>
    </w:p>
    <w:p w:rsidR="00E80D28" w:rsidRPr="009A3944" w:rsidRDefault="00E80D28" w:rsidP="00E80D28">
      <w:pPr>
        <w:spacing w:before="100" w:beforeAutospacing="1" w:after="100" w:afterAutospacing="1"/>
      </w:pPr>
      <w:r w:rsidRPr="009A3944">
        <w:t xml:space="preserve">In addition to the selection and repetition statements, C++ provides statements </w:t>
      </w:r>
      <w:r w:rsidRPr="009A3944">
        <w:rPr>
          <w:rFonts w:ascii="Courier New" w:hAnsi="Courier New" w:cs="Courier New"/>
        </w:rPr>
        <w:t>break</w:t>
      </w:r>
      <w:r w:rsidRPr="009A3944">
        <w:t xml:space="preserve"> and </w:t>
      </w:r>
      <w:r w:rsidRPr="009A3944">
        <w:rPr>
          <w:rFonts w:ascii="Courier New" w:hAnsi="Courier New" w:cs="Courier New"/>
        </w:rPr>
        <w:t>continue</w:t>
      </w:r>
      <w:r w:rsidRPr="009A3944">
        <w:t xml:space="preserve"> to alter the flow of control. The preceding section showed how </w:t>
      </w:r>
      <w:r w:rsidRPr="009A3944">
        <w:rPr>
          <w:rFonts w:ascii="Courier New" w:hAnsi="Courier New" w:cs="Courier New"/>
        </w:rPr>
        <w:t>break</w:t>
      </w:r>
      <w:r w:rsidRPr="009A3944">
        <w:t xml:space="preserve"> can be used to terminate a </w:t>
      </w:r>
      <w:r w:rsidRPr="009A3944">
        <w:rPr>
          <w:rFonts w:ascii="Courier New" w:hAnsi="Courier New" w:cs="Courier New"/>
        </w:rPr>
        <w:t>switch</w:t>
      </w:r>
      <w:r w:rsidRPr="009A3944">
        <w:t xml:space="preserve"> statement's execution. This section discusses how to use </w:t>
      </w:r>
      <w:r w:rsidRPr="009A3944">
        <w:rPr>
          <w:rFonts w:ascii="Courier New" w:hAnsi="Courier New" w:cs="Courier New"/>
        </w:rPr>
        <w:t>break</w:t>
      </w:r>
      <w:r w:rsidRPr="009A3944">
        <w:t xml:space="preserve"> in a repetition statement.</w:t>
      </w:r>
    </w:p>
    <w:p w:rsidR="00E80D28" w:rsidRPr="009A3944" w:rsidRDefault="00E80D28" w:rsidP="00C90D88">
      <w:pPr>
        <w:spacing w:before="100" w:beforeAutospacing="1" w:after="100" w:afterAutospacing="1"/>
        <w:outlineLvl w:val="2"/>
        <w:rPr>
          <w:b/>
          <w:bCs w:val="0"/>
        </w:rPr>
      </w:pPr>
      <w:bookmarkStart w:id="287" w:name="ch05lev2sec16"/>
      <w:bookmarkEnd w:id="287"/>
      <w:r w:rsidRPr="009A3944">
        <w:rPr>
          <w:rFonts w:ascii="Courier New" w:hAnsi="Courier New" w:cs="Courier New"/>
          <w:b/>
          <w:bCs w:val="0"/>
        </w:rPr>
        <w:t>break</w:t>
      </w:r>
      <w:r w:rsidRPr="009A3944">
        <w:rPr>
          <w:b/>
          <w:bCs w:val="0"/>
        </w:rPr>
        <w:t xml:space="preserve"> </w:t>
      </w:r>
      <w:r w:rsidRPr="009A3944">
        <w:rPr>
          <w:rFonts w:ascii="Times New Roman" w:hAnsi="Times New Roman" w:cs="Times New Roman"/>
          <w:b/>
          <w:bCs w:val="0"/>
          <w:sz w:val="24"/>
        </w:rPr>
        <w:t>Statement</w:t>
      </w:r>
    </w:p>
    <w:p w:rsidR="00E80D28" w:rsidRPr="009A3944" w:rsidRDefault="00E80D28" w:rsidP="00E80D28">
      <w:pPr>
        <w:spacing w:before="100" w:beforeAutospacing="1" w:after="100" w:afterAutospacing="1"/>
      </w:pPr>
      <w:r w:rsidRPr="009A3944">
        <w:t xml:space="preserve">The </w:t>
      </w:r>
      <w:r w:rsidRPr="009A3944">
        <w:rPr>
          <w:rFonts w:ascii="Courier New" w:hAnsi="Courier New" w:cs="Courier New"/>
        </w:rPr>
        <w:t>break</w:t>
      </w:r>
      <w:r w:rsidRPr="009A3944">
        <w:t xml:space="preserve"> statement, when executed in a </w:t>
      </w:r>
      <w:r w:rsidRPr="009A3944">
        <w:rPr>
          <w:rFonts w:ascii="Courier New" w:hAnsi="Courier New" w:cs="Courier New"/>
        </w:rPr>
        <w:t>while</w:t>
      </w:r>
      <w:r w:rsidRPr="009A3944">
        <w:t xml:space="preserve">, </w:t>
      </w:r>
      <w:r w:rsidRPr="009A3944">
        <w:rPr>
          <w:rFonts w:ascii="Courier New" w:hAnsi="Courier New" w:cs="Courier New"/>
        </w:rPr>
        <w:t>for</w:t>
      </w:r>
      <w:r w:rsidRPr="009A3944">
        <w:t xml:space="preserve">, </w:t>
      </w:r>
      <w:r w:rsidRPr="009A3944">
        <w:rPr>
          <w:rFonts w:ascii="Courier New" w:hAnsi="Courier New" w:cs="Courier New"/>
        </w:rPr>
        <w:t>do...while</w:t>
      </w:r>
      <w:r w:rsidRPr="009A3944">
        <w:t xml:space="preserve"> or </w:t>
      </w:r>
      <w:r w:rsidRPr="009A3944">
        <w:rPr>
          <w:rFonts w:ascii="Courier New" w:hAnsi="Courier New" w:cs="Courier New"/>
        </w:rPr>
        <w:t>switch</w:t>
      </w:r>
      <w:r w:rsidRPr="009A3944">
        <w:t xml:space="preserve"> statement, causes immediate exit from that statement. Program execution continues with the next statement. Common uses of the </w:t>
      </w:r>
      <w:r w:rsidRPr="009A3944">
        <w:rPr>
          <w:rFonts w:ascii="Courier New" w:hAnsi="Courier New" w:cs="Courier New"/>
        </w:rPr>
        <w:t>break</w:t>
      </w:r>
      <w:r w:rsidRPr="009A3944">
        <w:t xml:space="preserve"> statement are to escape early from a loop or to skip the remainder of a </w:t>
      </w:r>
      <w:r w:rsidRPr="009A3944">
        <w:rPr>
          <w:rFonts w:ascii="Courier New" w:hAnsi="Courier New" w:cs="Courier New"/>
        </w:rPr>
        <w:t>switch</w:t>
      </w:r>
      <w:r w:rsidRPr="009A3944">
        <w:t xml:space="preserve"> statement </w:t>
      </w:r>
    </w:p>
    <w:p w:rsidR="00E80D28" w:rsidRPr="009A3944" w:rsidRDefault="00E80D28" w:rsidP="00C90D88">
      <w:pPr>
        <w:spacing w:before="100" w:beforeAutospacing="1" w:after="100" w:afterAutospacing="1"/>
        <w:outlineLvl w:val="2"/>
        <w:rPr>
          <w:b/>
          <w:bCs w:val="0"/>
        </w:rPr>
      </w:pPr>
      <w:r w:rsidRPr="009A3944">
        <w:rPr>
          <w:rFonts w:ascii="Courier New" w:hAnsi="Courier New" w:cs="Courier New"/>
          <w:b/>
          <w:bCs w:val="0"/>
        </w:rPr>
        <w:t>continue</w:t>
      </w:r>
      <w:r w:rsidRPr="009A3944">
        <w:rPr>
          <w:b/>
          <w:bCs w:val="0"/>
        </w:rPr>
        <w:t xml:space="preserve"> </w:t>
      </w:r>
      <w:r w:rsidRPr="009A3944">
        <w:rPr>
          <w:rFonts w:ascii="Times New Roman" w:hAnsi="Times New Roman" w:cs="Times New Roman"/>
          <w:b/>
          <w:bCs w:val="0"/>
          <w:sz w:val="24"/>
        </w:rPr>
        <w:t>Statement</w:t>
      </w:r>
    </w:p>
    <w:p w:rsidR="00E80D28" w:rsidRPr="009A3944" w:rsidRDefault="00E80D28" w:rsidP="00E80D28">
      <w:pPr>
        <w:spacing w:before="100" w:beforeAutospacing="1" w:after="100" w:afterAutospacing="1"/>
      </w:pPr>
      <w:r w:rsidRPr="009A3944">
        <w:t xml:space="preserve">The </w:t>
      </w:r>
      <w:bookmarkStart w:id="288" w:name="ch05term11"/>
      <w:bookmarkEnd w:id="288"/>
      <w:r w:rsidRPr="009A3944">
        <w:rPr>
          <w:rFonts w:ascii="Courier New" w:hAnsi="Courier New" w:cs="Courier New"/>
        </w:rPr>
        <w:t>continue</w:t>
      </w:r>
      <w:r w:rsidRPr="009A3944">
        <w:t xml:space="preserve"> statement, when executed in a </w:t>
      </w:r>
      <w:r w:rsidRPr="009A3944">
        <w:rPr>
          <w:rFonts w:ascii="Courier New" w:hAnsi="Courier New" w:cs="Courier New"/>
        </w:rPr>
        <w:t>while</w:t>
      </w:r>
      <w:r w:rsidRPr="009A3944">
        <w:t xml:space="preserve">, </w:t>
      </w:r>
      <w:r w:rsidRPr="009A3944">
        <w:rPr>
          <w:rFonts w:ascii="Courier New" w:hAnsi="Courier New" w:cs="Courier New"/>
        </w:rPr>
        <w:t>for</w:t>
      </w:r>
      <w:r w:rsidRPr="009A3944">
        <w:t xml:space="preserve"> or </w:t>
      </w:r>
      <w:r w:rsidRPr="009A3944">
        <w:rPr>
          <w:rFonts w:ascii="Courier New" w:hAnsi="Courier New" w:cs="Courier New"/>
        </w:rPr>
        <w:t>do...while</w:t>
      </w:r>
      <w:r w:rsidRPr="009A3944">
        <w:t xml:space="preserve"> statement, skips the remaining statements in the body of that statement and proceeds with the next iteration of the loop. In </w:t>
      </w:r>
      <w:r w:rsidRPr="009A3944">
        <w:rPr>
          <w:rFonts w:ascii="Courier New" w:hAnsi="Courier New" w:cs="Courier New"/>
        </w:rPr>
        <w:t>while</w:t>
      </w:r>
      <w:r w:rsidRPr="009A3944">
        <w:t xml:space="preserve"> and </w:t>
      </w:r>
      <w:r w:rsidRPr="009A3944">
        <w:rPr>
          <w:rFonts w:ascii="Courier New" w:hAnsi="Courier New" w:cs="Courier New"/>
        </w:rPr>
        <w:t>do...while</w:t>
      </w:r>
      <w:r w:rsidRPr="009A3944">
        <w:t xml:space="preserve"> statements, the loop-continuation test evaluates immediately after the </w:t>
      </w:r>
      <w:r w:rsidRPr="009A3944">
        <w:rPr>
          <w:rFonts w:ascii="Courier New" w:hAnsi="Courier New" w:cs="Courier New"/>
        </w:rPr>
        <w:t>continue</w:t>
      </w:r>
      <w:r w:rsidRPr="009A3944">
        <w:t xml:space="preserve"> statement executes. In the </w:t>
      </w:r>
      <w:r w:rsidRPr="009A3944">
        <w:rPr>
          <w:rFonts w:ascii="Courier New" w:hAnsi="Courier New" w:cs="Courier New"/>
        </w:rPr>
        <w:t>for</w:t>
      </w:r>
      <w:r w:rsidRPr="009A3944">
        <w:t xml:space="preserve"> statement, the increment expression executes, then the loop-continuation test evaluates.</w:t>
      </w:r>
    </w:p>
    <w:p w:rsidR="00347243" w:rsidRPr="009A3944" w:rsidRDefault="00347243" w:rsidP="00347243">
      <w:pPr>
        <w:pStyle w:val="doctext"/>
        <w:rPr>
          <w:i/>
        </w:rPr>
      </w:pPr>
      <w:r w:rsidRPr="009A3944">
        <w:rPr>
          <w:i/>
        </w:rPr>
        <w:t>Refer to Pages 185- 186 in the textbook implementation of break and continue</w:t>
      </w:r>
    </w:p>
    <w:p w:rsidR="00347243" w:rsidRPr="009A3944" w:rsidRDefault="003F4A7B" w:rsidP="00E80D28">
      <w:pPr>
        <w:pStyle w:val="doctext"/>
      </w:pPr>
      <w:r>
        <w:rPr>
          <w:noProof/>
        </w:rPr>
        <mc:AlternateContent>
          <mc:Choice Requires="wps">
            <w:drawing>
              <wp:anchor distT="0" distB="0" distL="114300" distR="114300" simplePos="0" relativeHeight="251676672" behindDoc="0" locked="0" layoutInCell="1" allowOverlap="1">
                <wp:simplePos x="0" y="0"/>
                <wp:positionH relativeFrom="column">
                  <wp:posOffset>-38100</wp:posOffset>
                </wp:positionH>
                <wp:positionV relativeFrom="paragraph">
                  <wp:posOffset>5080</wp:posOffset>
                </wp:positionV>
                <wp:extent cx="5676900" cy="758190"/>
                <wp:effectExtent l="9525" t="5080" r="9525" b="8255"/>
                <wp:wrapNone/>
                <wp:docPr id="3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758190"/>
                        </a:xfrm>
                        <a:prstGeom prst="rect">
                          <a:avLst/>
                        </a:prstGeom>
                        <a:solidFill>
                          <a:schemeClr val="bg1">
                            <a:lumMod val="100000"/>
                            <a:lumOff val="0"/>
                          </a:schemeClr>
                        </a:solidFill>
                        <a:ln w="9525">
                          <a:solidFill>
                            <a:srgbClr val="000000"/>
                          </a:solidFill>
                          <a:miter lim="800000"/>
                          <a:headEnd/>
                          <a:tailEnd/>
                        </a:ln>
                      </wps:spPr>
                      <wps:txbx>
                        <w:txbxContent>
                          <w:p w:rsidR="009A3944" w:rsidRPr="009A3944" w:rsidRDefault="009A3944" w:rsidP="00440FA4">
                            <w:pPr>
                              <w:pStyle w:val="doctext"/>
                              <w:rPr>
                                <w:rFonts w:ascii="Courier New" w:hAnsi="Courier New" w:cs="Courier New"/>
                                <w:sz w:val="20"/>
                                <w:szCs w:val="20"/>
                              </w:rPr>
                            </w:pPr>
                            <w:r w:rsidRPr="009A3944">
                              <w:rPr>
                                <w:rFonts w:ascii="Courier New" w:hAnsi="Courier New" w:cs="Courier New"/>
                                <w:sz w:val="20"/>
                                <w:szCs w:val="20"/>
                              </w:rPr>
                              <w:t>Class Assignment 3 - Sum of even numbers divisible by 5</w:t>
                            </w:r>
                          </w:p>
                          <w:p w:rsidR="009A3944" w:rsidRPr="009A3944" w:rsidRDefault="009A3944" w:rsidP="00440FA4">
                            <w:pPr>
                              <w:pStyle w:val="doctext"/>
                              <w:rPr>
                                <w:rFonts w:ascii="Courier New" w:hAnsi="Courier New" w:cs="Courier New"/>
                                <w:sz w:val="20"/>
                                <w:szCs w:val="20"/>
                              </w:rPr>
                            </w:pPr>
                            <w:r w:rsidRPr="009A3944">
                              <w:rPr>
                                <w:rFonts w:ascii="Courier New" w:hAnsi="Courier New" w:cs="Courier New"/>
                                <w:sz w:val="20"/>
                                <w:szCs w:val="20"/>
                              </w:rPr>
                              <w:t>Modify the class assignment 1 so that the program adds only the numbers that are divisible by 5. Use break and continue statements if needed.</w:t>
                            </w:r>
                          </w:p>
                          <w:p w:rsidR="009A3944" w:rsidRPr="00D7556A" w:rsidRDefault="009A3944" w:rsidP="00440FA4">
                            <w:pPr>
                              <w:spacing w:after="150"/>
                              <w:ind w:firstLine="720"/>
                              <w:rPr>
                                <w:rStyle w:val="HTMLTypewriter"/>
                                <w:b/>
                                <w:highlight w:val="yellow"/>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0" o:spid="_x0000_s1039" type="#_x0000_t202" style="position:absolute;margin-left:-3pt;margin-top:.4pt;width:447pt;height:59.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" fillcolor="white [3212]">
                <v:textbox>
                  <w:txbxContent>
                    <w:p w:rsidR="009A3944" w:rsidRPr="009A3944" w:rsidRDefault="009A3944" w:rsidP="00440FA4">
                      <w:pPr>
                        <w:pStyle w:val="doctext"/>
                        <w:rPr>
                          <w:rFonts w:ascii="Courier New" w:hAnsi="Courier New" w:cs="Courier New"/>
                          <w:sz w:val="20"/>
                          <w:szCs w:val="20"/>
                        </w:rPr>
                      </w:pPr>
                      <w:r w:rsidRPr="009A3944">
                        <w:rPr>
                          <w:rFonts w:ascii="Courier New" w:hAnsi="Courier New" w:cs="Courier New"/>
                          <w:sz w:val="20"/>
                          <w:szCs w:val="20"/>
                        </w:rPr>
                        <w:t>Class Assignment 3 - Sum of even numbers divisible by 5</w:t>
                      </w:r>
                    </w:p>
                    <w:p w:rsidR="009A3944" w:rsidRPr="009A3944" w:rsidRDefault="009A3944" w:rsidP="00440FA4">
                      <w:pPr>
                        <w:pStyle w:val="doctext"/>
                        <w:rPr>
                          <w:rFonts w:ascii="Courier New" w:hAnsi="Courier New" w:cs="Courier New"/>
                          <w:sz w:val="20"/>
                          <w:szCs w:val="20"/>
                        </w:rPr>
                      </w:pPr>
                      <w:r w:rsidRPr="009A3944">
                        <w:rPr>
                          <w:rFonts w:ascii="Courier New" w:hAnsi="Courier New" w:cs="Courier New"/>
                          <w:sz w:val="20"/>
                          <w:szCs w:val="20"/>
                        </w:rPr>
                        <w:t>Modify the class assignment 1 so that the program adds only the numbers that are divisible by 5. Use break and continue statements if needed.</w:t>
                      </w:r>
                    </w:p>
                    <w:p w:rsidR="009A3944" w:rsidRPr="00D7556A" w:rsidRDefault="009A3944" w:rsidP="00440FA4">
                      <w:pPr>
                        <w:spacing w:after="150"/>
                        <w:ind w:firstLine="720"/>
                        <w:rPr>
                          <w:rStyle w:val="HTMLTypewriter"/>
                          <w:b/>
                          <w:highlight w:val="yellow"/>
                        </w:rPr>
                      </w:pPr>
                    </w:p>
                  </w:txbxContent>
                </v:textbox>
              </v:shape>
            </w:pict>
          </mc:Fallback>
        </mc:AlternateContent>
      </w:r>
    </w:p>
    <w:p w:rsidR="00FA2134" w:rsidRPr="009A3944" w:rsidRDefault="00FA2134" w:rsidP="00E80D28">
      <w:pPr>
        <w:pStyle w:val="doctext"/>
      </w:pPr>
    </w:p>
    <w:p w:rsidR="00347243" w:rsidRPr="009A3944" w:rsidRDefault="00347243" w:rsidP="00E80D28">
      <w:pPr>
        <w:pStyle w:val="doctext"/>
      </w:pPr>
    </w:p>
    <w:p w:rsidR="00E80D28" w:rsidRPr="009A3944" w:rsidRDefault="00E80D28" w:rsidP="00E80D28">
      <w:pPr>
        <w:spacing w:before="100" w:beforeAutospacing="1" w:after="100" w:afterAutospacing="1"/>
        <w:outlineLvl w:val="2"/>
        <w:rPr>
          <w:rFonts w:ascii="Times New Roman" w:hAnsi="Times New Roman" w:cs="Times New Roman"/>
          <w:b/>
          <w:bCs w:val="0"/>
          <w:sz w:val="24"/>
        </w:rPr>
      </w:pPr>
      <w:r w:rsidRPr="009A3944">
        <w:rPr>
          <w:rFonts w:ascii="Times New Roman" w:hAnsi="Times New Roman" w:cs="Times New Roman"/>
          <w:b/>
          <w:bCs w:val="0"/>
          <w:sz w:val="24"/>
        </w:rPr>
        <w:t>Logical Operators</w:t>
      </w:r>
    </w:p>
    <w:p w:rsidR="00E80D28" w:rsidRPr="009A3944" w:rsidRDefault="00E80D28" w:rsidP="00E80D2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So far we have studied only </w:t>
      </w:r>
      <w:bookmarkStart w:id="289" w:name="ch05term41"/>
      <w:bookmarkEnd w:id="289"/>
      <w:r w:rsidRPr="009A3944">
        <w:rPr>
          <w:rFonts w:ascii="Times New Roman" w:hAnsi="Times New Roman" w:cs="Times New Roman"/>
          <w:b/>
          <w:bCs w:val="0"/>
          <w:sz w:val="24"/>
        </w:rPr>
        <w:t>simple conditions</w:t>
      </w:r>
      <w:r w:rsidRPr="009A3944">
        <w:rPr>
          <w:rFonts w:ascii="Times New Roman" w:hAnsi="Times New Roman" w:cs="Times New Roman"/>
          <w:sz w:val="24"/>
        </w:rPr>
        <w:t>, such as counter &lt;= 10, total &gt; 1000 and number != sentinelValue. We expressed these conditions in terms of the relational operators &gt;, &lt;, &gt;= and &lt;=, and the equality operators == and !=. Each decision tested precisely one condition. To test multiple conditions while making a decision, we performed these tests in separate statements or in nested if or if...else statements.</w:t>
      </w:r>
    </w:p>
    <w:p w:rsidR="00E80D28" w:rsidRPr="009A3944" w:rsidRDefault="00E80D28" w:rsidP="00E80D2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C++ provides </w:t>
      </w:r>
      <w:bookmarkStart w:id="290" w:name="ch05term28"/>
      <w:bookmarkEnd w:id="290"/>
      <w:r w:rsidRPr="009A3944">
        <w:rPr>
          <w:rFonts w:ascii="Times New Roman" w:hAnsi="Times New Roman" w:cs="Times New Roman"/>
          <w:b/>
          <w:bCs w:val="0"/>
          <w:sz w:val="24"/>
        </w:rPr>
        <w:t>logical operators</w:t>
      </w:r>
      <w:r w:rsidRPr="009A3944">
        <w:rPr>
          <w:rFonts w:ascii="Times New Roman" w:hAnsi="Times New Roman" w:cs="Times New Roman"/>
          <w:sz w:val="24"/>
        </w:rPr>
        <w:t xml:space="preserve"> that are used to form more complex conditions by combining simple conditions. The logical operators are </w:t>
      </w:r>
      <w:bookmarkStart w:id="291" w:name="ch05term2"/>
      <w:bookmarkEnd w:id="291"/>
      <w:r w:rsidRPr="009A3944">
        <w:rPr>
          <w:rFonts w:ascii="Times New Roman" w:hAnsi="Times New Roman" w:cs="Times New Roman"/>
          <w:sz w:val="24"/>
        </w:rPr>
        <w:t>&amp;&amp; (logical AND), || (logical OR) and ! (logical NOT, also called logical negation).</w:t>
      </w:r>
    </w:p>
    <w:p w:rsidR="00E80D28" w:rsidRPr="009A3944" w:rsidRDefault="00E80D28" w:rsidP="007F249A">
      <w:pPr>
        <w:spacing w:before="100" w:beforeAutospacing="1" w:after="100" w:afterAutospacing="1"/>
        <w:outlineLvl w:val="2"/>
        <w:rPr>
          <w:rFonts w:ascii="Times New Roman" w:hAnsi="Times New Roman" w:cs="Times New Roman"/>
          <w:b/>
          <w:bCs w:val="0"/>
          <w:sz w:val="24"/>
        </w:rPr>
      </w:pPr>
      <w:bookmarkStart w:id="292" w:name="ch05lev2sec18"/>
      <w:bookmarkEnd w:id="292"/>
      <w:r w:rsidRPr="009A3944">
        <w:rPr>
          <w:rFonts w:ascii="Times New Roman" w:hAnsi="Times New Roman" w:cs="Times New Roman"/>
          <w:b/>
          <w:bCs w:val="0"/>
          <w:sz w:val="24"/>
        </w:rPr>
        <w:t>Logical AND (&amp;&amp;) Operator</w:t>
      </w:r>
    </w:p>
    <w:p w:rsidR="00E80D28" w:rsidRPr="009A3944" w:rsidRDefault="00E80D28" w:rsidP="00E80D2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Suppose that we wish to ensure that two conditions are both True before we choose a certain path of execution. In this case, we can use the </w:t>
      </w:r>
      <w:bookmarkStart w:id="293" w:name="ch05term25"/>
      <w:bookmarkEnd w:id="293"/>
      <w:r w:rsidRPr="009A3944">
        <w:rPr>
          <w:rFonts w:ascii="Times New Roman" w:hAnsi="Times New Roman" w:cs="Times New Roman"/>
          <w:b/>
          <w:bCs w:val="0"/>
          <w:sz w:val="24"/>
        </w:rPr>
        <w:t>&amp;&amp; (logical AND)</w:t>
      </w:r>
      <w:r w:rsidRPr="009A3944">
        <w:rPr>
          <w:rFonts w:ascii="Times New Roman" w:hAnsi="Times New Roman" w:cs="Times New Roman"/>
          <w:sz w:val="24"/>
        </w:rPr>
        <w:t xml:space="preserve"> operator, as follows:</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if ( gender == 1 &amp;&amp; age &gt;= 65 )</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 xml:space="preserve">   seniorFemales++;</w:t>
      </w:r>
    </w:p>
    <w:p w:rsidR="00E80D28" w:rsidRPr="009A3944" w:rsidRDefault="00E80D28" w:rsidP="00E80D2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This if statement contains two simple conditions. The condition gender == 1 is used here to determine whether a person is a female. The condition age &gt;= 65 determines whether a person is a senior citizen. The simple condition to the left of the &amp;&amp; operator evaluates first, because the precedence of == is higher than the precedence of &amp;&amp;. If necessary, the simple </w:t>
      </w:r>
      <w:bookmarkStart w:id="294" w:name="idd1e52442"/>
      <w:bookmarkStart w:id="295" w:name="idd1e52439"/>
      <w:bookmarkStart w:id="296" w:name="idd1e52436"/>
      <w:bookmarkStart w:id="297" w:name="idd1e52433"/>
      <w:bookmarkStart w:id="298" w:name="idd1e52426"/>
      <w:bookmarkStart w:id="299" w:name="idd1e52420"/>
      <w:bookmarkStart w:id="300" w:name="idd1e52415"/>
      <w:bookmarkStart w:id="301" w:name="idd1e52408"/>
      <w:bookmarkEnd w:id="294"/>
      <w:bookmarkEnd w:id="295"/>
      <w:bookmarkEnd w:id="296"/>
      <w:bookmarkEnd w:id="297"/>
      <w:bookmarkEnd w:id="298"/>
      <w:bookmarkEnd w:id="299"/>
      <w:bookmarkEnd w:id="300"/>
      <w:bookmarkEnd w:id="301"/>
      <w:r w:rsidRPr="009A3944">
        <w:rPr>
          <w:rFonts w:ascii="Times New Roman" w:hAnsi="Times New Roman" w:cs="Times New Roman"/>
          <w:sz w:val="24"/>
        </w:rPr>
        <w:t>condition to the right of the &amp;&amp; operator evaluates next, because the precedence of &gt;= is higher than the precedence of &amp;&amp;. As we will discuss shortly, the right side of a logical AND expression is evaluated only if the left side is true. The if statement then considers the combined condition</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gender == 1 &amp;&amp; age &gt;= 65</w:t>
      </w:r>
    </w:p>
    <w:p w:rsidR="00E80D28" w:rsidRPr="009A3944" w:rsidRDefault="00E80D28" w:rsidP="00E80D2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This condition is true if and only if both of the simple conditions are true. Finally, if this combined condition is indeed true, the statement in the if statement's body increments the count of seniorFemales. If either of the simple conditions is false (or both are), then the program skips the incrementing and proceeds to the statement following the if. The preceding combined condition can be made more readable by adding redundant parentheses:</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 gender == 1 ) &amp;&amp; ( age &gt;= 65 )</w:t>
      </w:r>
    </w:p>
    <w:p w:rsidR="00E80D28" w:rsidRPr="009A3944" w:rsidRDefault="00E80D28" w:rsidP="007F249A">
      <w:pPr>
        <w:spacing w:before="100" w:beforeAutospacing="1" w:after="100" w:afterAutospacing="1"/>
        <w:outlineLvl w:val="2"/>
        <w:rPr>
          <w:rFonts w:ascii="Times New Roman" w:hAnsi="Times New Roman" w:cs="Times New Roman"/>
          <w:b/>
          <w:bCs w:val="0"/>
          <w:sz w:val="24"/>
        </w:rPr>
      </w:pPr>
      <w:r w:rsidRPr="009A3944">
        <w:rPr>
          <w:rFonts w:ascii="Times New Roman" w:hAnsi="Times New Roman" w:cs="Times New Roman"/>
          <w:b/>
          <w:bCs w:val="0"/>
          <w:sz w:val="24"/>
        </w:rPr>
        <w:t>Logical OR (||) Operator</w:t>
      </w:r>
    </w:p>
    <w:p w:rsidR="00E80D28" w:rsidRPr="009A3944" w:rsidRDefault="00E80D28" w:rsidP="00E80D2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Now let us consider the || (</w:t>
      </w:r>
      <w:bookmarkStart w:id="302" w:name="ch05term29"/>
      <w:bookmarkEnd w:id="302"/>
      <w:r w:rsidRPr="009A3944">
        <w:rPr>
          <w:rFonts w:ascii="Times New Roman" w:hAnsi="Times New Roman" w:cs="Times New Roman"/>
          <w:b/>
          <w:bCs w:val="0"/>
          <w:sz w:val="24"/>
        </w:rPr>
        <w:t>logical OR</w:t>
      </w:r>
      <w:r w:rsidRPr="009A3944">
        <w:rPr>
          <w:rFonts w:ascii="Times New Roman" w:hAnsi="Times New Roman" w:cs="Times New Roman"/>
          <w:sz w:val="24"/>
        </w:rPr>
        <w:t>) operator. Suppose we wish to ensure at some point in a program that either or both of two conditions are True before we choose a certain path of execution. In this case, we use the || operator, as in the following program segment:</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if ( ( semesterAverage &gt;= 90 ) || ( finalExam &gt;= 90 ) )</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 xml:space="preserve">   cout &lt;&lt; "Student grade is A" &lt;&lt; endl;</w:t>
      </w:r>
    </w:p>
    <w:p w:rsidR="00E80D28" w:rsidRPr="009A3944" w:rsidRDefault="00E80D28" w:rsidP="00E80D2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This preceding condition also contains two simple conditions. The simple condition semesterAverage &gt;= 90 evaluates to determine whether the student deserves an "A" in the course because of a solid performance throughout the semester. The simple condition finalExam &gt;= 90 evaluates to determine whether the student deserves an "A" in the course because of an outstanding performance on the final exam. The if statement then considers the combined condition</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 semesterAverage &gt;= 90) || ( finalExam &gt;= 90 )</w:t>
      </w:r>
    </w:p>
    <w:p w:rsidR="00E80D28" w:rsidRPr="009A3944" w:rsidRDefault="00E80D28" w:rsidP="00E80D28">
      <w:pPr>
        <w:pStyle w:val="NormalWeb"/>
        <w:spacing w:before="0" w:beforeAutospacing="0" w:after="0" w:afterAutospacing="0"/>
      </w:pPr>
    </w:p>
    <w:p w:rsidR="00E80D28" w:rsidRPr="009A3944" w:rsidRDefault="00E80D28" w:rsidP="00E80D28">
      <w:pPr>
        <w:pStyle w:val="NormalWeb"/>
        <w:spacing w:before="0" w:beforeAutospacing="0" w:after="0" w:afterAutospacing="0"/>
      </w:pPr>
      <w:r w:rsidRPr="009A3944">
        <w:t xml:space="preserve">and awards the student an "A" if either or both of the simple conditions are </w:t>
      </w:r>
      <w:r w:rsidRPr="009A3944">
        <w:rPr>
          <w:rFonts w:ascii="Courier New" w:hAnsi="Courier New" w:cs="Courier New"/>
          <w:sz w:val="20"/>
        </w:rPr>
        <w:t>True</w:t>
      </w:r>
      <w:r w:rsidRPr="009A3944">
        <w:t>. Note that the message "</w:t>
      </w:r>
      <w:r w:rsidRPr="009A3944">
        <w:rPr>
          <w:rFonts w:ascii="Courier New" w:hAnsi="Courier New" w:cs="Courier New"/>
          <w:sz w:val="20"/>
        </w:rPr>
        <w:t>Student grade is A</w:t>
      </w:r>
      <w:r w:rsidRPr="009A3944">
        <w:t xml:space="preserve">" prints unless both of the simple conditions are </w:t>
      </w:r>
      <w:r w:rsidRPr="009A3944">
        <w:rPr>
          <w:rFonts w:ascii="Courier New" w:hAnsi="Courier New" w:cs="Courier New"/>
          <w:sz w:val="20"/>
        </w:rPr>
        <w:t>false</w:t>
      </w:r>
      <w:r w:rsidRPr="009A3944">
        <w:t>.</w:t>
      </w:r>
    </w:p>
    <w:p w:rsidR="00E80D28" w:rsidRPr="009A3944" w:rsidRDefault="00E80D28" w:rsidP="007F249A">
      <w:pPr>
        <w:spacing w:before="100" w:beforeAutospacing="1" w:after="100" w:afterAutospacing="1"/>
        <w:outlineLvl w:val="2"/>
        <w:rPr>
          <w:rFonts w:ascii="Times New Roman" w:hAnsi="Times New Roman" w:cs="Times New Roman"/>
          <w:b/>
          <w:bCs w:val="0"/>
          <w:sz w:val="24"/>
        </w:rPr>
      </w:pPr>
      <w:r w:rsidRPr="009A3944">
        <w:rPr>
          <w:rFonts w:ascii="Times New Roman" w:hAnsi="Times New Roman" w:cs="Times New Roman"/>
          <w:b/>
          <w:bCs w:val="0"/>
          <w:sz w:val="24"/>
        </w:rPr>
        <w:t>Logical Negation (!) Operator</w:t>
      </w:r>
    </w:p>
    <w:p w:rsidR="00E80D28" w:rsidRPr="009A3944" w:rsidRDefault="00E80D28" w:rsidP="00E80D2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C++ provides the </w:t>
      </w:r>
      <w:bookmarkStart w:id="303" w:name="ch05term1"/>
      <w:bookmarkEnd w:id="303"/>
      <w:r w:rsidRPr="009A3944">
        <w:rPr>
          <w:rFonts w:ascii="Times New Roman" w:hAnsi="Times New Roman" w:cs="Times New Roman"/>
          <w:b/>
          <w:bCs w:val="0"/>
          <w:sz w:val="24"/>
        </w:rPr>
        <w:t>!</w:t>
      </w:r>
      <w:r w:rsidRPr="009A3944">
        <w:rPr>
          <w:rFonts w:ascii="Times New Roman" w:hAnsi="Times New Roman" w:cs="Times New Roman"/>
          <w:sz w:val="24"/>
        </w:rPr>
        <w:t xml:space="preserve"> (</w:t>
      </w:r>
      <w:bookmarkStart w:id="304" w:name="ch05term27"/>
      <w:bookmarkEnd w:id="304"/>
      <w:r w:rsidRPr="009A3944">
        <w:rPr>
          <w:rFonts w:ascii="Times New Roman" w:hAnsi="Times New Roman" w:cs="Times New Roman"/>
          <w:b/>
          <w:bCs w:val="0"/>
          <w:sz w:val="24"/>
        </w:rPr>
        <w:t>logical NOT</w:t>
      </w:r>
      <w:r w:rsidRPr="009A3944">
        <w:rPr>
          <w:rFonts w:ascii="Times New Roman" w:hAnsi="Times New Roman" w:cs="Times New Roman"/>
          <w:sz w:val="24"/>
        </w:rPr>
        <w:t xml:space="preserve">, also called </w:t>
      </w:r>
      <w:bookmarkStart w:id="305" w:name="ch05term26"/>
      <w:bookmarkEnd w:id="305"/>
      <w:r w:rsidRPr="009A3944">
        <w:rPr>
          <w:rFonts w:ascii="Times New Roman" w:hAnsi="Times New Roman" w:cs="Times New Roman"/>
          <w:b/>
          <w:bCs w:val="0"/>
          <w:sz w:val="24"/>
        </w:rPr>
        <w:t>logical negation</w:t>
      </w:r>
      <w:r w:rsidRPr="009A3944">
        <w:rPr>
          <w:rFonts w:ascii="Times New Roman" w:hAnsi="Times New Roman" w:cs="Times New Roman"/>
          <w:sz w:val="24"/>
        </w:rPr>
        <w:t>) operator to enable a programmer to "reverse" the meaning of a condition. Unlike the &amp;&amp; and || binary operators, which combine two conditions, the unary logical negation operator has only a single condition as an operand. The unary logical negation operator is placed before a condition when we are interested in choosing a path of execution if the original condition (without the logical negation operator) is false, such as in the following program segment:</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if ( !( grade == sentinelValue ) )</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 xml:space="preserve">   cout &lt;&lt; "The next grade is " &lt;&lt; grade &lt;&lt; endl;</w:t>
      </w:r>
    </w:p>
    <w:p w:rsidR="00E80D28" w:rsidRPr="009A3944" w:rsidRDefault="00E80D28" w:rsidP="00E80D2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The parentheses around the condition grade == sentinelValue are needed because the logical negation operator has a higher precedence than the equality operator.</w:t>
      </w:r>
    </w:p>
    <w:p w:rsidR="00E80D28" w:rsidRPr="009A3944" w:rsidRDefault="00E80D28" w:rsidP="00E80D2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In most cases, the programmer can avoid using logical negation by expressing the condition with an appropriate relational or equality operator. For example, the preceding if statement also can be written as follows:</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if ( grade != sentinelValue )</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 xml:space="preserve">   cout &lt;&lt; "The next grade is " &lt;&lt; grade &lt;&lt; endl;</w:t>
      </w:r>
    </w:p>
    <w:p w:rsidR="00E80D28" w:rsidRPr="009A3944" w:rsidRDefault="00E80D28" w:rsidP="00E80D28">
      <w:pPr>
        <w:pStyle w:val="NormalWeb"/>
        <w:spacing w:before="0" w:beforeAutospacing="0" w:after="0" w:afterAutospacing="0"/>
      </w:pPr>
    </w:p>
    <w:p w:rsidR="00E80D28" w:rsidRPr="009A3944" w:rsidRDefault="00E80D28" w:rsidP="00E80D28">
      <w:pPr>
        <w:pStyle w:val="NormalWeb"/>
        <w:spacing w:before="0" w:beforeAutospacing="0" w:after="0" w:afterAutospacing="0"/>
      </w:pPr>
      <w:r w:rsidRPr="009A3944">
        <w:t>This flexibility often can help a programmer express a condition in a more "natural" or convenient manner.</w:t>
      </w:r>
    </w:p>
    <w:p w:rsidR="00E80D28" w:rsidRPr="009A3944" w:rsidRDefault="00E80D28" w:rsidP="00E80D28">
      <w:pPr>
        <w:spacing w:before="100" w:beforeAutospacing="1" w:after="100" w:afterAutospacing="1"/>
        <w:outlineLvl w:val="2"/>
        <w:rPr>
          <w:rFonts w:ascii="Times New Roman" w:hAnsi="Times New Roman" w:cs="Times New Roman"/>
          <w:b/>
          <w:bCs w:val="0"/>
          <w:sz w:val="24"/>
        </w:rPr>
      </w:pPr>
      <w:r w:rsidRPr="009A3944">
        <w:rPr>
          <w:rFonts w:ascii="Times New Roman" w:hAnsi="Times New Roman" w:cs="Times New Roman"/>
          <w:b/>
          <w:bCs w:val="0"/>
          <w:sz w:val="24"/>
        </w:rPr>
        <w:t>Confusing Equality (==) and Assignment (=) Operators</w:t>
      </w:r>
    </w:p>
    <w:p w:rsidR="00E80D28" w:rsidRPr="009A3944" w:rsidRDefault="00E80D28" w:rsidP="00E80D28">
      <w:pPr>
        <w:spacing w:before="100" w:beforeAutospacing="1" w:after="100" w:afterAutospacing="1"/>
        <w:rPr>
          <w:rFonts w:ascii="Times New Roman" w:hAnsi="Times New Roman" w:cs="Times New Roman"/>
          <w:sz w:val="24"/>
        </w:rPr>
      </w:pPr>
      <w:bookmarkStart w:id="306" w:name="idd1e53906"/>
      <w:bookmarkStart w:id="307" w:name="idd1e53900"/>
      <w:bookmarkStart w:id="308" w:name="idd1e53892"/>
      <w:bookmarkStart w:id="309" w:name="idd1e53887"/>
      <w:bookmarkStart w:id="310" w:name="idd1e53879"/>
      <w:bookmarkStart w:id="311" w:name="idd1e53874"/>
      <w:bookmarkStart w:id="312" w:name="idd1e53871"/>
      <w:bookmarkStart w:id="313" w:name="idd1e53868"/>
      <w:bookmarkStart w:id="314" w:name="idd1e53859"/>
      <w:bookmarkStart w:id="315" w:name="idd1e53856"/>
      <w:bookmarkEnd w:id="306"/>
      <w:bookmarkEnd w:id="307"/>
      <w:bookmarkEnd w:id="308"/>
      <w:bookmarkEnd w:id="309"/>
      <w:bookmarkEnd w:id="310"/>
      <w:bookmarkEnd w:id="311"/>
      <w:bookmarkEnd w:id="312"/>
      <w:bookmarkEnd w:id="313"/>
      <w:bookmarkEnd w:id="314"/>
      <w:bookmarkEnd w:id="315"/>
      <w:r w:rsidRPr="009A3944">
        <w:rPr>
          <w:rFonts w:ascii="Times New Roman" w:hAnsi="Times New Roman" w:cs="Times New Roman"/>
          <w:sz w:val="24"/>
        </w:rPr>
        <w:t>There is one type of error that C++ programmers, no matter how experienced, tend to make so frequently that we feel it requires a separate section. That error is accidentally swapping the operators == (equality) and = (assignment). What makes these swaps so damaging is the fact that they ordinarily do not cause syntax errors. Rather, statements with these errors tend to compile correctly and the programs run to completion, often generating incorrect results through runtime logic errors. [Note: Some compilers issue a warning when = is used in a context where == normally is expected.]</w:t>
      </w:r>
    </w:p>
    <w:p w:rsidR="00E80D28" w:rsidRPr="009A3944" w:rsidRDefault="00E80D28" w:rsidP="00E80D2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There are two aspects of C++ that contribute to these problems. One is that any expression that produces a value can be used in the decision portion of any control statement. If the value of the expression is zero, it is treated as false, and if the value is nonzero, it is treated as True. The second is that assignments produce a value namely, the value assigned to the variable on the left side of the assignment operator. For example, suppose we intend to write</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if ( payCode == 4  )</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 xml:space="preserve">   cout &lt;&lt; "You get a bonus!" &lt;&lt; endl;</w:t>
      </w:r>
    </w:p>
    <w:p w:rsidR="00E80D28" w:rsidRPr="009A3944" w:rsidRDefault="00E80D28" w:rsidP="00E80D28">
      <w:pPr>
        <w:spacing w:before="100" w:beforeAutospacing="1" w:after="100" w:afterAutospacing="1"/>
      </w:pPr>
      <w:r w:rsidRPr="009A3944">
        <w:t>but we accidentally write</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if ( payCode = 4 )</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 xml:space="preserve">   cout &lt;&lt; "You get a bonus!" &lt;&lt; endl;</w:t>
      </w:r>
    </w:p>
    <w:p w:rsidR="00E80D28" w:rsidRPr="009A3944" w:rsidRDefault="00E80D28" w:rsidP="00E80D28"/>
    <w:p w:rsidR="00E80D28" w:rsidRPr="009A3944" w:rsidRDefault="00E80D28" w:rsidP="00E80D2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The first if statement properly awards a bonus to the person whose payCode is equal to 4. The second if statementthe one with the errorevaluates the assignment expression in the if condition to the constant 4. Any nonzero value is interpreted as True, so the condition in this if statement is always true and the person always receives a bonus regardless of what the actual paycode is! Even worse, the paycode has been modified when it was only supposed to be examined!</w:t>
      </w:r>
    </w:p>
    <w:p w:rsidR="00E80D28" w:rsidRPr="009A3944" w:rsidRDefault="00E80D28" w:rsidP="00E80D28">
      <w:pPr>
        <w:pStyle w:val="doctext"/>
      </w:pPr>
      <w:r w:rsidRPr="009A3944">
        <w:t xml:space="preserve">Variable names are said to be </w:t>
      </w:r>
      <w:bookmarkStart w:id="316" w:name="ch05term31"/>
      <w:bookmarkEnd w:id="316"/>
      <w:r w:rsidRPr="009A3944">
        <w:rPr>
          <w:rStyle w:val="docemphasis"/>
          <w:b/>
          <w:bCs/>
        </w:rPr>
        <w:t>lvalues</w:t>
      </w:r>
      <w:r w:rsidRPr="009A3944">
        <w:t xml:space="preserve"> (for "left values") because they can be used on the left side of an assignment operator. Constants are said to be </w:t>
      </w:r>
      <w:bookmarkStart w:id="317" w:name="ch05term37"/>
      <w:bookmarkEnd w:id="317"/>
      <w:r w:rsidRPr="009A3944">
        <w:rPr>
          <w:rStyle w:val="docemphasis"/>
          <w:b/>
          <w:bCs/>
        </w:rPr>
        <w:t>rvalues</w:t>
      </w:r>
      <w:r w:rsidRPr="009A3944">
        <w:t xml:space="preserve"> (for "right values") because they can be used on only the right side of an assignment operator. Note that </w:t>
      </w:r>
      <w:r w:rsidRPr="009A3944">
        <w:rPr>
          <w:rStyle w:val="docemphasis"/>
        </w:rPr>
        <w:t>lvalues</w:t>
      </w:r>
      <w:r w:rsidRPr="009A3944">
        <w:t xml:space="preserve"> can also be used as </w:t>
      </w:r>
      <w:r w:rsidRPr="009A3944">
        <w:rPr>
          <w:rStyle w:val="docemphasis"/>
        </w:rPr>
        <w:t>rvalues</w:t>
      </w:r>
      <w:r w:rsidRPr="009A3944">
        <w:t>, but not vice versa.</w:t>
      </w:r>
    </w:p>
    <w:p w:rsidR="00E80D28" w:rsidRPr="009A3944" w:rsidRDefault="00E80D28" w:rsidP="00E80D28">
      <w:pPr>
        <w:pStyle w:val="doctext"/>
      </w:pPr>
      <w:r w:rsidRPr="009A3944">
        <w:t>Exercises</w:t>
      </w:r>
    </w:p>
    <w:p w:rsidR="00E80D28" w:rsidRPr="009A3944" w:rsidRDefault="00E80D28" w:rsidP="00E80D2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Write a C++ statement or a set of C++ statements to accomplish each of the following:</w:t>
      </w:r>
    </w:p>
    <w:p w:rsidR="00E80D28" w:rsidRPr="009A3944" w:rsidRDefault="00E80D28" w:rsidP="00E80D28">
      <w:pPr>
        <w:numPr>
          <w:ilvl w:val="0"/>
          <w:numId w:val="38"/>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Sum the odd integers between 1 and 99 using a for statement. Assume the integer variables sum and count have been declared.</w:t>
      </w:r>
    </w:p>
    <w:p w:rsidR="00E80D28" w:rsidRPr="009A3944" w:rsidRDefault="00E80D28" w:rsidP="00E80D28">
      <w:pPr>
        <w:numPr>
          <w:ilvl w:val="0"/>
          <w:numId w:val="38"/>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Print the integers from 1 to 20 using a while loop and the counter variable x. Assume that the variable x has been declared, but not initialized. Print only 5 integers per line. [Hint: Use the calculation x % 5. When the value of this is 0, print a newline character; otherwise, print a tab character.]</w:t>
      </w:r>
    </w:p>
    <w:p w:rsidR="00EE664D" w:rsidRPr="009A3944" w:rsidRDefault="00EE664D" w:rsidP="005449F8">
      <w:pPr>
        <w:spacing w:before="100" w:beforeAutospacing="1"/>
        <w:rPr>
          <w:rFonts w:ascii="Times New Roman" w:hAnsi="Times New Roman" w:cs="Times New Roman"/>
          <w:sz w:val="24"/>
        </w:rPr>
      </w:pPr>
    </w:p>
    <w:p w:rsidR="00EE664D" w:rsidRPr="009A3944" w:rsidRDefault="00EE664D" w:rsidP="005449F8">
      <w:pPr>
        <w:spacing w:before="100" w:beforeAutospacing="1"/>
        <w:rPr>
          <w:rFonts w:ascii="Times New Roman" w:hAnsi="Times New Roman" w:cs="Times New Roman"/>
          <w:sz w:val="24"/>
        </w:rPr>
      </w:pPr>
    </w:p>
    <w:p w:rsidR="00E80D28" w:rsidRPr="009A3944" w:rsidRDefault="00E80D28" w:rsidP="005449F8">
      <w:pPr>
        <w:spacing w:before="100" w:beforeAutospacing="1"/>
        <w:rPr>
          <w:rFonts w:ascii="Times New Roman" w:hAnsi="Times New Roman" w:cs="Times New Roman"/>
          <w:sz w:val="24"/>
        </w:rPr>
      </w:pPr>
      <w:r w:rsidRPr="009A3944">
        <w:rPr>
          <w:rFonts w:ascii="Times New Roman" w:hAnsi="Times New Roman" w:cs="Times New Roman"/>
          <w:sz w:val="24"/>
        </w:rPr>
        <w:t>Find the error(s) in each of the following code segments and explain how to correct it (them).</w:t>
      </w:r>
    </w:p>
    <w:p w:rsidR="00E80D28" w:rsidRPr="009A3944" w:rsidRDefault="00E80D28" w:rsidP="00E80D28">
      <w:pPr>
        <w:numPr>
          <w:ilvl w:val="0"/>
          <w:numId w:val="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x = 1;</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while ( x &lt;= 10 );</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x++;</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p>
    <w:p w:rsidR="00E80D28" w:rsidRPr="009A3944" w:rsidRDefault="00E80D28" w:rsidP="00E80D28">
      <w:pPr>
        <w:numPr>
          <w:ilvl w:val="0"/>
          <w:numId w:val="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for ( y = .1; y != 1.0; y += .1 )</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cout &lt;&lt; y &lt;&lt; endl;</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p>
    <w:p w:rsidR="00E80D28" w:rsidRPr="009A3944" w:rsidRDefault="00E80D28" w:rsidP="00E80D28">
      <w:pPr>
        <w:numPr>
          <w:ilvl w:val="0"/>
          <w:numId w:val="3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switch ( n )</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case 1:</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cout &lt;&lt; "The number is 1" &lt;&lt; endl;</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case 2:</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cout &lt;&lt; "The number is 2" &lt;&lt; endl;</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break;</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default:</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cout &lt;&lt; "The number is not 1 or 2" &lt;&lt; endl;</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break;</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w:t>
      </w:r>
    </w:p>
    <w:p w:rsidR="00E80D28" w:rsidRPr="009A3944" w:rsidRDefault="00E80D28" w:rsidP="00E80D28">
      <w:pPr>
        <w:numPr>
          <w:ilvl w:val="0"/>
          <w:numId w:val="39"/>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The following code should print the values 1 to 10.</w:t>
      </w:r>
    </w:p>
    <w:p w:rsidR="00E80D28" w:rsidRPr="009A3944" w:rsidRDefault="00E80D28" w:rsidP="00E80D28">
      <w:pPr>
        <w:spacing w:before="100" w:beforeAutospacing="1"/>
        <w:ind w:left="720"/>
      </w:pPr>
      <w:r w:rsidRPr="009A3944">
        <w:rPr>
          <w:rFonts w:ascii="Courier New" w:hAnsi="Courier New" w:cs="Courier New"/>
          <w:szCs w:val="20"/>
        </w:rPr>
        <w:t>n = 1;</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while ( n &lt; 10 )</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ab/>
        <w:t xml:space="preserve">  cout &lt;&lt; n++ &lt;&lt; endl;</w:t>
      </w:r>
    </w:p>
    <w:p w:rsidR="00C90D88" w:rsidRPr="009A3944" w:rsidRDefault="00C90D8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p>
    <w:p w:rsidR="00E80D28" w:rsidRPr="009A3944" w:rsidRDefault="00E80D28" w:rsidP="00E80D28">
      <w:pPr>
        <w:outlineLvl w:val="0"/>
        <w:rPr>
          <w:rStyle w:val="basetext"/>
          <w:sz w:val="24"/>
        </w:rPr>
      </w:pPr>
      <w:r w:rsidRPr="009A3944">
        <w:rPr>
          <w:rStyle w:val="basetext"/>
          <w:sz w:val="24"/>
        </w:rPr>
        <w:t xml:space="preserve">1.  In an activity diagram for an algorithm, what does a solid circle surrounded by a hollow circle represent? </w:t>
      </w:r>
    </w:p>
    <w:p w:rsidR="00E80D28" w:rsidRPr="009A3944" w:rsidRDefault="00E80D28" w:rsidP="00E80D28">
      <w:pPr>
        <w:numPr>
          <w:ilvl w:val="0"/>
          <w:numId w:val="48"/>
        </w:numPr>
        <w:suppressAutoHyphens/>
        <w:rPr>
          <w:rStyle w:val="basetext"/>
          <w:sz w:val="24"/>
        </w:rPr>
      </w:pPr>
      <w:r w:rsidRPr="009A3944">
        <w:rPr>
          <w:rStyle w:val="basetext"/>
          <w:sz w:val="24"/>
        </w:rPr>
        <w:t xml:space="preserve"> Initial state.</w:t>
      </w:r>
    </w:p>
    <w:p w:rsidR="00E80D28" w:rsidRPr="009A3944" w:rsidRDefault="00E80D28" w:rsidP="00E80D28">
      <w:pPr>
        <w:numPr>
          <w:ilvl w:val="0"/>
          <w:numId w:val="48"/>
        </w:numPr>
        <w:suppressAutoHyphens/>
        <w:rPr>
          <w:rStyle w:val="basetext"/>
          <w:sz w:val="24"/>
        </w:rPr>
      </w:pPr>
      <w:r w:rsidRPr="009A3944">
        <w:rPr>
          <w:rStyle w:val="basetext"/>
          <w:sz w:val="24"/>
        </w:rPr>
        <w:t xml:space="preserve"> Final state.</w:t>
      </w:r>
    </w:p>
    <w:p w:rsidR="00E80D28" w:rsidRPr="009A3944" w:rsidRDefault="00E80D28" w:rsidP="00E80D28">
      <w:pPr>
        <w:numPr>
          <w:ilvl w:val="0"/>
          <w:numId w:val="48"/>
        </w:numPr>
        <w:suppressAutoHyphens/>
        <w:rPr>
          <w:rStyle w:val="basetext"/>
          <w:sz w:val="24"/>
        </w:rPr>
      </w:pPr>
      <w:r w:rsidRPr="009A3944">
        <w:rPr>
          <w:rStyle w:val="basetext"/>
          <w:sz w:val="24"/>
        </w:rPr>
        <w:t xml:space="preserve"> Action state.</w:t>
      </w:r>
    </w:p>
    <w:p w:rsidR="00E80D28" w:rsidRPr="009A3944" w:rsidRDefault="00E80D28" w:rsidP="00E80D28">
      <w:pPr>
        <w:numPr>
          <w:ilvl w:val="0"/>
          <w:numId w:val="48"/>
        </w:numPr>
        <w:suppressAutoHyphens/>
        <w:rPr>
          <w:rStyle w:val="basetext"/>
          <w:sz w:val="24"/>
        </w:rPr>
      </w:pPr>
      <w:r w:rsidRPr="009A3944">
        <w:rPr>
          <w:rStyle w:val="basetext"/>
          <w:sz w:val="24"/>
        </w:rPr>
        <w:t xml:space="preserve"> Transition.</w:t>
      </w:r>
    </w:p>
    <w:p w:rsidR="00E80D28" w:rsidRPr="009A3944" w:rsidRDefault="00E80D28" w:rsidP="00E80D28">
      <w:pPr>
        <w:pStyle w:val="ListParagraph"/>
        <w:spacing w:after="0"/>
        <w:ind w:left="0"/>
        <w:outlineLvl w:val="0"/>
        <w:rPr>
          <w:rStyle w:val="basetext"/>
          <w:sz w:val="24"/>
          <w:szCs w:val="24"/>
        </w:rPr>
      </w:pPr>
      <w:r w:rsidRPr="009A3944">
        <w:rPr>
          <w:rStyle w:val="basetext"/>
          <w:sz w:val="24"/>
          <w:szCs w:val="24"/>
        </w:rPr>
        <w:t xml:space="preserve">2.Which of the following is a double-selection statement? </w:t>
      </w:r>
    </w:p>
    <w:p w:rsidR="00E80D28" w:rsidRPr="009A3944" w:rsidRDefault="00E80D28" w:rsidP="00E80D28">
      <w:pPr>
        <w:numPr>
          <w:ilvl w:val="0"/>
          <w:numId w:val="49"/>
        </w:numPr>
        <w:suppressAutoHyphens/>
        <w:rPr>
          <w:rStyle w:val="basetext"/>
          <w:sz w:val="24"/>
        </w:rPr>
      </w:pPr>
      <w:r w:rsidRPr="009A3944">
        <w:rPr>
          <w:rStyle w:val="basetext"/>
          <w:sz w:val="24"/>
        </w:rPr>
        <w:t xml:space="preserve"> </w:t>
      </w:r>
      <w:r w:rsidRPr="009A3944">
        <w:rPr>
          <w:rStyle w:val="CDT"/>
          <w:rFonts w:ascii="Times New Roman" w:eastAsia="Courier New" w:hAnsi="Times New Roman"/>
          <w:sz w:val="24"/>
        </w:rPr>
        <w:t>if</w:t>
      </w:r>
      <w:r w:rsidRPr="009A3944">
        <w:rPr>
          <w:rStyle w:val="basetext"/>
          <w:sz w:val="24"/>
        </w:rPr>
        <w:t>.</w:t>
      </w:r>
    </w:p>
    <w:p w:rsidR="00E80D28" w:rsidRPr="009A3944" w:rsidRDefault="00E80D28" w:rsidP="00E80D28">
      <w:pPr>
        <w:numPr>
          <w:ilvl w:val="0"/>
          <w:numId w:val="49"/>
        </w:numPr>
        <w:suppressAutoHyphens/>
        <w:rPr>
          <w:rStyle w:val="basetext"/>
          <w:sz w:val="24"/>
        </w:rPr>
      </w:pPr>
      <w:r w:rsidRPr="009A3944">
        <w:rPr>
          <w:rStyle w:val="basetext"/>
          <w:sz w:val="24"/>
        </w:rPr>
        <w:t xml:space="preserve"> </w:t>
      </w:r>
      <w:r w:rsidRPr="009A3944">
        <w:rPr>
          <w:rStyle w:val="CDT"/>
          <w:rFonts w:ascii="Times New Roman" w:eastAsia="Courier New" w:hAnsi="Times New Roman"/>
          <w:sz w:val="24"/>
        </w:rPr>
        <w:t>if…else</w:t>
      </w:r>
      <w:r w:rsidRPr="009A3944">
        <w:rPr>
          <w:rStyle w:val="basetext"/>
          <w:sz w:val="24"/>
        </w:rPr>
        <w:t>.</w:t>
      </w:r>
    </w:p>
    <w:p w:rsidR="00E80D28" w:rsidRPr="009A3944" w:rsidRDefault="00E80D28" w:rsidP="00E80D28">
      <w:pPr>
        <w:numPr>
          <w:ilvl w:val="0"/>
          <w:numId w:val="49"/>
        </w:numPr>
        <w:suppressAutoHyphens/>
        <w:rPr>
          <w:rStyle w:val="basetext"/>
          <w:sz w:val="24"/>
        </w:rPr>
      </w:pPr>
      <w:r w:rsidRPr="009A3944">
        <w:rPr>
          <w:rStyle w:val="basetext"/>
          <w:sz w:val="24"/>
        </w:rPr>
        <w:t xml:space="preserve"> </w:t>
      </w:r>
      <w:r w:rsidRPr="009A3944">
        <w:rPr>
          <w:rStyle w:val="CDT"/>
          <w:rFonts w:ascii="Times New Roman" w:eastAsia="Courier New" w:hAnsi="Times New Roman"/>
          <w:sz w:val="24"/>
        </w:rPr>
        <w:t>do…while</w:t>
      </w:r>
      <w:r w:rsidRPr="009A3944">
        <w:rPr>
          <w:rStyle w:val="basetext"/>
          <w:sz w:val="24"/>
        </w:rPr>
        <w:t>.</w:t>
      </w:r>
    </w:p>
    <w:p w:rsidR="00E80D28" w:rsidRPr="009A3944" w:rsidRDefault="00E80D28" w:rsidP="00E80D28">
      <w:pPr>
        <w:numPr>
          <w:ilvl w:val="0"/>
          <w:numId w:val="49"/>
        </w:numPr>
        <w:suppressAutoHyphens/>
        <w:rPr>
          <w:rStyle w:val="basetext"/>
          <w:sz w:val="24"/>
        </w:rPr>
      </w:pPr>
      <w:r w:rsidRPr="009A3944">
        <w:rPr>
          <w:rStyle w:val="basetext"/>
          <w:sz w:val="24"/>
        </w:rPr>
        <w:t xml:space="preserve"> </w:t>
      </w:r>
      <w:r w:rsidRPr="009A3944">
        <w:rPr>
          <w:rStyle w:val="CDT"/>
          <w:rFonts w:ascii="Times New Roman" w:eastAsia="Courier New" w:hAnsi="Times New Roman"/>
          <w:sz w:val="24"/>
        </w:rPr>
        <w:t>switch</w:t>
      </w:r>
      <w:r w:rsidRPr="009A3944">
        <w:rPr>
          <w:rStyle w:val="basetext"/>
          <w:sz w:val="24"/>
        </w:rPr>
        <w:t>.</w:t>
      </w:r>
    </w:p>
    <w:p w:rsidR="00E80D28" w:rsidRPr="009A3944" w:rsidRDefault="00E80D28" w:rsidP="00E80D28">
      <w:pPr>
        <w:outlineLvl w:val="0"/>
        <w:rPr>
          <w:rStyle w:val="basetext"/>
          <w:sz w:val="24"/>
        </w:rPr>
      </w:pPr>
      <w:r w:rsidRPr="009A3944">
        <w:rPr>
          <w:rStyle w:val="basetext"/>
          <w:sz w:val="24"/>
        </w:rPr>
        <w:t xml:space="preserve">3.Which of the following is a repetition structure? </w:t>
      </w:r>
    </w:p>
    <w:p w:rsidR="00E80D28" w:rsidRPr="009A3944" w:rsidRDefault="00E80D28" w:rsidP="00E80D28">
      <w:pPr>
        <w:numPr>
          <w:ilvl w:val="0"/>
          <w:numId w:val="50"/>
        </w:numPr>
        <w:suppressAutoHyphens/>
        <w:rPr>
          <w:rStyle w:val="basetext"/>
          <w:sz w:val="24"/>
        </w:rPr>
      </w:pPr>
      <w:r w:rsidRPr="009A3944">
        <w:rPr>
          <w:rStyle w:val="basetext"/>
          <w:sz w:val="24"/>
        </w:rPr>
        <w:t xml:space="preserve"> </w:t>
      </w:r>
      <w:r w:rsidRPr="009A3944">
        <w:rPr>
          <w:rStyle w:val="CDT"/>
          <w:rFonts w:ascii="Times New Roman" w:eastAsia="Courier New" w:hAnsi="Times New Roman"/>
          <w:sz w:val="24"/>
        </w:rPr>
        <w:t>if</w:t>
      </w:r>
      <w:r w:rsidRPr="009A3944">
        <w:rPr>
          <w:rStyle w:val="basetext"/>
          <w:sz w:val="24"/>
        </w:rPr>
        <w:t>.</w:t>
      </w:r>
    </w:p>
    <w:p w:rsidR="00E80D28" w:rsidRPr="009A3944" w:rsidRDefault="00E80D28" w:rsidP="00E80D28">
      <w:pPr>
        <w:numPr>
          <w:ilvl w:val="0"/>
          <w:numId w:val="50"/>
        </w:numPr>
        <w:suppressAutoHyphens/>
        <w:rPr>
          <w:rStyle w:val="basetext"/>
          <w:sz w:val="24"/>
        </w:rPr>
      </w:pPr>
      <w:r w:rsidRPr="009A3944">
        <w:rPr>
          <w:rStyle w:val="basetext"/>
          <w:sz w:val="24"/>
        </w:rPr>
        <w:t xml:space="preserve"> </w:t>
      </w:r>
      <w:r w:rsidRPr="009A3944">
        <w:rPr>
          <w:rStyle w:val="CDT"/>
          <w:rFonts w:ascii="Times New Roman" w:eastAsia="Courier New" w:hAnsi="Times New Roman"/>
          <w:sz w:val="24"/>
        </w:rPr>
        <w:t>if…else</w:t>
      </w:r>
      <w:r w:rsidRPr="009A3944">
        <w:rPr>
          <w:rStyle w:val="basetext"/>
          <w:sz w:val="24"/>
        </w:rPr>
        <w:t>.</w:t>
      </w:r>
    </w:p>
    <w:p w:rsidR="00E80D28" w:rsidRPr="009A3944" w:rsidRDefault="00E80D28" w:rsidP="00E80D28">
      <w:pPr>
        <w:numPr>
          <w:ilvl w:val="0"/>
          <w:numId w:val="50"/>
        </w:numPr>
        <w:suppressAutoHyphens/>
        <w:rPr>
          <w:rStyle w:val="basetext"/>
          <w:sz w:val="24"/>
        </w:rPr>
      </w:pPr>
      <w:r w:rsidRPr="009A3944">
        <w:rPr>
          <w:rStyle w:val="basetext"/>
          <w:sz w:val="24"/>
        </w:rPr>
        <w:t xml:space="preserve"> </w:t>
      </w:r>
      <w:r w:rsidRPr="009A3944">
        <w:rPr>
          <w:rStyle w:val="CDT"/>
          <w:rFonts w:ascii="Times New Roman" w:eastAsia="Courier New" w:hAnsi="Times New Roman"/>
          <w:sz w:val="24"/>
        </w:rPr>
        <w:t>do…while</w:t>
      </w:r>
      <w:r w:rsidRPr="009A3944">
        <w:rPr>
          <w:rStyle w:val="basetext"/>
          <w:sz w:val="24"/>
        </w:rPr>
        <w:t>.</w:t>
      </w:r>
    </w:p>
    <w:p w:rsidR="00E80D28" w:rsidRPr="009A3944" w:rsidRDefault="00E80D28" w:rsidP="00E80D28">
      <w:pPr>
        <w:numPr>
          <w:ilvl w:val="0"/>
          <w:numId w:val="50"/>
        </w:numPr>
        <w:suppressAutoHyphens/>
        <w:rPr>
          <w:rStyle w:val="basetext"/>
          <w:sz w:val="24"/>
        </w:rPr>
      </w:pPr>
      <w:r w:rsidRPr="009A3944">
        <w:rPr>
          <w:rStyle w:val="basetext"/>
          <w:sz w:val="24"/>
        </w:rPr>
        <w:t xml:space="preserve"> </w:t>
      </w:r>
      <w:r w:rsidRPr="009A3944">
        <w:rPr>
          <w:rStyle w:val="CDT"/>
          <w:rFonts w:ascii="Times New Roman" w:eastAsia="Courier New" w:hAnsi="Times New Roman"/>
          <w:sz w:val="24"/>
        </w:rPr>
        <w:t>switch</w:t>
      </w:r>
      <w:r w:rsidRPr="009A3944">
        <w:rPr>
          <w:rStyle w:val="basetext"/>
          <w:sz w:val="24"/>
        </w:rPr>
        <w:t>.</w:t>
      </w:r>
    </w:p>
    <w:p w:rsidR="00E80D28" w:rsidRPr="009A3944" w:rsidRDefault="00E80D28" w:rsidP="00E80D28">
      <w:pPr>
        <w:outlineLvl w:val="0"/>
        <w:rPr>
          <w:rStyle w:val="basetext"/>
          <w:sz w:val="24"/>
        </w:rPr>
      </w:pPr>
      <w:r w:rsidRPr="009A3944">
        <w:rPr>
          <w:rStyle w:val="basetext"/>
          <w:sz w:val="24"/>
        </w:rPr>
        <w:t xml:space="preserve">4. If </w:t>
      </w:r>
      <w:r w:rsidRPr="009A3944">
        <w:rPr>
          <w:rStyle w:val="CDT"/>
          <w:rFonts w:ascii="Times New Roman" w:eastAsia="Courier New" w:hAnsi="Times New Roman"/>
          <w:sz w:val="24"/>
        </w:rPr>
        <w:t>grade</w:t>
      </w:r>
      <w:r w:rsidRPr="009A3944">
        <w:rPr>
          <w:rStyle w:val="basetext"/>
          <w:sz w:val="24"/>
        </w:rPr>
        <w:t xml:space="preserve"> has the value of </w:t>
      </w:r>
      <w:r w:rsidRPr="009A3944">
        <w:rPr>
          <w:rStyle w:val="CDT"/>
          <w:rFonts w:ascii="Times New Roman" w:eastAsia="Courier New" w:hAnsi="Times New Roman"/>
          <w:sz w:val="24"/>
        </w:rPr>
        <w:t>60</w:t>
      </w:r>
      <w:r w:rsidRPr="009A3944">
        <w:rPr>
          <w:rStyle w:val="basetext"/>
          <w:sz w:val="24"/>
        </w:rPr>
        <w:t>, what will the following code display?</w:t>
      </w:r>
    </w:p>
    <w:p w:rsidR="00E80D28" w:rsidRPr="009A3944" w:rsidRDefault="00E80D28" w:rsidP="00E80D28">
      <w:pPr>
        <w:outlineLvl w:val="0"/>
        <w:rPr>
          <w:rStyle w:val="CDT"/>
          <w:rFonts w:ascii="Courier New" w:eastAsia="Courier New" w:hAnsi="Courier New" w:cs="Courier New"/>
          <w:szCs w:val="20"/>
        </w:rPr>
      </w:pPr>
      <w:r w:rsidRPr="009A3944">
        <w:rPr>
          <w:rStyle w:val="basetext"/>
          <w:rFonts w:ascii="Courier New" w:hAnsi="Courier New" w:cs="Courier New"/>
          <w:szCs w:val="20"/>
        </w:rPr>
        <w:tab/>
      </w:r>
      <w:r w:rsidRPr="009A3944">
        <w:rPr>
          <w:rStyle w:val="CDT"/>
          <w:rFonts w:ascii="Courier New" w:eastAsia="Courier New" w:hAnsi="Courier New" w:cs="Courier New"/>
          <w:szCs w:val="20"/>
        </w:rPr>
        <w:t>if ( grade &gt;= 60 )</w:t>
      </w:r>
    </w:p>
    <w:p w:rsidR="00E80D28" w:rsidRPr="009A3944" w:rsidRDefault="00E80D28" w:rsidP="00E80D28">
      <w:pPr>
        <w:outlineLvl w:val="0"/>
        <w:rPr>
          <w:rStyle w:val="CDT"/>
          <w:rFonts w:ascii="Courier New" w:eastAsia="Courier New" w:hAnsi="Courier New" w:cs="Courier New"/>
          <w:szCs w:val="20"/>
        </w:rPr>
      </w:pPr>
      <w:r w:rsidRPr="009A3944">
        <w:rPr>
          <w:rStyle w:val="CDT"/>
          <w:rFonts w:ascii="Courier New" w:eastAsia="Courier New" w:hAnsi="Courier New" w:cs="Courier New"/>
          <w:szCs w:val="20"/>
        </w:rPr>
        <w:tab/>
        <w:t xml:space="preserve">   cout &lt;&lt; "Passed";</w:t>
      </w:r>
    </w:p>
    <w:p w:rsidR="00E80D28" w:rsidRPr="009A3944" w:rsidRDefault="00E80D28" w:rsidP="00E80D28">
      <w:pPr>
        <w:numPr>
          <w:ilvl w:val="0"/>
          <w:numId w:val="51"/>
        </w:numPr>
        <w:suppressAutoHyphens/>
        <w:rPr>
          <w:rStyle w:val="basetext"/>
          <w:sz w:val="24"/>
        </w:rPr>
      </w:pPr>
      <w:r w:rsidRPr="009A3944">
        <w:rPr>
          <w:rStyle w:val="basetext"/>
          <w:sz w:val="24"/>
        </w:rPr>
        <w:t xml:space="preserve"> nothing.</w:t>
      </w:r>
    </w:p>
    <w:p w:rsidR="00E80D28" w:rsidRPr="009A3944" w:rsidRDefault="00E80D28" w:rsidP="00E80D28">
      <w:pPr>
        <w:numPr>
          <w:ilvl w:val="0"/>
          <w:numId w:val="51"/>
        </w:numPr>
        <w:suppressAutoHyphens/>
        <w:rPr>
          <w:rStyle w:val="basetext"/>
          <w:sz w:val="24"/>
        </w:rPr>
      </w:pPr>
      <w:r w:rsidRPr="009A3944">
        <w:rPr>
          <w:rStyle w:val="basetext"/>
          <w:sz w:val="24"/>
        </w:rPr>
        <w:t xml:space="preserve"> </w:t>
      </w:r>
      <w:r w:rsidRPr="009A3944">
        <w:rPr>
          <w:rStyle w:val="CDT"/>
          <w:rFonts w:ascii="Times New Roman" w:eastAsia="Courier New" w:hAnsi="Times New Roman"/>
          <w:sz w:val="24"/>
        </w:rPr>
        <w:t>60</w:t>
      </w:r>
    </w:p>
    <w:p w:rsidR="00E80D28" w:rsidRPr="009A3944" w:rsidRDefault="00E80D28" w:rsidP="00E80D28">
      <w:pPr>
        <w:numPr>
          <w:ilvl w:val="0"/>
          <w:numId w:val="51"/>
        </w:numPr>
        <w:suppressAutoHyphens/>
        <w:rPr>
          <w:rStyle w:val="basetext"/>
          <w:sz w:val="24"/>
        </w:rPr>
      </w:pPr>
      <w:r w:rsidRPr="009A3944">
        <w:rPr>
          <w:rStyle w:val="basetext"/>
          <w:sz w:val="24"/>
        </w:rPr>
        <w:t xml:space="preserve"> </w:t>
      </w:r>
      <w:r w:rsidRPr="009A3944">
        <w:rPr>
          <w:rStyle w:val="CDT"/>
          <w:rFonts w:ascii="Times New Roman" w:eastAsia="Courier New" w:hAnsi="Times New Roman"/>
          <w:sz w:val="24"/>
        </w:rPr>
        <w:t>Passed</w:t>
      </w:r>
      <w:r w:rsidRPr="009A3944">
        <w:rPr>
          <w:rStyle w:val="basetext"/>
          <w:sz w:val="24"/>
        </w:rPr>
        <w:t xml:space="preserve"> </w:t>
      </w:r>
    </w:p>
    <w:p w:rsidR="00E80D28" w:rsidRPr="009A3944" w:rsidRDefault="00E80D28" w:rsidP="00E80D28">
      <w:pPr>
        <w:numPr>
          <w:ilvl w:val="0"/>
          <w:numId w:val="51"/>
        </w:numPr>
        <w:suppressAutoHyphens/>
        <w:rPr>
          <w:rStyle w:val="basetext"/>
          <w:sz w:val="24"/>
        </w:rPr>
      </w:pPr>
      <w:r w:rsidRPr="009A3944">
        <w:rPr>
          <w:rStyle w:val="basetext"/>
          <w:sz w:val="24"/>
        </w:rPr>
        <w:t xml:space="preserve"> </w:t>
      </w:r>
      <w:r w:rsidRPr="009A3944">
        <w:rPr>
          <w:rStyle w:val="CDT"/>
          <w:rFonts w:ascii="Times New Roman" w:eastAsia="Courier New" w:hAnsi="Times New Roman"/>
          <w:sz w:val="24"/>
        </w:rPr>
        <w:t>cout &lt;&lt; "Passed";</w:t>
      </w:r>
    </w:p>
    <w:p w:rsidR="00E80D28" w:rsidRPr="009A3944" w:rsidRDefault="00E80D28" w:rsidP="00E80D28">
      <w:pPr>
        <w:outlineLvl w:val="0"/>
        <w:rPr>
          <w:rStyle w:val="basetext"/>
          <w:sz w:val="24"/>
        </w:rPr>
      </w:pPr>
      <w:r w:rsidRPr="009A3944">
        <w:rPr>
          <w:rStyle w:val="basetext"/>
          <w:sz w:val="24"/>
        </w:rPr>
        <w:t xml:space="preserve">5. The data type </w:t>
      </w:r>
      <w:r w:rsidRPr="009A3944">
        <w:rPr>
          <w:rStyle w:val="CDT"/>
          <w:rFonts w:ascii="Times New Roman" w:eastAsia="Courier New" w:hAnsi="Times New Roman"/>
          <w:sz w:val="24"/>
        </w:rPr>
        <w:t>bool</w:t>
      </w:r>
      <w:r w:rsidRPr="009A3944">
        <w:rPr>
          <w:rStyle w:val="basetext"/>
          <w:sz w:val="24"/>
        </w:rPr>
        <w:t>:</w:t>
      </w:r>
    </w:p>
    <w:p w:rsidR="00E80D28" w:rsidRPr="009A3944" w:rsidRDefault="00E80D28" w:rsidP="00E80D28">
      <w:pPr>
        <w:numPr>
          <w:ilvl w:val="0"/>
          <w:numId w:val="52"/>
        </w:numPr>
        <w:suppressAutoHyphens/>
        <w:rPr>
          <w:rStyle w:val="basetext"/>
          <w:sz w:val="24"/>
        </w:rPr>
      </w:pPr>
      <w:r w:rsidRPr="009A3944">
        <w:rPr>
          <w:rStyle w:val="basetext"/>
          <w:sz w:val="24"/>
        </w:rPr>
        <w:t xml:space="preserve"> Can take on values </w:t>
      </w:r>
      <w:r w:rsidRPr="009A3944">
        <w:rPr>
          <w:rStyle w:val="CDT"/>
          <w:rFonts w:ascii="Times New Roman" w:eastAsia="Courier New" w:hAnsi="Times New Roman"/>
          <w:sz w:val="24"/>
        </w:rPr>
        <w:t>true</w:t>
      </w:r>
      <w:r w:rsidRPr="009A3944">
        <w:rPr>
          <w:rStyle w:val="basetext"/>
          <w:sz w:val="24"/>
        </w:rPr>
        <w:t xml:space="preserve"> and </w:t>
      </w:r>
      <w:r w:rsidRPr="009A3944">
        <w:rPr>
          <w:rStyle w:val="CDT"/>
          <w:rFonts w:ascii="Times New Roman" w:eastAsia="Courier New" w:hAnsi="Times New Roman"/>
          <w:sz w:val="24"/>
        </w:rPr>
        <w:t>false</w:t>
      </w:r>
      <w:r w:rsidRPr="009A3944">
        <w:rPr>
          <w:rStyle w:val="basetext"/>
          <w:sz w:val="24"/>
        </w:rPr>
        <w:t>.</w:t>
      </w:r>
    </w:p>
    <w:p w:rsidR="00E80D28" w:rsidRPr="009A3944" w:rsidRDefault="00E80D28" w:rsidP="00E80D28">
      <w:pPr>
        <w:numPr>
          <w:ilvl w:val="0"/>
          <w:numId w:val="52"/>
        </w:numPr>
        <w:suppressAutoHyphens/>
        <w:rPr>
          <w:rStyle w:val="basetext"/>
          <w:sz w:val="24"/>
        </w:rPr>
      </w:pPr>
      <w:r w:rsidRPr="009A3944">
        <w:rPr>
          <w:rStyle w:val="basetext"/>
          <w:sz w:val="24"/>
        </w:rPr>
        <w:t xml:space="preserve"> Can take on any expression as a value.</w:t>
      </w:r>
    </w:p>
    <w:p w:rsidR="00E80D28" w:rsidRPr="009A3944" w:rsidRDefault="00E80D28" w:rsidP="00E80D28">
      <w:pPr>
        <w:numPr>
          <w:ilvl w:val="0"/>
          <w:numId w:val="52"/>
        </w:numPr>
        <w:suppressAutoHyphens/>
        <w:rPr>
          <w:rStyle w:val="basetext"/>
          <w:sz w:val="24"/>
        </w:rPr>
      </w:pPr>
      <w:r w:rsidRPr="009A3944">
        <w:rPr>
          <w:rStyle w:val="basetext"/>
          <w:sz w:val="24"/>
        </w:rPr>
        <w:t xml:space="preserve"> Can take on values </w:t>
      </w:r>
      <w:r w:rsidRPr="009A3944">
        <w:rPr>
          <w:rStyle w:val="CDT"/>
          <w:rFonts w:ascii="Times New Roman" w:eastAsia="Courier New" w:hAnsi="Times New Roman"/>
          <w:sz w:val="24"/>
        </w:rPr>
        <w:t>-1</w:t>
      </w:r>
      <w:r w:rsidRPr="009A3944">
        <w:rPr>
          <w:rStyle w:val="basetext"/>
          <w:sz w:val="24"/>
        </w:rPr>
        <w:t xml:space="preserve">, </w:t>
      </w:r>
      <w:r w:rsidRPr="009A3944">
        <w:rPr>
          <w:rStyle w:val="CDT"/>
          <w:rFonts w:ascii="Times New Roman" w:eastAsia="Courier New" w:hAnsi="Times New Roman"/>
          <w:sz w:val="24"/>
        </w:rPr>
        <w:t>0</w:t>
      </w:r>
      <w:r w:rsidRPr="009A3944">
        <w:rPr>
          <w:rStyle w:val="basetext"/>
          <w:sz w:val="24"/>
        </w:rPr>
        <w:t xml:space="preserve"> or </w:t>
      </w:r>
      <w:r w:rsidRPr="009A3944">
        <w:rPr>
          <w:rStyle w:val="CDT"/>
          <w:rFonts w:ascii="Times New Roman" w:eastAsia="Courier New" w:hAnsi="Times New Roman"/>
          <w:sz w:val="24"/>
        </w:rPr>
        <w:t>1</w:t>
      </w:r>
      <w:r w:rsidRPr="009A3944">
        <w:rPr>
          <w:rStyle w:val="basetext"/>
          <w:sz w:val="24"/>
        </w:rPr>
        <w:t>.</w:t>
      </w:r>
    </w:p>
    <w:p w:rsidR="00E80D28" w:rsidRPr="009A3944" w:rsidRDefault="00E80D28" w:rsidP="00E80D28">
      <w:pPr>
        <w:numPr>
          <w:ilvl w:val="0"/>
          <w:numId w:val="52"/>
        </w:numPr>
        <w:suppressAutoHyphens/>
        <w:rPr>
          <w:rStyle w:val="basetext"/>
          <w:sz w:val="24"/>
        </w:rPr>
      </w:pPr>
      <w:r w:rsidRPr="009A3944">
        <w:rPr>
          <w:rStyle w:val="basetext"/>
          <w:sz w:val="24"/>
        </w:rPr>
        <w:t xml:space="preserve"> Can only be used in a selection statement.</w:t>
      </w:r>
    </w:p>
    <w:p w:rsidR="00E80D28" w:rsidRPr="009A3944" w:rsidRDefault="00E80D28" w:rsidP="00E80D28">
      <w:pPr>
        <w:outlineLvl w:val="0"/>
        <w:rPr>
          <w:rStyle w:val="basetext"/>
          <w:sz w:val="24"/>
        </w:rPr>
      </w:pPr>
      <w:r w:rsidRPr="009A3944">
        <w:rPr>
          <w:rStyle w:val="basetext"/>
          <w:sz w:val="24"/>
        </w:rPr>
        <w:t>6. The conditional operator (</w:t>
      </w:r>
      <w:r w:rsidRPr="009A3944">
        <w:rPr>
          <w:rStyle w:val="CDT"/>
          <w:rFonts w:ascii="Times New Roman" w:eastAsia="Courier New" w:hAnsi="Times New Roman"/>
          <w:sz w:val="24"/>
        </w:rPr>
        <w:t>?:</w:t>
      </w:r>
      <w:r w:rsidRPr="009A3944">
        <w:rPr>
          <w:rStyle w:val="basetext"/>
          <w:sz w:val="24"/>
        </w:rPr>
        <w:t>):</w:t>
      </w:r>
    </w:p>
    <w:p w:rsidR="00E80D28" w:rsidRPr="009A3944" w:rsidRDefault="00E80D28" w:rsidP="00E80D28">
      <w:pPr>
        <w:numPr>
          <w:ilvl w:val="0"/>
          <w:numId w:val="53"/>
        </w:numPr>
        <w:suppressAutoHyphens/>
        <w:rPr>
          <w:rStyle w:val="basetext"/>
          <w:sz w:val="24"/>
        </w:rPr>
      </w:pPr>
      <w:r w:rsidRPr="009A3944">
        <w:rPr>
          <w:rStyle w:val="basetext"/>
          <w:sz w:val="24"/>
        </w:rPr>
        <w:t xml:space="preserve"> Is the only ternary operator in C++.</w:t>
      </w:r>
    </w:p>
    <w:p w:rsidR="00E80D28" w:rsidRPr="009A3944" w:rsidRDefault="00E80D28" w:rsidP="00E80D28">
      <w:pPr>
        <w:numPr>
          <w:ilvl w:val="0"/>
          <w:numId w:val="53"/>
        </w:numPr>
        <w:suppressAutoHyphens/>
        <w:rPr>
          <w:rStyle w:val="basetext"/>
          <w:sz w:val="24"/>
        </w:rPr>
      </w:pPr>
      <w:r w:rsidRPr="009A3944">
        <w:rPr>
          <w:rStyle w:val="basetext"/>
          <w:sz w:val="24"/>
        </w:rPr>
        <w:t xml:space="preserve"> Is a unary operator.</w:t>
      </w:r>
    </w:p>
    <w:p w:rsidR="00E80D28" w:rsidRPr="009A3944" w:rsidRDefault="00E80D28" w:rsidP="00E80D28">
      <w:pPr>
        <w:numPr>
          <w:ilvl w:val="0"/>
          <w:numId w:val="53"/>
        </w:numPr>
        <w:suppressAutoHyphens/>
        <w:rPr>
          <w:rStyle w:val="basetext"/>
          <w:sz w:val="24"/>
        </w:rPr>
      </w:pPr>
      <w:r w:rsidRPr="009A3944">
        <w:rPr>
          <w:rStyle w:val="basetext"/>
          <w:sz w:val="24"/>
        </w:rPr>
        <w:t xml:space="preserve"> Associates from left to right.</w:t>
      </w:r>
    </w:p>
    <w:p w:rsidR="00E80D28" w:rsidRPr="009A3944" w:rsidRDefault="00E80D28" w:rsidP="00E80D28">
      <w:pPr>
        <w:numPr>
          <w:ilvl w:val="0"/>
          <w:numId w:val="53"/>
        </w:numPr>
        <w:suppressAutoHyphens/>
        <w:rPr>
          <w:rStyle w:val="basetext"/>
          <w:sz w:val="24"/>
        </w:rPr>
      </w:pPr>
      <w:r w:rsidRPr="009A3944">
        <w:rPr>
          <w:rStyle w:val="basetext"/>
          <w:sz w:val="24"/>
        </w:rPr>
        <w:t xml:space="preserve"> Accepts two operands.</w:t>
      </w:r>
    </w:p>
    <w:p w:rsidR="00E80D28" w:rsidRPr="009A3944" w:rsidRDefault="00E80D28" w:rsidP="00E80D28">
      <w:pPr>
        <w:outlineLvl w:val="0"/>
        <w:rPr>
          <w:rStyle w:val="basetext"/>
          <w:rFonts w:cs="Times New Roman"/>
          <w:sz w:val="24"/>
        </w:rPr>
      </w:pPr>
      <w:r w:rsidRPr="009A3944">
        <w:rPr>
          <w:rStyle w:val="basetext"/>
          <w:rFonts w:cs="Times New Roman"/>
          <w:sz w:val="24"/>
        </w:rPr>
        <w:t xml:space="preserve">7. </w:t>
      </w:r>
      <w:r w:rsidRPr="009A3944">
        <w:rPr>
          <w:rFonts w:ascii="Times New Roman" w:hAnsi="Times New Roman" w:cs="Times New Roman"/>
          <w:sz w:val="24"/>
        </w:rPr>
        <w:t xml:space="preserve">Which of the following does </w:t>
      </w:r>
      <w:r w:rsidRPr="009A3944">
        <w:rPr>
          <w:rFonts w:ascii="Times New Roman" w:hAnsi="Times New Roman" w:cs="Times New Roman"/>
          <w:i/>
          <w:sz w:val="24"/>
        </w:rPr>
        <w:t>not</w:t>
      </w:r>
      <w:r w:rsidRPr="009A3944">
        <w:rPr>
          <w:rFonts w:ascii="Times New Roman" w:hAnsi="Times New Roman" w:cs="Times New Roman"/>
          <w:sz w:val="24"/>
        </w:rPr>
        <w:t xml:space="preserve"> perform the following task: display </w:t>
      </w:r>
      <w:r w:rsidRPr="009A3944">
        <w:rPr>
          <w:rStyle w:val="CDT"/>
          <w:rFonts w:ascii="Times New Roman" w:eastAsia="Courier New" w:hAnsi="Times New Roman" w:cs="Times New Roman"/>
          <w:sz w:val="24"/>
        </w:rPr>
        <w:t>correct</w:t>
      </w:r>
      <w:r w:rsidRPr="009A3944">
        <w:rPr>
          <w:rFonts w:ascii="Times New Roman" w:hAnsi="Times New Roman" w:cs="Times New Roman"/>
          <w:sz w:val="24"/>
        </w:rPr>
        <w:t xml:space="preserve"> if </w:t>
      </w:r>
      <w:r w:rsidRPr="009A3944">
        <w:rPr>
          <w:rStyle w:val="CDT"/>
          <w:rFonts w:ascii="Times New Roman" w:eastAsia="Courier New" w:hAnsi="Times New Roman" w:cs="Times New Roman"/>
          <w:sz w:val="24"/>
        </w:rPr>
        <w:t>answer</w:t>
      </w:r>
      <w:r w:rsidRPr="009A3944">
        <w:rPr>
          <w:rFonts w:ascii="Times New Roman" w:hAnsi="Times New Roman" w:cs="Times New Roman"/>
          <w:sz w:val="24"/>
        </w:rPr>
        <w:t xml:space="preserve"> is equal to </w:t>
      </w:r>
      <w:r w:rsidRPr="009A3944">
        <w:rPr>
          <w:rStyle w:val="CDT"/>
          <w:rFonts w:ascii="Times New Roman" w:eastAsia="Courier New" w:hAnsi="Times New Roman" w:cs="Times New Roman"/>
          <w:sz w:val="24"/>
        </w:rPr>
        <w:t>7</w:t>
      </w:r>
      <w:r w:rsidRPr="009A3944">
        <w:rPr>
          <w:rFonts w:ascii="Times New Roman" w:hAnsi="Times New Roman" w:cs="Times New Roman"/>
          <w:sz w:val="24"/>
        </w:rPr>
        <w:t xml:space="preserve"> and </w:t>
      </w:r>
      <w:r w:rsidRPr="009A3944">
        <w:rPr>
          <w:rStyle w:val="CDT"/>
          <w:rFonts w:ascii="Times New Roman" w:eastAsia="Courier New" w:hAnsi="Times New Roman" w:cs="Times New Roman"/>
          <w:sz w:val="24"/>
        </w:rPr>
        <w:t>incorrect</w:t>
      </w:r>
      <w:r w:rsidRPr="009A3944">
        <w:rPr>
          <w:rFonts w:ascii="Times New Roman" w:hAnsi="Times New Roman" w:cs="Times New Roman"/>
          <w:sz w:val="24"/>
        </w:rPr>
        <w:t xml:space="preserve"> if </w:t>
      </w:r>
      <w:r w:rsidRPr="009A3944">
        <w:rPr>
          <w:rStyle w:val="CDT"/>
          <w:rFonts w:ascii="Times New Roman" w:eastAsia="Courier New" w:hAnsi="Times New Roman" w:cs="Times New Roman"/>
          <w:sz w:val="24"/>
        </w:rPr>
        <w:t>answer</w:t>
      </w:r>
      <w:r w:rsidRPr="009A3944">
        <w:rPr>
          <w:rFonts w:ascii="Times New Roman" w:hAnsi="Times New Roman" w:cs="Times New Roman"/>
          <w:sz w:val="24"/>
        </w:rPr>
        <w:t xml:space="preserve"> is not equal to </w:t>
      </w:r>
      <w:r w:rsidRPr="009A3944">
        <w:rPr>
          <w:rStyle w:val="CDT"/>
          <w:rFonts w:ascii="Times New Roman" w:eastAsia="Courier New" w:hAnsi="Times New Roman" w:cs="Times New Roman"/>
          <w:sz w:val="24"/>
        </w:rPr>
        <w:t>7</w:t>
      </w:r>
      <w:r w:rsidRPr="009A3944">
        <w:rPr>
          <w:rStyle w:val="basetext"/>
          <w:rFonts w:cs="Times New Roman"/>
          <w:sz w:val="24"/>
        </w:rPr>
        <w:t>?</w:t>
      </w:r>
    </w:p>
    <w:p w:rsidR="00E80D28" w:rsidRPr="009A3944" w:rsidRDefault="00E80D28" w:rsidP="00E80D28">
      <w:pPr>
        <w:numPr>
          <w:ilvl w:val="0"/>
          <w:numId w:val="54"/>
        </w:numPr>
        <w:suppressAutoHyphens/>
        <w:rPr>
          <w:rStyle w:val="CDT"/>
          <w:rFonts w:ascii="Times New Roman" w:eastAsia="Courier New" w:hAnsi="Times New Roman"/>
          <w:sz w:val="24"/>
        </w:rPr>
      </w:pPr>
      <w:r w:rsidRPr="009A3944">
        <w:rPr>
          <w:rStyle w:val="CDT"/>
          <w:rFonts w:ascii="Times New Roman" w:eastAsia="Courier New" w:hAnsi="Times New Roman"/>
          <w:sz w:val="24"/>
        </w:rPr>
        <w:t>if ( answer == 7 )</w:t>
      </w:r>
      <w:r w:rsidRPr="009A3944">
        <w:rPr>
          <w:rStyle w:val="basetext"/>
          <w:sz w:val="24"/>
        </w:rPr>
        <w:br/>
      </w:r>
      <w:r w:rsidRPr="009A3944">
        <w:rPr>
          <w:rStyle w:val="CDT"/>
          <w:rFonts w:ascii="Times New Roman" w:eastAsia="Courier New" w:hAnsi="Times New Roman"/>
          <w:sz w:val="24"/>
        </w:rPr>
        <w:t xml:space="preserve">   cout &lt;&lt; "correct";</w:t>
      </w:r>
      <w:r w:rsidRPr="009A3944">
        <w:rPr>
          <w:rStyle w:val="CDT"/>
          <w:rFonts w:ascii="Times New Roman" w:eastAsia="Courier New" w:hAnsi="Times New Roman"/>
          <w:sz w:val="24"/>
        </w:rPr>
        <w:br/>
        <w:t>else</w:t>
      </w:r>
      <w:r w:rsidRPr="009A3944">
        <w:rPr>
          <w:rStyle w:val="CDT"/>
          <w:rFonts w:ascii="Times New Roman" w:eastAsia="Courier New" w:hAnsi="Times New Roman"/>
          <w:sz w:val="24"/>
        </w:rPr>
        <w:br/>
        <w:t xml:space="preserve">   cout &lt;&lt; "incorrect";</w:t>
      </w:r>
    </w:p>
    <w:p w:rsidR="00E80D28" w:rsidRPr="009A3944" w:rsidRDefault="00E80D28" w:rsidP="00E80D28">
      <w:pPr>
        <w:numPr>
          <w:ilvl w:val="0"/>
          <w:numId w:val="54"/>
        </w:numPr>
        <w:suppressAutoHyphens/>
        <w:rPr>
          <w:rStyle w:val="CDT"/>
          <w:rFonts w:ascii="Times New Roman" w:eastAsia="Courier New" w:hAnsi="Times New Roman"/>
          <w:sz w:val="24"/>
        </w:rPr>
      </w:pPr>
      <w:r w:rsidRPr="009A3944">
        <w:rPr>
          <w:rStyle w:val="basetext"/>
          <w:sz w:val="24"/>
        </w:rPr>
        <w:t xml:space="preserve"> </w:t>
      </w:r>
      <w:r w:rsidRPr="009A3944">
        <w:rPr>
          <w:rStyle w:val="CDT"/>
          <w:rFonts w:ascii="Times New Roman" w:eastAsia="Courier New" w:hAnsi="Times New Roman"/>
          <w:sz w:val="24"/>
        </w:rPr>
        <w:t>cout &lt;&lt; answer == 7 ? "correct" : "incorrect";</w:t>
      </w:r>
    </w:p>
    <w:p w:rsidR="00E80D28" w:rsidRPr="009A3944" w:rsidRDefault="00E80D28" w:rsidP="00E80D28">
      <w:pPr>
        <w:numPr>
          <w:ilvl w:val="0"/>
          <w:numId w:val="54"/>
        </w:numPr>
        <w:suppressAutoHyphens/>
        <w:rPr>
          <w:rStyle w:val="CDT"/>
          <w:rFonts w:ascii="Times New Roman" w:eastAsia="Courier New" w:hAnsi="Times New Roman"/>
          <w:sz w:val="24"/>
        </w:rPr>
      </w:pPr>
      <w:r w:rsidRPr="009A3944">
        <w:rPr>
          <w:rStyle w:val="basetext"/>
          <w:sz w:val="24"/>
        </w:rPr>
        <w:t xml:space="preserve"> </w:t>
      </w:r>
      <w:r w:rsidRPr="009A3944">
        <w:rPr>
          <w:rStyle w:val="CDT"/>
          <w:rFonts w:ascii="Times New Roman" w:eastAsia="Courier New" w:hAnsi="Times New Roman"/>
          <w:sz w:val="24"/>
        </w:rPr>
        <w:t>cout &lt;&lt; ( answer == 7 ? "correct" : "incorrect" );</w:t>
      </w:r>
    </w:p>
    <w:p w:rsidR="00E80D28" w:rsidRPr="009A3944" w:rsidRDefault="00E80D28" w:rsidP="00E80D28">
      <w:pPr>
        <w:numPr>
          <w:ilvl w:val="0"/>
          <w:numId w:val="54"/>
        </w:numPr>
        <w:suppressAutoHyphens/>
        <w:rPr>
          <w:rStyle w:val="CDT"/>
          <w:rFonts w:ascii="Times New Roman" w:eastAsia="Courier New" w:hAnsi="Times New Roman"/>
          <w:sz w:val="24"/>
        </w:rPr>
      </w:pPr>
      <w:r w:rsidRPr="009A3944">
        <w:rPr>
          <w:rStyle w:val="basetext"/>
          <w:sz w:val="24"/>
        </w:rPr>
        <w:t xml:space="preserve"> </w:t>
      </w:r>
      <w:r w:rsidRPr="009A3944">
        <w:rPr>
          <w:rStyle w:val="CDT"/>
          <w:rFonts w:ascii="Times New Roman" w:eastAsia="Courier New" w:hAnsi="Times New Roman"/>
          <w:sz w:val="24"/>
        </w:rPr>
        <w:t>answer == 7 ? cout &lt;&lt; "correct" : cout &lt;&lt; "incorrect";</w:t>
      </w:r>
    </w:p>
    <w:p w:rsidR="00E80D28" w:rsidRPr="009A3944" w:rsidRDefault="00E80D28" w:rsidP="00E80D28">
      <w:pPr>
        <w:outlineLvl w:val="0"/>
        <w:rPr>
          <w:rStyle w:val="basetext"/>
          <w:sz w:val="24"/>
        </w:rPr>
      </w:pPr>
      <w:r w:rsidRPr="009A3944">
        <w:rPr>
          <w:rStyle w:val="basetext"/>
          <w:sz w:val="24"/>
        </w:rPr>
        <w:t>8. A block:</w:t>
      </w:r>
    </w:p>
    <w:p w:rsidR="00E80D28" w:rsidRPr="009A3944" w:rsidRDefault="00E80D28" w:rsidP="00E80D28">
      <w:pPr>
        <w:numPr>
          <w:ilvl w:val="0"/>
          <w:numId w:val="55"/>
        </w:numPr>
        <w:suppressAutoHyphens/>
        <w:rPr>
          <w:rStyle w:val="CDT"/>
          <w:rFonts w:ascii="Times New Roman" w:eastAsia="Courier New" w:hAnsi="Times New Roman"/>
          <w:sz w:val="24"/>
        </w:rPr>
      </w:pPr>
      <w:r w:rsidRPr="009A3944">
        <w:rPr>
          <w:rStyle w:val="basetext"/>
          <w:sz w:val="24"/>
        </w:rPr>
        <w:t xml:space="preserve">  Must contain exactly three statements.</w:t>
      </w:r>
    </w:p>
    <w:p w:rsidR="00E80D28" w:rsidRPr="009A3944" w:rsidRDefault="00E80D28" w:rsidP="00E80D28">
      <w:pPr>
        <w:numPr>
          <w:ilvl w:val="0"/>
          <w:numId w:val="55"/>
        </w:numPr>
        <w:suppressAutoHyphens/>
        <w:rPr>
          <w:rStyle w:val="CDT"/>
          <w:rFonts w:ascii="Times New Roman" w:eastAsia="Courier New" w:hAnsi="Times New Roman"/>
          <w:sz w:val="24"/>
        </w:rPr>
      </w:pPr>
      <w:r w:rsidRPr="009A3944">
        <w:rPr>
          <w:rStyle w:val="basetext"/>
          <w:sz w:val="24"/>
        </w:rPr>
        <w:t xml:space="preserve"> Cannot contain declarations.</w:t>
      </w:r>
    </w:p>
    <w:p w:rsidR="00E80D28" w:rsidRPr="009A3944" w:rsidRDefault="00E80D28" w:rsidP="00E80D28">
      <w:pPr>
        <w:numPr>
          <w:ilvl w:val="0"/>
          <w:numId w:val="55"/>
        </w:numPr>
        <w:suppressAutoHyphens/>
        <w:rPr>
          <w:rStyle w:val="CDT"/>
          <w:rFonts w:ascii="Times New Roman" w:eastAsia="Courier New" w:hAnsi="Times New Roman"/>
          <w:sz w:val="24"/>
        </w:rPr>
      </w:pPr>
      <w:r w:rsidRPr="009A3944">
        <w:rPr>
          <w:rStyle w:val="basetext"/>
          <w:sz w:val="24"/>
        </w:rPr>
        <w:t xml:space="preserve"> Is a compound statement.</w:t>
      </w:r>
    </w:p>
    <w:p w:rsidR="00E80D28" w:rsidRPr="009A3944" w:rsidRDefault="00E80D28" w:rsidP="00E80D28">
      <w:pPr>
        <w:numPr>
          <w:ilvl w:val="0"/>
          <w:numId w:val="55"/>
        </w:numPr>
        <w:suppressAutoHyphens/>
        <w:rPr>
          <w:rStyle w:val="CDT"/>
          <w:rFonts w:ascii="Times New Roman" w:eastAsia="Courier New" w:hAnsi="Times New Roman"/>
          <w:sz w:val="24"/>
        </w:rPr>
      </w:pPr>
      <w:r w:rsidRPr="009A3944">
        <w:rPr>
          <w:rStyle w:val="basetext"/>
          <w:sz w:val="24"/>
        </w:rPr>
        <w:t xml:space="preserve"> Is represented by placing a semicolon (</w:t>
      </w:r>
      <w:r w:rsidRPr="009A3944">
        <w:rPr>
          <w:rStyle w:val="CDT"/>
          <w:rFonts w:ascii="Times New Roman" w:eastAsia="Courier New" w:hAnsi="Times New Roman"/>
          <w:sz w:val="24"/>
        </w:rPr>
        <w:t>;</w:t>
      </w:r>
      <w:r w:rsidRPr="009A3944">
        <w:rPr>
          <w:rStyle w:val="basetext"/>
          <w:sz w:val="24"/>
        </w:rPr>
        <w:t>) where a statement would normally be.</w:t>
      </w:r>
    </w:p>
    <w:p w:rsidR="00E80D28" w:rsidRPr="009A3944" w:rsidRDefault="00E80D28" w:rsidP="00E80D28">
      <w:pPr>
        <w:numPr>
          <w:ins w:id="318" w:author="Windows" w:date="2005-06-24T10:02:00Z"/>
        </w:numPr>
        <w:outlineLvl w:val="0"/>
        <w:rPr>
          <w:rStyle w:val="basetext"/>
          <w:sz w:val="24"/>
        </w:rPr>
      </w:pPr>
      <w:r w:rsidRPr="009A3944">
        <w:rPr>
          <w:rStyle w:val="basetext"/>
          <w:sz w:val="24"/>
        </w:rPr>
        <w:t xml:space="preserve">9. What is wrong with the following </w:t>
      </w:r>
      <w:r w:rsidRPr="009A3944">
        <w:rPr>
          <w:rStyle w:val="CDT"/>
          <w:rFonts w:ascii="Times New Roman" w:eastAsia="Courier New" w:hAnsi="Times New Roman"/>
          <w:sz w:val="24"/>
        </w:rPr>
        <w:t>while</w:t>
      </w:r>
      <w:r w:rsidRPr="009A3944">
        <w:rPr>
          <w:rStyle w:val="basetext"/>
          <w:sz w:val="24"/>
        </w:rPr>
        <w:t xml:space="preserve"> loop? </w:t>
      </w:r>
    </w:p>
    <w:p w:rsidR="00E80D28" w:rsidRPr="009A3944" w:rsidRDefault="00E80D28" w:rsidP="00E80D28">
      <w:pPr>
        <w:ind w:firstLine="720"/>
        <w:outlineLvl w:val="0"/>
        <w:rPr>
          <w:rStyle w:val="CDT"/>
          <w:rFonts w:ascii="Courier New" w:eastAsia="Courier New" w:hAnsi="Courier New" w:cs="Courier New"/>
          <w:szCs w:val="20"/>
        </w:rPr>
      </w:pPr>
      <w:r w:rsidRPr="009A3944">
        <w:rPr>
          <w:rStyle w:val="CDT"/>
          <w:rFonts w:ascii="Courier New" w:eastAsia="Courier New" w:hAnsi="Courier New" w:cs="Courier New"/>
          <w:szCs w:val="20"/>
        </w:rPr>
        <w:t>while ( sum &lt;= 1000 )</w:t>
      </w:r>
    </w:p>
    <w:p w:rsidR="00E80D28" w:rsidRPr="009A3944" w:rsidRDefault="00E80D28" w:rsidP="00E80D28">
      <w:pPr>
        <w:numPr>
          <w:ins w:id="319" w:author="Windows" w:date="2005-06-24T10:03:00Z"/>
        </w:numPr>
        <w:ind w:left="720" w:firstLine="720"/>
        <w:outlineLvl w:val="0"/>
        <w:rPr>
          <w:rStyle w:val="CDT"/>
          <w:rFonts w:ascii="Courier New" w:eastAsia="Courier New" w:hAnsi="Courier New" w:cs="Courier New"/>
          <w:szCs w:val="20"/>
        </w:rPr>
      </w:pPr>
      <w:r w:rsidRPr="009A3944">
        <w:rPr>
          <w:rStyle w:val="CDT"/>
          <w:rFonts w:ascii="Courier New" w:eastAsia="Courier New" w:hAnsi="Courier New" w:cs="Courier New"/>
          <w:szCs w:val="20"/>
        </w:rPr>
        <w:t>sum = sum – 30;</w:t>
      </w:r>
    </w:p>
    <w:p w:rsidR="00E80D28" w:rsidRPr="009A3944" w:rsidRDefault="00E80D28" w:rsidP="00E80D28">
      <w:pPr>
        <w:numPr>
          <w:ilvl w:val="0"/>
          <w:numId w:val="56"/>
        </w:numPr>
        <w:suppressAutoHyphens/>
        <w:rPr>
          <w:rStyle w:val="CDT"/>
          <w:rFonts w:ascii="Times New Roman" w:eastAsia="Courier New" w:hAnsi="Times New Roman"/>
          <w:sz w:val="24"/>
        </w:rPr>
      </w:pPr>
      <w:r w:rsidRPr="009A3944">
        <w:rPr>
          <w:rStyle w:val="CDT"/>
          <w:rFonts w:ascii="Times New Roman" w:eastAsia="Courier New" w:hAnsi="Times New Roman"/>
          <w:sz w:val="24"/>
        </w:rPr>
        <w:t xml:space="preserve"> The parentheses should be braces.</w:t>
      </w:r>
    </w:p>
    <w:p w:rsidR="00E80D28" w:rsidRPr="009A3944" w:rsidRDefault="00E80D28" w:rsidP="00E80D28">
      <w:pPr>
        <w:numPr>
          <w:ilvl w:val="0"/>
          <w:numId w:val="56"/>
        </w:numPr>
        <w:suppressAutoHyphens/>
        <w:rPr>
          <w:rStyle w:val="CDT"/>
          <w:rFonts w:ascii="Times New Roman" w:eastAsia="Courier New" w:hAnsi="Times New Roman"/>
          <w:sz w:val="24"/>
        </w:rPr>
      </w:pPr>
      <w:r w:rsidRPr="009A3944">
        <w:rPr>
          <w:rStyle w:val="CDT"/>
          <w:rFonts w:ascii="Times New Roman" w:eastAsia="Courier New" w:hAnsi="Times New Roman"/>
          <w:sz w:val="24"/>
        </w:rPr>
        <w:t xml:space="preserve"> Braces are required around sum = sum – 30;.</w:t>
      </w:r>
    </w:p>
    <w:p w:rsidR="00E80D28" w:rsidRPr="009A3944" w:rsidRDefault="00E80D28" w:rsidP="00E80D28">
      <w:pPr>
        <w:numPr>
          <w:ilvl w:val="0"/>
          <w:numId w:val="56"/>
        </w:numPr>
        <w:suppressAutoHyphens/>
        <w:rPr>
          <w:rStyle w:val="CDT"/>
          <w:rFonts w:ascii="Times New Roman" w:eastAsia="Courier New" w:hAnsi="Times New Roman"/>
          <w:sz w:val="24"/>
        </w:rPr>
      </w:pPr>
      <w:r w:rsidRPr="009A3944">
        <w:rPr>
          <w:rStyle w:val="CDT"/>
          <w:rFonts w:ascii="Times New Roman" w:eastAsia="Courier New" w:hAnsi="Times New Roman"/>
          <w:sz w:val="24"/>
        </w:rPr>
        <w:t xml:space="preserve"> There should be a semicolon after while ( sum &lt;= 1000 ).</w:t>
      </w:r>
    </w:p>
    <w:p w:rsidR="00E80D28" w:rsidRPr="009A3944" w:rsidRDefault="00E80D28" w:rsidP="00E80D28">
      <w:pPr>
        <w:numPr>
          <w:ilvl w:val="0"/>
          <w:numId w:val="56"/>
        </w:numPr>
        <w:suppressAutoHyphens/>
        <w:rPr>
          <w:rStyle w:val="CDT"/>
          <w:rFonts w:ascii="Times New Roman" w:eastAsia="Courier New" w:hAnsi="Times New Roman"/>
          <w:sz w:val="24"/>
        </w:rPr>
      </w:pPr>
      <w:r w:rsidRPr="009A3944">
        <w:rPr>
          <w:rStyle w:val="CDT"/>
          <w:rFonts w:ascii="Times New Roman" w:eastAsia="Courier New" w:hAnsi="Times New Roman"/>
          <w:sz w:val="24"/>
        </w:rPr>
        <w:t xml:space="preserve"> sum = sum – 30 should be sum = sum + 30 or else the loop may never end.</w:t>
      </w:r>
    </w:p>
    <w:p w:rsidR="00E80D28" w:rsidRPr="009A3944" w:rsidRDefault="00E80D28" w:rsidP="00E80D28">
      <w:pPr>
        <w:numPr>
          <w:ins w:id="320" w:author="Windows" w:date="2005-06-24T10:03:00Z"/>
        </w:numPr>
        <w:outlineLvl w:val="0"/>
        <w:rPr>
          <w:rStyle w:val="basetext"/>
          <w:sz w:val="24"/>
        </w:rPr>
      </w:pPr>
      <w:r w:rsidRPr="009A3944">
        <w:rPr>
          <w:rStyle w:val="basetext"/>
          <w:sz w:val="24"/>
        </w:rPr>
        <w:t xml:space="preserve">10. How many times will the following loop print </w:t>
      </w:r>
      <w:r w:rsidRPr="009A3944">
        <w:rPr>
          <w:rStyle w:val="CDT"/>
          <w:rFonts w:ascii="Times New Roman" w:eastAsia="Courier New" w:hAnsi="Times New Roman"/>
          <w:sz w:val="24"/>
        </w:rPr>
        <w:t>hello</w:t>
      </w:r>
      <w:r w:rsidRPr="009A3944">
        <w:rPr>
          <w:rStyle w:val="basetext"/>
          <w:sz w:val="24"/>
        </w:rPr>
        <w:t>?</w:t>
      </w:r>
    </w:p>
    <w:p w:rsidR="00E80D28" w:rsidRPr="009A3944" w:rsidRDefault="00E80D28" w:rsidP="00C90D88">
      <w:pPr>
        <w:ind w:firstLine="720"/>
        <w:outlineLvl w:val="0"/>
        <w:rPr>
          <w:rStyle w:val="CDT"/>
          <w:rFonts w:ascii="Courier New" w:eastAsia="Courier New" w:hAnsi="Courier New" w:cs="Courier New"/>
          <w:szCs w:val="20"/>
        </w:rPr>
      </w:pPr>
      <w:r w:rsidRPr="009A3944">
        <w:rPr>
          <w:rStyle w:val="CDT"/>
          <w:rFonts w:ascii="Courier New" w:eastAsia="Courier New" w:hAnsi="Courier New" w:cs="Courier New"/>
          <w:szCs w:val="20"/>
        </w:rPr>
        <w:tab/>
        <w:t>i = 1;</w:t>
      </w:r>
    </w:p>
    <w:p w:rsidR="00E80D28" w:rsidRPr="009A3944" w:rsidRDefault="00E80D28" w:rsidP="00C90D88">
      <w:pPr>
        <w:ind w:firstLine="720"/>
        <w:outlineLvl w:val="0"/>
        <w:rPr>
          <w:rStyle w:val="CDT"/>
          <w:rFonts w:ascii="Courier New" w:eastAsia="Courier New" w:hAnsi="Courier New" w:cs="Courier New"/>
          <w:szCs w:val="20"/>
        </w:rPr>
      </w:pPr>
      <w:r w:rsidRPr="009A3944">
        <w:rPr>
          <w:rStyle w:val="CDT"/>
          <w:rFonts w:ascii="Courier New" w:eastAsia="Courier New" w:hAnsi="Courier New" w:cs="Courier New"/>
          <w:szCs w:val="20"/>
        </w:rPr>
        <w:tab/>
        <w:t>while ( i &lt;= 10 )</w:t>
      </w:r>
    </w:p>
    <w:p w:rsidR="00E80D28" w:rsidRPr="009A3944" w:rsidRDefault="00E80D28" w:rsidP="00C90D88">
      <w:pPr>
        <w:ind w:firstLine="720"/>
        <w:outlineLvl w:val="0"/>
        <w:rPr>
          <w:rStyle w:val="CDT"/>
          <w:rFonts w:ascii="Courier New" w:eastAsia="Courier New" w:hAnsi="Courier New" w:cs="Courier New"/>
          <w:szCs w:val="20"/>
        </w:rPr>
      </w:pPr>
      <w:r w:rsidRPr="009A3944">
        <w:rPr>
          <w:rStyle w:val="CDT"/>
          <w:rFonts w:ascii="Courier New" w:eastAsia="Courier New" w:hAnsi="Courier New" w:cs="Courier New"/>
          <w:szCs w:val="20"/>
        </w:rPr>
        <w:tab/>
      </w:r>
      <w:r w:rsidRPr="009A3944">
        <w:rPr>
          <w:rStyle w:val="CDT"/>
          <w:rFonts w:ascii="Courier New" w:eastAsia="Courier New" w:hAnsi="Courier New" w:cs="Courier New"/>
          <w:szCs w:val="20"/>
        </w:rPr>
        <w:tab/>
        <w:t>cout &lt;&lt; "hello";</w:t>
      </w:r>
      <w:r w:rsidRPr="009A3944">
        <w:rPr>
          <w:rStyle w:val="CDT"/>
          <w:rFonts w:ascii="Courier New" w:eastAsia="Courier New" w:hAnsi="Courier New" w:cs="Courier New"/>
          <w:szCs w:val="20"/>
        </w:rPr>
        <w:tab/>
      </w:r>
    </w:p>
    <w:p w:rsidR="00E80D28" w:rsidRPr="009A3944" w:rsidRDefault="00E80D28" w:rsidP="00E80D28">
      <w:pPr>
        <w:numPr>
          <w:ilvl w:val="0"/>
          <w:numId w:val="57"/>
        </w:numPr>
        <w:suppressAutoHyphens/>
        <w:rPr>
          <w:rStyle w:val="basetext"/>
          <w:sz w:val="24"/>
        </w:rPr>
      </w:pPr>
      <w:r w:rsidRPr="009A3944">
        <w:rPr>
          <w:rStyle w:val="basetext"/>
          <w:sz w:val="24"/>
        </w:rPr>
        <w:t>0.</w:t>
      </w:r>
    </w:p>
    <w:p w:rsidR="00E80D28" w:rsidRPr="009A3944" w:rsidRDefault="00E80D28" w:rsidP="00E80D28">
      <w:pPr>
        <w:numPr>
          <w:ilvl w:val="0"/>
          <w:numId w:val="57"/>
        </w:numPr>
        <w:suppressAutoHyphens/>
        <w:rPr>
          <w:rStyle w:val="basetext"/>
          <w:sz w:val="24"/>
        </w:rPr>
      </w:pPr>
      <w:r w:rsidRPr="009A3944">
        <w:rPr>
          <w:rStyle w:val="basetext"/>
          <w:sz w:val="24"/>
        </w:rPr>
        <w:t xml:space="preserve"> 9.</w:t>
      </w:r>
    </w:p>
    <w:p w:rsidR="00E80D28" w:rsidRPr="009A3944" w:rsidRDefault="00E80D28" w:rsidP="00E80D28">
      <w:pPr>
        <w:numPr>
          <w:ilvl w:val="0"/>
          <w:numId w:val="57"/>
        </w:numPr>
        <w:suppressAutoHyphens/>
        <w:rPr>
          <w:rStyle w:val="basetext"/>
          <w:sz w:val="24"/>
        </w:rPr>
      </w:pPr>
      <w:r w:rsidRPr="009A3944">
        <w:rPr>
          <w:rStyle w:val="basetext"/>
          <w:sz w:val="24"/>
        </w:rPr>
        <w:t xml:space="preserve"> 10.</w:t>
      </w:r>
    </w:p>
    <w:p w:rsidR="00E80D28" w:rsidRPr="009A3944" w:rsidRDefault="00E80D28" w:rsidP="00E80D28">
      <w:pPr>
        <w:numPr>
          <w:ilvl w:val="0"/>
          <w:numId w:val="57"/>
        </w:numPr>
        <w:suppressAutoHyphens/>
        <w:rPr>
          <w:rStyle w:val="basetext"/>
          <w:sz w:val="24"/>
        </w:rPr>
      </w:pPr>
      <w:r w:rsidRPr="009A3944">
        <w:rPr>
          <w:rStyle w:val="basetext"/>
          <w:sz w:val="24"/>
        </w:rPr>
        <w:t xml:space="preserve"> An infinite number of times.</w:t>
      </w:r>
    </w:p>
    <w:p w:rsidR="00E80D28" w:rsidRPr="009A3944" w:rsidRDefault="00E80D28" w:rsidP="00E80D28">
      <w:pPr>
        <w:outlineLvl w:val="0"/>
        <w:rPr>
          <w:rStyle w:val="basetext"/>
          <w:sz w:val="24"/>
        </w:rPr>
      </w:pPr>
      <w:r w:rsidRPr="009A3944">
        <w:rPr>
          <w:rStyle w:val="basetext"/>
          <w:sz w:val="24"/>
        </w:rPr>
        <w:t>11. Indefinite repetition is controlled by a:</w:t>
      </w:r>
    </w:p>
    <w:p w:rsidR="00E80D28" w:rsidRPr="009A3944" w:rsidRDefault="00E80D28" w:rsidP="00E80D28">
      <w:pPr>
        <w:numPr>
          <w:ilvl w:val="0"/>
          <w:numId w:val="58"/>
        </w:numPr>
        <w:suppressAutoHyphens/>
        <w:rPr>
          <w:rStyle w:val="CDT"/>
          <w:rFonts w:ascii="Times New Roman" w:eastAsia="Courier New" w:hAnsi="Times New Roman"/>
          <w:sz w:val="24"/>
        </w:rPr>
      </w:pPr>
      <w:r w:rsidRPr="009A3944">
        <w:rPr>
          <w:rStyle w:val="CDT"/>
          <w:rFonts w:ascii="Times New Roman" w:eastAsia="Courier New" w:hAnsi="Times New Roman"/>
          <w:sz w:val="24"/>
        </w:rPr>
        <w:t xml:space="preserve"> Counter.</w:t>
      </w:r>
    </w:p>
    <w:p w:rsidR="00E80D28" w:rsidRPr="009A3944" w:rsidRDefault="00E80D28" w:rsidP="00E80D28">
      <w:pPr>
        <w:numPr>
          <w:ilvl w:val="0"/>
          <w:numId w:val="58"/>
        </w:numPr>
        <w:suppressAutoHyphens/>
        <w:rPr>
          <w:rStyle w:val="CDT"/>
          <w:rFonts w:ascii="Times New Roman" w:eastAsia="Courier New" w:hAnsi="Times New Roman"/>
          <w:sz w:val="24"/>
        </w:rPr>
      </w:pPr>
      <w:r w:rsidRPr="009A3944">
        <w:rPr>
          <w:rStyle w:val="CDT"/>
          <w:rFonts w:ascii="Times New Roman" w:eastAsia="Courier New" w:hAnsi="Times New Roman"/>
          <w:sz w:val="24"/>
        </w:rPr>
        <w:t xml:space="preserve"> Sentinel value.</w:t>
      </w:r>
    </w:p>
    <w:p w:rsidR="00E80D28" w:rsidRPr="009A3944" w:rsidRDefault="00E80D28" w:rsidP="00E80D28">
      <w:pPr>
        <w:numPr>
          <w:ilvl w:val="0"/>
          <w:numId w:val="58"/>
        </w:numPr>
        <w:suppressAutoHyphens/>
        <w:rPr>
          <w:rStyle w:val="CDT"/>
          <w:rFonts w:ascii="Times New Roman" w:eastAsia="Courier New" w:hAnsi="Times New Roman"/>
          <w:sz w:val="24"/>
        </w:rPr>
      </w:pPr>
      <w:r w:rsidRPr="009A3944">
        <w:rPr>
          <w:rStyle w:val="CDT"/>
          <w:rFonts w:ascii="Times New Roman" w:eastAsia="Courier New" w:hAnsi="Times New Roman"/>
          <w:sz w:val="24"/>
        </w:rPr>
        <w:t xml:space="preserve"> Absence of a condition.</w:t>
      </w:r>
    </w:p>
    <w:p w:rsidR="00E80D28" w:rsidRPr="009A3944" w:rsidRDefault="00E80D28" w:rsidP="00E80D28">
      <w:pPr>
        <w:numPr>
          <w:ilvl w:val="0"/>
          <w:numId w:val="58"/>
        </w:numPr>
        <w:suppressAutoHyphens/>
        <w:outlineLvl w:val="0"/>
        <w:rPr>
          <w:rStyle w:val="CDT"/>
          <w:rFonts w:ascii="Arial" w:hAnsi="Arial"/>
        </w:rPr>
      </w:pPr>
      <w:r w:rsidRPr="009A3944">
        <w:rPr>
          <w:rStyle w:val="CDT"/>
          <w:rFonts w:ascii="Times New Roman" w:eastAsia="Courier New" w:hAnsi="Times New Roman"/>
          <w:sz w:val="24"/>
        </w:rPr>
        <w:t xml:space="preserve"> Non-constant condition.</w:t>
      </w:r>
    </w:p>
    <w:p w:rsidR="005E780C" w:rsidRPr="009A3944" w:rsidRDefault="005E780C" w:rsidP="005E780C">
      <w:pPr>
        <w:suppressAutoHyphens/>
        <w:outlineLvl w:val="0"/>
        <w:rPr>
          <w:rStyle w:val="CDT"/>
          <w:rFonts w:ascii="Times New Roman" w:eastAsia="Courier New" w:hAnsi="Times New Roman"/>
          <w:sz w:val="24"/>
        </w:rPr>
      </w:pPr>
    </w:p>
    <w:p w:rsidR="005E780C" w:rsidRPr="009A3944" w:rsidRDefault="005E780C" w:rsidP="005E780C">
      <w:pPr>
        <w:suppressAutoHyphens/>
        <w:outlineLvl w:val="0"/>
        <w:rPr>
          <w:rStyle w:val="CDT"/>
          <w:rFonts w:ascii="Times New Roman" w:eastAsia="Courier New" w:hAnsi="Times New Roman"/>
          <w:sz w:val="24"/>
        </w:rPr>
      </w:pPr>
    </w:p>
    <w:p w:rsidR="005449F8" w:rsidRPr="009A3944" w:rsidRDefault="005449F8" w:rsidP="005E780C">
      <w:pPr>
        <w:suppressAutoHyphens/>
        <w:outlineLvl w:val="0"/>
        <w:rPr>
          <w:rStyle w:val="CDT"/>
          <w:rFonts w:ascii="Times New Roman" w:eastAsia="Courier New" w:hAnsi="Times New Roman"/>
          <w:sz w:val="24"/>
        </w:rPr>
      </w:pPr>
    </w:p>
    <w:p w:rsidR="005E780C" w:rsidRPr="009A3944" w:rsidRDefault="005E780C" w:rsidP="005E780C">
      <w:pPr>
        <w:suppressAutoHyphens/>
        <w:outlineLvl w:val="0"/>
      </w:pPr>
    </w:p>
    <w:p w:rsidR="00E80D28" w:rsidRPr="009A3944" w:rsidRDefault="00E80D28" w:rsidP="00E80D28">
      <w:pPr>
        <w:outlineLvl w:val="0"/>
        <w:rPr>
          <w:rStyle w:val="basetext"/>
          <w:sz w:val="24"/>
        </w:rPr>
      </w:pPr>
      <w:r w:rsidRPr="009A3944">
        <w:rPr>
          <w:rStyle w:val="basetext"/>
          <w:sz w:val="24"/>
        </w:rPr>
        <w:t>12. Having a loop within a loop is known as:</w:t>
      </w:r>
    </w:p>
    <w:p w:rsidR="00E80D28" w:rsidRPr="009A3944" w:rsidRDefault="00E80D28" w:rsidP="00E80D28">
      <w:pPr>
        <w:numPr>
          <w:ilvl w:val="0"/>
          <w:numId w:val="59"/>
        </w:numPr>
        <w:suppressAutoHyphens/>
        <w:rPr>
          <w:rStyle w:val="CDT"/>
          <w:rFonts w:ascii="Times New Roman" w:eastAsia="Courier New" w:hAnsi="Times New Roman"/>
          <w:sz w:val="24"/>
        </w:rPr>
      </w:pPr>
      <w:r w:rsidRPr="009A3944">
        <w:rPr>
          <w:rStyle w:val="CDT"/>
          <w:rFonts w:ascii="Times New Roman" w:eastAsia="Courier New" w:hAnsi="Times New Roman"/>
          <w:sz w:val="24"/>
        </w:rPr>
        <w:t xml:space="preserve"> Recursion.</w:t>
      </w:r>
    </w:p>
    <w:p w:rsidR="00E80D28" w:rsidRPr="009A3944" w:rsidRDefault="00E80D28" w:rsidP="00E80D28">
      <w:pPr>
        <w:numPr>
          <w:ilvl w:val="0"/>
          <w:numId w:val="59"/>
        </w:numPr>
        <w:suppressAutoHyphens/>
        <w:rPr>
          <w:rStyle w:val="CDT"/>
          <w:rFonts w:ascii="Times New Roman" w:eastAsia="Courier New" w:hAnsi="Times New Roman"/>
          <w:sz w:val="24"/>
        </w:rPr>
      </w:pPr>
      <w:r w:rsidRPr="009A3944">
        <w:rPr>
          <w:rStyle w:val="CDT"/>
          <w:rFonts w:ascii="Times New Roman" w:eastAsia="Courier New" w:hAnsi="Times New Roman"/>
          <w:sz w:val="24"/>
        </w:rPr>
        <w:t xml:space="preserve"> Doubling up.</w:t>
      </w:r>
    </w:p>
    <w:p w:rsidR="00E80D28" w:rsidRPr="009A3944" w:rsidRDefault="00E80D28" w:rsidP="00E80D28">
      <w:pPr>
        <w:numPr>
          <w:ilvl w:val="0"/>
          <w:numId w:val="59"/>
        </w:numPr>
        <w:suppressAutoHyphens/>
        <w:rPr>
          <w:rStyle w:val="CDT"/>
          <w:rFonts w:ascii="Times New Roman" w:eastAsia="Courier New" w:hAnsi="Times New Roman"/>
          <w:sz w:val="24"/>
        </w:rPr>
      </w:pPr>
      <w:r w:rsidRPr="009A3944">
        <w:rPr>
          <w:rStyle w:val="CDT"/>
          <w:rFonts w:ascii="Times New Roman" w:eastAsia="Courier New" w:hAnsi="Times New Roman"/>
          <w:sz w:val="24"/>
        </w:rPr>
        <w:t xml:space="preserve"> Nesting.</w:t>
      </w:r>
    </w:p>
    <w:p w:rsidR="00E80D28" w:rsidRPr="009A3944" w:rsidRDefault="00E80D28" w:rsidP="00E80D28">
      <w:pPr>
        <w:numPr>
          <w:ilvl w:val="0"/>
          <w:numId w:val="59"/>
        </w:numPr>
        <w:suppressAutoHyphens/>
        <w:rPr>
          <w:rStyle w:val="CDT"/>
          <w:rFonts w:ascii="Times New Roman" w:eastAsia="Courier New" w:hAnsi="Times New Roman"/>
          <w:sz w:val="24"/>
        </w:rPr>
      </w:pPr>
      <w:r w:rsidRPr="009A3944">
        <w:rPr>
          <w:rStyle w:val="CDT"/>
          <w:rFonts w:ascii="Times New Roman" w:eastAsia="Courier New" w:hAnsi="Times New Roman"/>
          <w:sz w:val="24"/>
        </w:rPr>
        <w:t xml:space="preserve"> Stacking.</w:t>
      </w:r>
    </w:p>
    <w:p w:rsidR="00E80D28" w:rsidRPr="009A3944" w:rsidRDefault="00E80D28" w:rsidP="00E80D28">
      <w:pPr>
        <w:outlineLvl w:val="0"/>
        <w:rPr>
          <w:rStyle w:val="basetext"/>
          <w:sz w:val="24"/>
        </w:rPr>
      </w:pPr>
      <w:r w:rsidRPr="009A3944">
        <w:rPr>
          <w:rStyle w:val="basetext"/>
          <w:sz w:val="24"/>
        </w:rPr>
        <w:t xml:space="preserve">13. If </w:t>
      </w:r>
      <w:r w:rsidRPr="009A3944">
        <w:rPr>
          <w:rStyle w:val="CDT"/>
          <w:rFonts w:ascii="Times New Roman" w:eastAsia="Courier New" w:hAnsi="Times New Roman"/>
          <w:sz w:val="24"/>
        </w:rPr>
        <w:t>x</w:t>
      </w:r>
      <w:r w:rsidRPr="009A3944">
        <w:rPr>
          <w:rStyle w:val="basetext"/>
          <w:sz w:val="24"/>
        </w:rPr>
        <w:t xml:space="preserve"> initially contains the value </w:t>
      </w:r>
      <w:r w:rsidRPr="009A3944">
        <w:rPr>
          <w:rStyle w:val="CDT"/>
          <w:rFonts w:ascii="Times New Roman" w:eastAsia="Courier New" w:hAnsi="Times New Roman"/>
          <w:sz w:val="24"/>
        </w:rPr>
        <w:t>3</w:t>
      </w:r>
      <w:r w:rsidRPr="009A3944">
        <w:rPr>
          <w:rStyle w:val="basetext"/>
          <w:sz w:val="24"/>
        </w:rPr>
        <w:t xml:space="preserve">, which of the following sets </w:t>
      </w:r>
      <w:r w:rsidRPr="009A3944">
        <w:rPr>
          <w:rStyle w:val="CDT"/>
          <w:rFonts w:ascii="Times New Roman" w:eastAsia="Courier New" w:hAnsi="Times New Roman"/>
          <w:sz w:val="24"/>
        </w:rPr>
        <w:t>x</w:t>
      </w:r>
      <w:r w:rsidRPr="009A3944">
        <w:rPr>
          <w:rStyle w:val="basetext"/>
          <w:sz w:val="24"/>
        </w:rPr>
        <w:t xml:space="preserve"> to </w:t>
      </w:r>
      <w:r w:rsidRPr="009A3944">
        <w:rPr>
          <w:rStyle w:val="CDT"/>
          <w:rFonts w:ascii="Times New Roman" w:eastAsia="Courier New" w:hAnsi="Times New Roman"/>
          <w:sz w:val="24"/>
        </w:rPr>
        <w:t>7</w:t>
      </w:r>
      <w:r w:rsidRPr="009A3944">
        <w:rPr>
          <w:rStyle w:val="basetext"/>
          <w:sz w:val="24"/>
        </w:rPr>
        <w:t>?</w:t>
      </w:r>
    </w:p>
    <w:p w:rsidR="00E80D28" w:rsidRPr="009A3944" w:rsidRDefault="00E80D28" w:rsidP="00E80D28">
      <w:pPr>
        <w:numPr>
          <w:ilvl w:val="0"/>
          <w:numId w:val="60"/>
        </w:numPr>
        <w:suppressAutoHyphens/>
        <w:rPr>
          <w:rStyle w:val="CDT"/>
          <w:rFonts w:ascii="Times New Roman" w:eastAsia="Courier New" w:hAnsi="Times New Roman"/>
          <w:sz w:val="24"/>
        </w:rPr>
      </w:pPr>
      <w:r w:rsidRPr="009A3944">
        <w:rPr>
          <w:rStyle w:val="CDT"/>
          <w:rFonts w:ascii="Times New Roman" w:eastAsia="Courier New" w:hAnsi="Times New Roman"/>
          <w:sz w:val="24"/>
        </w:rPr>
        <w:t xml:space="preserve"> x ++ 4;</w:t>
      </w:r>
    </w:p>
    <w:p w:rsidR="00E80D28" w:rsidRPr="009A3944" w:rsidRDefault="00E80D28" w:rsidP="00E80D28">
      <w:pPr>
        <w:numPr>
          <w:ilvl w:val="0"/>
          <w:numId w:val="60"/>
        </w:numPr>
        <w:suppressAutoHyphens/>
        <w:rPr>
          <w:rStyle w:val="CDT"/>
          <w:rFonts w:ascii="Times New Roman" w:eastAsia="Courier New" w:hAnsi="Times New Roman"/>
          <w:sz w:val="24"/>
        </w:rPr>
      </w:pPr>
      <w:r w:rsidRPr="009A3944">
        <w:rPr>
          <w:rStyle w:val="CDT"/>
          <w:rFonts w:ascii="Times New Roman" w:eastAsia="Courier New" w:hAnsi="Times New Roman"/>
          <w:sz w:val="24"/>
        </w:rPr>
        <w:t xml:space="preserve"> x += 4;</w:t>
      </w:r>
    </w:p>
    <w:p w:rsidR="00E80D28" w:rsidRPr="009A3944" w:rsidRDefault="00E80D28" w:rsidP="00E80D28">
      <w:pPr>
        <w:numPr>
          <w:ilvl w:val="0"/>
          <w:numId w:val="60"/>
        </w:numPr>
        <w:suppressAutoHyphens/>
        <w:rPr>
          <w:rStyle w:val="CDT"/>
          <w:rFonts w:ascii="Times New Roman" w:eastAsia="Courier New" w:hAnsi="Times New Roman"/>
          <w:sz w:val="24"/>
        </w:rPr>
      </w:pPr>
      <w:r w:rsidRPr="009A3944">
        <w:rPr>
          <w:rStyle w:val="CDT"/>
          <w:rFonts w:ascii="Times New Roman" w:eastAsia="Courier New" w:hAnsi="Times New Roman"/>
          <w:sz w:val="24"/>
        </w:rPr>
        <w:t xml:space="preserve"> x =+ 4;</w:t>
      </w:r>
    </w:p>
    <w:p w:rsidR="00E80D28" w:rsidRPr="009A3944" w:rsidRDefault="00E80D28" w:rsidP="00E80D28">
      <w:pPr>
        <w:numPr>
          <w:ilvl w:val="0"/>
          <w:numId w:val="60"/>
        </w:numPr>
        <w:suppressAutoHyphens/>
        <w:outlineLvl w:val="0"/>
      </w:pPr>
      <w:r w:rsidRPr="009A3944">
        <w:rPr>
          <w:rStyle w:val="CDT"/>
          <w:rFonts w:ascii="Times New Roman" w:eastAsia="Courier New" w:hAnsi="Times New Roman"/>
          <w:sz w:val="24"/>
        </w:rPr>
        <w:t xml:space="preserve"> x + 4 = x;</w:t>
      </w:r>
    </w:p>
    <w:p w:rsidR="00E80D28" w:rsidRPr="009A3944" w:rsidRDefault="00E80D28" w:rsidP="00E80D28">
      <w:pPr>
        <w:outlineLvl w:val="0"/>
        <w:rPr>
          <w:rStyle w:val="basetext"/>
          <w:sz w:val="24"/>
        </w:rPr>
      </w:pPr>
      <w:r w:rsidRPr="009A3944">
        <w:rPr>
          <w:rStyle w:val="basetext"/>
          <w:sz w:val="24"/>
        </w:rPr>
        <w:t xml:space="preserve">14. Assuming that </w:t>
      </w:r>
      <w:r w:rsidRPr="009A3944">
        <w:rPr>
          <w:rStyle w:val="CDT"/>
          <w:rFonts w:ascii="Times New Roman" w:eastAsia="Courier New" w:hAnsi="Times New Roman"/>
          <w:sz w:val="24"/>
        </w:rPr>
        <w:t>x</w:t>
      </w:r>
      <w:r w:rsidRPr="009A3944">
        <w:rPr>
          <w:rStyle w:val="basetext"/>
          <w:sz w:val="24"/>
        </w:rPr>
        <w:t xml:space="preserve"> and </w:t>
      </w:r>
      <w:r w:rsidRPr="009A3944">
        <w:rPr>
          <w:rStyle w:val="CDT"/>
          <w:rFonts w:ascii="Times New Roman" w:eastAsia="Courier New" w:hAnsi="Times New Roman"/>
          <w:sz w:val="24"/>
        </w:rPr>
        <w:t>y</w:t>
      </w:r>
      <w:r w:rsidRPr="009A3944">
        <w:rPr>
          <w:rStyle w:val="basetext"/>
          <w:sz w:val="24"/>
        </w:rPr>
        <w:t xml:space="preserve"> are equal to </w:t>
      </w:r>
      <w:r w:rsidRPr="009A3944">
        <w:rPr>
          <w:rStyle w:val="CDT"/>
          <w:rFonts w:ascii="Times New Roman" w:eastAsia="Courier New" w:hAnsi="Times New Roman"/>
          <w:sz w:val="24"/>
        </w:rPr>
        <w:t>3</w:t>
      </w:r>
      <w:r w:rsidRPr="009A3944">
        <w:rPr>
          <w:rStyle w:val="basetext"/>
          <w:sz w:val="24"/>
        </w:rPr>
        <w:t xml:space="preserve"> and </w:t>
      </w:r>
      <w:r w:rsidRPr="009A3944">
        <w:rPr>
          <w:rStyle w:val="CDT"/>
          <w:rFonts w:ascii="Times New Roman" w:eastAsia="Courier New" w:hAnsi="Times New Roman"/>
          <w:sz w:val="24"/>
        </w:rPr>
        <w:t>2</w:t>
      </w:r>
      <w:r w:rsidRPr="009A3944">
        <w:rPr>
          <w:rStyle w:val="basetext"/>
          <w:sz w:val="24"/>
        </w:rPr>
        <w:t xml:space="preserve">, respectively, after the statement </w:t>
      </w:r>
      <w:r w:rsidRPr="009A3944">
        <w:rPr>
          <w:rStyle w:val="CDT"/>
          <w:rFonts w:ascii="Times New Roman" w:eastAsia="Courier New" w:hAnsi="Times New Roman"/>
          <w:sz w:val="24"/>
        </w:rPr>
        <w:t>x -= y</w:t>
      </w:r>
      <w:r w:rsidRPr="009A3944">
        <w:rPr>
          <w:rStyle w:val="basetext"/>
          <w:sz w:val="24"/>
        </w:rPr>
        <w:t xml:space="preserve"> executes, the values of </w:t>
      </w:r>
      <w:r w:rsidRPr="009A3944">
        <w:rPr>
          <w:rStyle w:val="CDT"/>
          <w:rFonts w:ascii="Times New Roman" w:eastAsia="Courier New" w:hAnsi="Times New Roman"/>
          <w:sz w:val="24"/>
        </w:rPr>
        <w:t>x</w:t>
      </w:r>
      <w:r w:rsidRPr="009A3944">
        <w:rPr>
          <w:rStyle w:val="basetext"/>
          <w:sz w:val="24"/>
        </w:rPr>
        <w:t xml:space="preserve"> and </w:t>
      </w:r>
      <w:r w:rsidRPr="009A3944">
        <w:rPr>
          <w:rStyle w:val="CDT"/>
          <w:rFonts w:ascii="Times New Roman" w:eastAsia="Courier New" w:hAnsi="Times New Roman"/>
          <w:sz w:val="24"/>
        </w:rPr>
        <w:t>y</w:t>
      </w:r>
      <w:r w:rsidRPr="009A3944">
        <w:rPr>
          <w:rStyle w:val="basetext"/>
          <w:sz w:val="24"/>
        </w:rPr>
        <w:t xml:space="preserve"> will be:</w:t>
      </w:r>
    </w:p>
    <w:p w:rsidR="00E80D28" w:rsidRPr="009A3944" w:rsidRDefault="00E80D28" w:rsidP="00E80D28">
      <w:pPr>
        <w:numPr>
          <w:ilvl w:val="0"/>
          <w:numId w:val="61"/>
        </w:numPr>
        <w:suppressAutoHyphens/>
        <w:rPr>
          <w:rStyle w:val="CDT"/>
          <w:rFonts w:ascii="Times New Roman" w:eastAsia="Courier New" w:hAnsi="Times New Roman"/>
          <w:sz w:val="24"/>
        </w:rPr>
      </w:pPr>
      <w:r w:rsidRPr="009A3944">
        <w:rPr>
          <w:rStyle w:val="CDT"/>
          <w:rFonts w:ascii="Times New Roman" w:eastAsia="Courier New" w:hAnsi="Times New Roman"/>
          <w:sz w:val="24"/>
        </w:rPr>
        <w:t xml:space="preserve"> x: 5; y: 3</w:t>
      </w:r>
    </w:p>
    <w:p w:rsidR="00E80D28" w:rsidRPr="009A3944" w:rsidRDefault="00E80D28" w:rsidP="00E80D28">
      <w:pPr>
        <w:numPr>
          <w:ilvl w:val="0"/>
          <w:numId w:val="61"/>
        </w:numPr>
        <w:suppressAutoHyphens/>
        <w:rPr>
          <w:rStyle w:val="CDT"/>
          <w:rFonts w:ascii="Times New Roman" w:eastAsia="Courier New" w:hAnsi="Times New Roman"/>
          <w:sz w:val="24"/>
        </w:rPr>
      </w:pPr>
      <w:r w:rsidRPr="009A3944">
        <w:rPr>
          <w:rStyle w:val="CDT"/>
          <w:rFonts w:ascii="Times New Roman" w:eastAsia="Courier New" w:hAnsi="Times New Roman"/>
          <w:sz w:val="24"/>
        </w:rPr>
        <w:t xml:space="preserve"> x: 3; y: -1</w:t>
      </w:r>
    </w:p>
    <w:p w:rsidR="00E80D28" w:rsidRPr="009A3944" w:rsidRDefault="00E80D28" w:rsidP="00E80D28">
      <w:pPr>
        <w:numPr>
          <w:ilvl w:val="0"/>
          <w:numId w:val="61"/>
        </w:numPr>
        <w:suppressAutoHyphens/>
        <w:rPr>
          <w:rStyle w:val="CDT"/>
          <w:rFonts w:ascii="Times New Roman" w:eastAsia="Courier New" w:hAnsi="Times New Roman"/>
          <w:sz w:val="24"/>
        </w:rPr>
      </w:pPr>
      <w:r w:rsidRPr="009A3944">
        <w:rPr>
          <w:rStyle w:val="CDT"/>
          <w:rFonts w:ascii="Times New Roman" w:eastAsia="Courier New" w:hAnsi="Times New Roman"/>
          <w:sz w:val="24"/>
        </w:rPr>
        <w:t xml:space="preserve"> x: 3; y: 5</w:t>
      </w:r>
    </w:p>
    <w:p w:rsidR="00E80D28" w:rsidRPr="009A3944" w:rsidRDefault="00E80D28" w:rsidP="00E80D28">
      <w:pPr>
        <w:numPr>
          <w:ilvl w:val="0"/>
          <w:numId w:val="61"/>
        </w:numPr>
        <w:suppressAutoHyphens/>
        <w:rPr>
          <w:rStyle w:val="CDT"/>
          <w:rFonts w:ascii="Times New Roman" w:eastAsia="Courier New" w:hAnsi="Times New Roman"/>
          <w:sz w:val="24"/>
        </w:rPr>
      </w:pPr>
      <w:r w:rsidRPr="009A3944">
        <w:rPr>
          <w:rStyle w:val="CDT"/>
          <w:rFonts w:ascii="Times New Roman" w:eastAsia="Courier New" w:hAnsi="Times New Roman"/>
          <w:sz w:val="24"/>
        </w:rPr>
        <w:t xml:space="preserve"> x: 1; y: 2</w:t>
      </w:r>
    </w:p>
    <w:p w:rsidR="00E80D28" w:rsidRPr="009A3944" w:rsidRDefault="00E80D28" w:rsidP="00E80D28">
      <w:pPr>
        <w:outlineLvl w:val="0"/>
        <w:rPr>
          <w:rStyle w:val="basetext"/>
          <w:sz w:val="24"/>
        </w:rPr>
      </w:pPr>
      <w:r w:rsidRPr="009A3944">
        <w:rPr>
          <w:rStyle w:val="basetext"/>
          <w:sz w:val="24"/>
        </w:rPr>
        <w:t xml:space="preserve">15. Which of the following will not increment </w:t>
      </w:r>
      <w:r w:rsidRPr="009A3944">
        <w:rPr>
          <w:rStyle w:val="CDT"/>
          <w:rFonts w:ascii="Times New Roman" w:eastAsia="Courier New" w:hAnsi="Times New Roman"/>
          <w:sz w:val="24"/>
        </w:rPr>
        <w:t>c</w:t>
      </w:r>
      <w:r w:rsidRPr="009A3944">
        <w:rPr>
          <w:rStyle w:val="basetext"/>
          <w:sz w:val="24"/>
        </w:rPr>
        <w:t xml:space="preserve"> by </w:t>
      </w:r>
      <w:r w:rsidRPr="009A3944">
        <w:rPr>
          <w:rStyle w:val="CDT"/>
          <w:rFonts w:ascii="Times New Roman" w:eastAsia="Courier New" w:hAnsi="Times New Roman"/>
          <w:sz w:val="24"/>
        </w:rPr>
        <w:t>1</w:t>
      </w:r>
      <w:r w:rsidRPr="009A3944">
        <w:rPr>
          <w:rStyle w:val="basetext"/>
          <w:sz w:val="24"/>
        </w:rPr>
        <w:t>?</w:t>
      </w:r>
    </w:p>
    <w:p w:rsidR="00E80D28" w:rsidRPr="009A3944" w:rsidRDefault="00E80D28" w:rsidP="00E80D28">
      <w:pPr>
        <w:numPr>
          <w:ilvl w:val="0"/>
          <w:numId w:val="62"/>
        </w:numPr>
        <w:suppressAutoHyphens/>
        <w:rPr>
          <w:rStyle w:val="CDT"/>
          <w:rFonts w:ascii="Times New Roman" w:eastAsia="Courier New" w:hAnsi="Times New Roman"/>
          <w:sz w:val="24"/>
        </w:rPr>
      </w:pPr>
      <w:r w:rsidRPr="009A3944">
        <w:rPr>
          <w:rStyle w:val="CDT"/>
          <w:rFonts w:ascii="Times New Roman" w:eastAsia="Courier New" w:hAnsi="Times New Roman"/>
          <w:sz w:val="24"/>
        </w:rPr>
        <w:t xml:space="preserve"> c + 1;</w:t>
      </w:r>
    </w:p>
    <w:p w:rsidR="00E80D28" w:rsidRPr="009A3944" w:rsidRDefault="00E80D28" w:rsidP="00E80D28">
      <w:pPr>
        <w:numPr>
          <w:ilvl w:val="0"/>
          <w:numId w:val="62"/>
        </w:numPr>
        <w:suppressAutoHyphens/>
        <w:rPr>
          <w:rStyle w:val="CDT"/>
          <w:rFonts w:ascii="Times New Roman" w:eastAsia="Courier New" w:hAnsi="Times New Roman"/>
          <w:sz w:val="24"/>
        </w:rPr>
      </w:pPr>
      <w:r w:rsidRPr="009A3944">
        <w:rPr>
          <w:rStyle w:val="CDT"/>
          <w:rFonts w:ascii="Times New Roman" w:eastAsia="Courier New" w:hAnsi="Times New Roman"/>
          <w:sz w:val="24"/>
        </w:rPr>
        <w:t xml:space="preserve"> c++;</w:t>
      </w:r>
    </w:p>
    <w:p w:rsidR="00E80D28" w:rsidRPr="009A3944" w:rsidRDefault="00E80D28" w:rsidP="00E80D28">
      <w:pPr>
        <w:numPr>
          <w:ilvl w:val="0"/>
          <w:numId w:val="62"/>
        </w:numPr>
        <w:suppressAutoHyphens/>
        <w:rPr>
          <w:rStyle w:val="CDT"/>
          <w:rFonts w:ascii="Times New Roman" w:eastAsia="Courier New" w:hAnsi="Times New Roman"/>
          <w:sz w:val="24"/>
        </w:rPr>
      </w:pPr>
      <w:r w:rsidRPr="009A3944">
        <w:rPr>
          <w:rStyle w:val="CDT"/>
          <w:rFonts w:ascii="Times New Roman" w:eastAsia="Courier New" w:hAnsi="Times New Roman"/>
          <w:sz w:val="24"/>
        </w:rPr>
        <w:t xml:space="preserve"> ++c;</w:t>
      </w:r>
    </w:p>
    <w:p w:rsidR="00E80D28" w:rsidRPr="009A3944" w:rsidRDefault="00E80D28" w:rsidP="00E80D28">
      <w:pPr>
        <w:numPr>
          <w:ilvl w:val="0"/>
          <w:numId w:val="62"/>
        </w:numPr>
        <w:suppressAutoHyphens/>
        <w:rPr>
          <w:rStyle w:val="CDT"/>
          <w:rFonts w:ascii="Times New Roman" w:eastAsia="Courier New" w:hAnsi="Times New Roman"/>
          <w:sz w:val="24"/>
        </w:rPr>
      </w:pPr>
      <w:r w:rsidRPr="009A3944">
        <w:rPr>
          <w:rStyle w:val="CDT"/>
          <w:rFonts w:ascii="Times New Roman" w:eastAsia="Courier New" w:hAnsi="Times New Roman"/>
          <w:sz w:val="24"/>
        </w:rPr>
        <w:t xml:space="preserve"> c += 1;</w:t>
      </w:r>
    </w:p>
    <w:p w:rsidR="00E80D28" w:rsidRPr="009A3944" w:rsidRDefault="00E80D28" w:rsidP="00E80D28">
      <w:pPr>
        <w:outlineLvl w:val="0"/>
        <w:rPr>
          <w:rStyle w:val="basetext"/>
          <w:sz w:val="24"/>
        </w:rPr>
      </w:pPr>
      <w:r w:rsidRPr="009A3944">
        <w:rPr>
          <w:rStyle w:val="basetext"/>
          <w:sz w:val="24"/>
        </w:rPr>
        <w:t xml:space="preserve">16. Assuming that </w:t>
      </w:r>
      <w:r w:rsidRPr="009A3944">
        <w:rPr>
          <w:rStyle w:val="CDT"/>
          <w:rFonts w:ascii="Times New Roman" w:eastAsia="Courier New" w:hAnsi="Times New Roman"/>
          <w:sz w:val="24"/>
        </w:rPr>
        <w:t>x</w:t>
      </w:r>
      <w:r w:rsidRPr="009A3944">
        <w:rPr>
          <w:rStyle w:val="basetext"/>
          <w:sz w:val="24"/>
        </w:rPr>
        <w:t xml:space="preserve"> is equal to </w:t>
      </w:r>
      <w:r w:rsidRPr="009A3944">
        <w:rPr>
          <w:rStyle w:val="CDT"/>
          <w:rFonts w:ascii="Times New Roman" w:eastAsia="Courier New" w:hAnsi="Times New Roman"/>
          <w:sz w:val="24"/>
        </w:rPr>
        <w:t>4</w:t>
      </w:r>
      <w:r w:rsidRPr="009A3944">
        <w:rPr>
          <w:rStyle w:val="basetext"/>
          <w:sz w:val="24"/>
        </w:rPr>
        <w:t xml:space="preserve">, which of the following statements will </w:t>
      </w:r>
      <w:r w:rsidRPr="009A3944">
        <w:rPr>
          <w:rStyle w:val="basetext"/>
          <w:i/>
          <w:sz w:val="24"/>
        </w:rPr>
        <w:t>not</w:t>
      </w:r>
      <w:r w:rsidRPr="009A3944">
        <w:rPr>
          <w:rStyle w:val="basetext"/>
          <w:sz w:val="24"/>
        </w:rPr>
        <w:t xml:space="preserve"> result in </w:t>
      </w:r>
      <w:r w:rsidRPr="009A3944">
        <w:rPr>
          <w:rStyle w:val="CDT"/>
          <w:rFonts w:ascii="Times New Roman" w:eastAsia="Courier New" w:hAnsi="Times New Roman"/>
          <w:sz w:val="24"/>
        </w:rPr>
        <w:t>y</w:t>
      </w:r>
      <w:r w:rsidRPr="009A3944">
        <w:rPr>
          <w:rStyle w:val="basetext"/>
          <w:sz w:val="24"/>
        </w:rPr>
        <w:t xml:space="preserve"> containing the value </w:t>
      </w:r>
      <w:r w:rsidRPr="009A3944">
        <w:rPr>
          <w:rStyle w:val="CDT"/>
          <w:rFonts w:ascii="Times New Roman" w:eastAsia="Courier New" w:hAnsi="Times New Roman"/>
          <w:sz w:val="24"/>
        </w:rPr>
        <w:t>5</w:t>
      </w:r>
      <w:r w:rsidRPr="009A3944">
        <w:rPr>
          <w:rStyle w:val="basetext"/>
          <w:sz w:val="24"/>
        </w:rPr>
        <w:t xml:space="preserve"> after execution?</w:t>
      </w:r>
    </w:p>
    <w:p w:rsidR="00E80D28" w:rsidRPr="009A3944" w:rsidRDefault="00E80D28" w:rsidP="00E80D28">
      <w:pPr>
        <w:numPr>
          <w:ilvl w:val="0"/>
          <w:numId w:val="63"/>
        </w:numPr>
        <w:suppressAutoHyphens/>
        <w:rPr>
          <w:rStyle w:val="CDT"/>
          <w:rFonts w:ascii="Times New Roman" w:eastAsia="Courier New" w:hAnsi="Times New Roman"/>
          <w:sz w:val="24"/>
        </w:rPr>
      </w:pPr>
      <w:r w:rsidRPr="009A3944">
        <w:rPr>
          <w:rStyle w:val="CDT"/>
          <w:rFonts w:ascii="Times New Roman" w:eastAsia="Courier New" w:hAnsi="Times New Roman"/>
          <w:sz w:val="24"/>
        </w:rPr>
        <w:t xml:space="preserve"> y = 5;</w:t>
      </w:r>
    </w:p>
    <w:p w:rsidR="00E80D28" w:rsidRPr="009A3944" w:rsidRDefault="00E80D28" w:rsidP="00E80D28">
      <w:pPr>
        <w:numPr>
          <w:ilvl w:val="0"/>
          <w:numId w:val="63"/>
        </w:numPr>
        <w:suppressAutoHyphens/>
        <w:rPr>
          <w:rStyle w:val="CDT"/>
          <w:rFonts w:ascii="Times New Roman" w:eastAsia="Courier New" w:hAnsi="Times New Roman"/>
          <w:sz w:val="24"/>
        </w:rPr>
      </w:pPr>
      <w:r w:rsidRPr="009A3944">
        <w:rPr>
          <w:rStyle w:val="CDT"/>
          <w:rFonts w:ascii="Times New Roman" w:eastAsia="Courier New" w:hAnsi="Times New Roman"/>
          <w:sz w:val="24"/>
        </w:rPr>
        <w:t xml:space="preserve"> y = x++;</w:t>
      </w:r>
    </w:p>
    <w:p w:rsidR="00E80D28" w:rsidRPr="009A3944" w:rsidRDefault="00E80D28" w:rsidP="00E80D28">
      <w:pPr>
        <w:numPr>
          <w:ilvl w:val="0"/>
          <w:numId w:val="63"/>
        </w:numPr>
        <w:suppressAutoHyphens/>
        <w:rPr>
          <w:rStyle w:val="CDT"/>
          <w:rFonts w:ascii="Times New Roman" w:eastAsia="Courier New" w:hAnsi="Times New Roman"/>
          <w:sz w:val="24"/>
        </w:rPr>
      </w:pPr>
      <w:r w:rsidRPr="009A3944">
        <w:rPr>
          <w:rStyle w:val="CDT"/>
          <w:rFonts w:ascii="Times New Roman" w:eastAsia="Courier New" w:hAnsi="Times New Roman"/>
          <w:sz w:val="24"/>
        </w:rPr>
        <w:t xml:space="preserve"> y = ++x;</w:t>
      </w:r>
    </w:p>
    <w:p w:rsidR="00C90D88" w:rsidRPr="009A3944" w:rsidRDefault="00E80D28" w:rsidP="00C90D88">
      <w:pPr>
        <w:numPr>
          <w:ilvl w:val="0"/>
          <w:numId w:val="63"/>
        </w:numPr>
        <w:suppressAutoHyphens/>
        <w:rPr>
          <w:rStyle w:val="CDT"/>
          <w:rFonts w:ascii="Times New Roman" w:eastAsia="Courier New" w:hAnsi="Times New Roman"/>
          <w:sz w:val="24"/>
        </w:rPr>
      </w:pPr>
      <w:r w:rsidRPr="009A3944">
        <w:rPr>
          <w:rStyle w:val="CDT"/>
          <w:rFonts w:ascii="Times New Roman" w:eastAsia="Courier New" w:hAnsi="Times New Roman"/>
          <w:sz w:val="24"/>
        </w:rPr>
        <w:t xml:space="preserve"> y = x + 1</w:t>
      </w:r>
    </w:p>
    <w:p w:rsidR="00E80D28" w:rsidRPr="009A3944" w:rsidRDefault="00E80D28" w:rsidP="00E80D28">
      <w:pPr>
        <w:outlineLvl w:val="0"/>
        <w:rPr>
          <w:rStyle w:val="basetext"/>
          <w:sz w:val="24"/>
        </w:rPr>
      </w:pPr>
      <w:r w:rsidRPr="009A3944">
        <w:rPr>
          <w:rStyle w:val="basetext"/>
          <w:sz w:val="24"/>
        </w:rPr>
        <w:t>17. Which of the following operations has the highest precedence?</w:t>
      </w:r>
    </w:p>
    <w:p w:rsidR="00E80D28" w:rsidRPr="009A3944" w:rsidRDefault="00E80D28" w:rsidP="00E80D28">
      <w:pPr>
        <w:numPr>
          <w:ilvl w:val="0"/>
          <w:numId w:val="64"/>
        </w:numPr>
        <w:suppressAutoHyphens/>
        <w:rPr>
          <w:rStyle w:val="basetext"/>
          <w:sz w:val="24"/>
        </w:rPr>
      </w:pPr>
      <w:r w:rsidRPr="009A3944">
        <w:rPr>
          <w:rStyle w:val="CDT"/>
          <w:rFonts w:ascii="Times New Roman" w:eastAsia="Courier New" w:hAnsi="Times New Roman"/>
          <w:sz w:val="24"/>
        </w:rPr>
        <w:t xml:space="preserve"> </w:t>
      </w:r>
      <w:r w:rsidRPr="009A3944">
        <w:rPr>
          <w:rStyle w:val="basetext"/>
          <w:sz w:val="24"/>
        </w:rPr>
        <w:t>Postincrement.</w:t>
      </w:r>
    </w:p>
    <w:p w:rsidR="00E80D28" w:rsidRPr="009A3944" w:rsidRDefault="00E80D28" w:rsidP="00E80D28">
      <w:pPr>
        <w:numPr>
          <w:ilvl w:val="0"/>
          <w:numId w:val="64"/>
        </w:numPr>
        <w:suppressAutoHyphens/>
        <w:rPr>
          <w:rStyle w:val="basetext"/>
          <w:sz w:val="24"/>
        </w:rPr>
      </w:pPr>
      <w:r w:rsidRPr="009A3944">
        <w:rPr>
          <w:rStyle w:val="CDT"/>
          <w:rFonts w:ascii="Times New Roman" w:eastAsia="Courier New" w:hAnsi="Times New Roman"/>
          <w:sz w:val="24"/>
        </w:rPr>
        <w:t xml:space="preserve"> </w:t>
      </w:r>
      <w:r w:rsidRPr="009A3944">
        <w:rPr>
          <w:rStyle w:val="basetext"/>
          <w:sz w:val="24"/>
        </w:rPr>
        <w:t>Multiplication.</w:t>
      </w:r>
    </w:p>
    <w:p w:rsidR="00E80D28" w:rsidRPr="009A3944" w:rsidRDefault="00E80D28" w:rsidP="00E80D28">
      <w:pPr>
        <w:numPr>
          <w:ilvl w:val="0"/>
          <w:numId w:val="64"/>
        </w:numPr>
        <w:suppressAutoHyphens/>
        <w:rPr>
          <w:rStyle w:val="basetext"/>
          <w:sz w:val="24"/>
        </w:rPr>
      </w:pPr>
      <w:r w:rsidRPr="009A3944">
        <w:rPr>
          <w:rStyle w:val="CDT"/>
          <w:rFonts w:ascii="Times New Roman" w:eastAsia="Courier New" w:hAnsi="Times New Roman"/>
          <w:sz w:val="24"/>
        </w:rPr>
        <w:t xml:space="preserve"> </w:t>
      </w:r>
      <w:r w:rsidRPr="009A3944">
        <w:rPr>
          <w:rStyle w:val="basetext"/>
          <w:sz w:val="24"/>
        </w:rPr>
        <w:t>Addition.</w:t>
      </w:r>
    </w:p>
    <w:p w:rsidR="00E80D28" w:rsidRPr="009A3944" w:rsidRDefault="00E80D28" w:rsidP="00E80D28">
      <w:pPr>
        <w:numPr>
          <w:ilvl w:val="0"/>
          <w:numId w:val="64"/>
        </w:numPr>
        <w:suppressAutoHyphens/>
        <w:rPr>
          <w:rStyle w:val="basetext"/>
          <w:sz w:val="24"/>
        </w:rPr>
      </w:pPr>
      <w:r w:rsidRPr="009A3944">
        <w:rPr>
          <w:rStyle w:val="CDT"/>
          <w:rFonts w:ascii="Times New Roman" w:eastAsia="Courier New" w:hAnsi="Times New Roman"/>
          <w:sz w:val="24"/>
        </w:rPr>
        <w:t xml:space="preserve"> </w:t>
      </w:r>
      <w:r w:rsidRPr="009A3944">
        <w:rPr>
          <w:rStyle w:val="basetext"/>
          <w:sz w:val="24"/>
        </w:rPr>
        <w:t>Assignment.</w:t>
      </w:r>
    </w:p>
    <w:p w:rsidR="00E80D28" w:rsidRPr="009A3944" w:rsidRDefault="00E80D28" w:rsidP="00E80D28">
      <w:pPr>
        <w:outlineLvl w:val="0"/>
        <w:rPr>
          <w:rStyle w:val="basetext"/>
          <w:sz w:val="24"/>
        </w:rPr>
      </w:pPr>
      <w:r w:rsidRPr="009A3944">
        <w:rPr>
          <w:rStyle w:val="basetext"/>
          <w:sz w:val="24"/>
        </w:rPr>
        <w:t xml:space="preserve">18.Which of the following for headers is </w:t>
      </w:r>
      <w:r w:rsidRPr="009A3944">
        <w:rPr>
          <w:rStyle w:val="basetext"/>
          <w:i/>
          <w:sz w:val="24"/>
        </w:rPr>
        <w:t>not</w:t>
      </w:r>
      <w:r w:rsidRPr="009A3944">
        <w:rPr>
          <w:rStyle w:val="basetext"/>
          <w:sz w:val="24"/>
        </w:rPr>
        <w:t xml:space="preserve"> valid?</w:t>
      </w:r>
    </w:p>
    <w:p w:rsidR="00E80D28" w:rsidRPr="009A3944" w:rsidRDefault="00E80D28" w:rsidP="00E80D28">
      <w:pPr>
        <w:numPr>
          <w:ilvl w:val="0"/>
          <w:numId w:val="71"/>
        </w:numPr>
        <w:suppressAutoHyphens/>
        <w:rPr>
          <w:rStyle w:val="basetext"/>
          <w:sz w:val="24"/>
        </w:rPr>
      </w:pPr>
      <w:r w:rsidRPr="009A3944">
        <w:rPr>
          <w:rStyle w:val="CDT"/>
          <w:rFonts w:ascii="Times New Roman" w:eastAsia="Courier New" w:hAnsi="Times New Roman"/>
          <w:sz w:val="24"/>
        </w:rPr>
        <w:t>for ( int i = 0; i &lt; 10; i++ )</w:t>
      </w:r>
    </w:p>
    <w:p w:rsidR="00E80D28" w:rsidRPr="009A3944" w:rsidRDefault="00E80D28" w:rsidP="00E80D28">
      <w:pPr>
        <w:numPr>
          <w:ilvl w:val="0"/>
          <w:numId w:val="71"/>
        </w:numPr>
        <w:suppressAutoHyphens/>
        <w:rPr>
          <w:rStyle w:val="basetext"/>
          <w:sz w:val="24"/>
        </w:rPr>
      </w:pPr>
      <w:r w:rsidRPr="009A3944">
        <w:rPr>
          <w:rStyle w:val="CDT"/>
          <w:rFonts w:ascii="Times New Roman" w:eastAsia="Courier New" w:hAnsi="Times New Roman"/>
          <w:sz w:val="24"/>
        </w:rPr>
        <w:t>int i = 0;</w:t>
      </w:r>
      <w:r w:rsidRPr="009A3944">
        <w:rPr>
          <w:rStyle w:val="basetext"/>
          <w:sz w:val="24"/>
        </w:rPr>
        <w:br/>
      </w:r>
      <w:r w:rsidRPr="009A3944">
        <w:rPr>
          <w:rStyle w:val="CDT"/>
          <w:rFonts w:ascii="Times New Roman" w:eastAsia="Courier New" w:hAnsi="Times New Roman"/>
          <w:sz w:val="24"/>
        </w:rPr>
        <w:t>for ( ; i &lt; 10; i++ )</w:t>
      </w:r>
    </w:p>
    <w:p w:rsidR="00E80D28" w:rsidRPr="009A3944" w:rsidRDefault="00E80D28" w:rsidP="00E80D28">
      <w:pPr>
        <w:numPr>
          <w:ilvl w:val="0"/>
          <w:numId w:val="71"/>
        </w:numPr>
        <w:suppressAutoHyphens/>
        <w:rPr>
          <w:rStyle w:val="basetext"/>
          <w:sz w:val="24"/>
        </w:rPr>
      </w:pPr>
      <w:r w:rsidRPr="009A3944">
        <w:rPr>
          <w:rStyle w:val="CDT"/>
          <w:rFonts w:ascii="Times New Roman" w:eastAsia="Courier New" w:hAnsi="Times New Roman"/>
          <w:sz w:val="24"/>
        </w:rPr>
        <w:t>for ( int i = 0; int j = 5; ; i++ )</w:t>
      </w:r>
    </w:p>
    <w:p w:rsidR="00E80D28" w:rsidRPr="009A3944" w:rsidRDefault="00E80D28" w:rsidP="00E80D28">
      <w:pPr>
        <w:numPr>
          <w:ilvl w:val="0"/>
          <w:numId w:val="71"/>
        </w:numPr>
        <w:suppressAutoHyphens/>
        <w:rPr>
          <w:rStyle w:val="basetext"/>
          <w:sz w:val="24"/>
        </w:rPr>
      </w:pPr>
      <w:r w:rsidRPr="009A3944">
        <w:rPr>
          <w:rStyle w:val="CDT"/>
          <w:rFonts w:ascii="Times New Roman" w:eastAsia="Courier New" w:hAnsi="Times New Roman"/>
          <w:sz w:val="24"/>
        </w:rPr>
        <w:t>All of the above.</w:t>
      </w:r>
    </w:p>
    <w:p w:rsidR="00E80D28" w:rsidRPr="009A3944" w:rsidRDefault="00E80D28" w:rsidP="00E80D28">
      <w:pPr>
        <w:outlineLvl w:val="0"/>
        <w:rPr>
          <w:rStyle w:val="basetext"/>
          <w:sz w:val="24"/>
        </w:rPr>
      </w:pPr>
      <w:r w:rsidRPr="009A3944">
        <w:rPr>
          <w:rStyle w:val="basetext"/>
          <w:sz w:val="24"/>
        </w:rPr>
        <w:t xml:space="preserve">19. If a </w:t>
      </w:r>
      <w:r w:rsidRPr="009A3944">
        <w:rPr>
          <w:rStyle w:val="CDT"/>
          <w:rFonts w:ascii="Times New Roman" w:eastAsia="Courier New" w:hAnsi="Times New Roman"/>
          <w:sz w:val="24"/>
        </w:rPr>
        <w:t>do…while</w:t>
      </w:r>
      <w:r w:rsidRPr="009A3944">
        <w:rPr>
          <w:rStyle w:val="basetext"/>
          <w:sz w:val="24"/>
        </w:rPr>
        <w:t xml:space="preserve"> structure is used:</w:t>
      </w:r>
    </w:p>
    <w:p w:rsidR="00E80D28" w:rsidRPr="009A3944" w:rsidRDefault="00E80D28" w:rsidP="00E80D28">
      <w:pPr>
        <w:numPr>
          <w:ilvl w:val="0"/>
          <w:numId w:val="72"/>
        </w:numPr>
        <w:suppressAutoHyphens/>
        <w:rPr>
          <w:rStyle w:val="basetext"/>
          <w:sz w:val="24"/>
        </w:rPr>
      </w:pPr>
      <w:r w:rsidRPr="009A3944">
        <w:rPr>
          <w:rStyle w:val="basetext"/>
          <w:sz w:val="24"/>
        </w:rPr>
        <w:t xml:space="preserve"> An infinite loop cannot take place.</w:t>
      </w:r>
    </w:p>
    <w:p w:rsidR="00E80D28" w:rsidRPr="009A3944" w:rsidRDefault="00E80D28" w:rsidP="00E80D28">
      <w:pPr>
        <w:numPr>
          <w:ilvl w:val="0"/>
          <w:numId w:val="72"/>
        </w:numPr>
        <w:suppressAutoHyphens/>
        <w:rPr>
          <w:rStyle w:val="basetext"/>
          <w:sz w:val="24"/>
        </w:rPr>
      </w:pPr>
      <w:r w:rsidRPr="009A3944">
        <w:rPr>
          <w:rStyle w:val="basetext"/>
          <w:sz w:val="24"/>
        </w:rPr>
        <w:t xml:space="preserve"> Counter-controlled repetition is not possible.</w:t>
      </w:r>
    </w:p>
    <w:p w:rsidR="00E80D28" w:rsidRPr="009A3944" w:rsidRDefault="00E80D28" w:rsidP="00E80D28">
      <w:pPr>
        <w:numPr>
          <w:ilvl w:val="0"/>
          <w:numId w:val="72"/>
        </w:numPr>
        <w:suppressAutoHyphens/>
        <w:rPr>
          <w:rStyle w:val="basetext"/>
          <w:sz w:val="24"/>
        </w:rPr>
      </w:pPr>
      <w:r w:rsidRPr="009A3944">
        <w:rPr>
          <w:rStyle w:val="basetext"/>
          <w:sz w:val="24"/>
        </w:rPr>
        <w:t xml:space="preserve"> The body of the loop will execute at least once. </w:t>
      </w:r>
    </w:p>
    <w:p w:rsidR="00E80D28" w:rsidRPr="009A3944" w:rsidRDefault="00E80D28" w:rsidP="00E80D28">
      <w:pPr>
        <w:numPr>
          <w:ilvl w:val="0"/>
          <w:numId w:val="72"/>
        </w:numPr>
        <w:suppressAutoHyphens/>
        <w:rPr>
          <w:rStyle w:val="basetext"/>
          <w:sz w:val="24"/>
        </w:rPr>
      </w:pPr>
      <w:r w:rsidRPr="009A3944">
        <w:rPr>
          <w:rStyle w:val="basetext"/>
          <w:sz w:val="24"/>
        </w:rPr>
        <w:t xml:space="preserve"> An off-by-one error cannot occur.</w:t>
      </w:r>
    </w:p>
    <w:p w:rsidR="005E780C" w:rsidRPr="009A3944" w:rsidRDefault="005E780C" w:rsidP="005E780C">
      <w:pPr>
        <w:suppressAutoHyphens/>
        <w:rPr>
          <w:rStyle w:val="basetext"/>
          <w:sz w:val="24"/>
        </w:rPr>
      </w:pPr>
    </w:p>
    <w:p w:rsidR="005E780C" w:rsidRPr="009A3944" w:rsidRDefault="005E780C" w:rsidP="005E780C">
      <w:pPr>
        <w:suppressAutoHyphens/>
        <w:rPr>
          <w:rStyle w:val="basetext"/>
          <w:sz w:val="24"/>
        </w:rPr>
      </w:pPr>
    </w:p>
    <w:p w:rsidR="005E780C" w:rsidRPr="009A3944" w:rsidRDefault="005E780C" w:rsidP="005E780C">
      <w:pPr>
        <w:suppressAutoHyphens/>
        <w:rPr>
          <w:rStyle w:val="basetext"/>
          <w:sz w:val="24"/>
        </w:rPr>
      </w:pPr>
    </w:p>
    <w:p w:rsidR="005E780C" w:rsidRPr="009A3944" w:rsidRDefault="005E780C" w:rsidP="005E780C">
      <w:pPr>
        <w:suppressAutoHyphens/>
        <w:rPr>
          <w:rStyle w:val="basetext"/>
          <w:sz w:val="24"/>
        </w:rPr>
      </w:pPr>
    </w:p>
    <w:p w:rsidR="00E80D28" w:rsidRPr="009A3944" w:rsidRDefault="00E80D28" w:rsidP="00E80D28">
      <w:pPr>
        <w:outlineLvl w:val="0"/>
        <w:rPr>
          <w:rStyle w:val="basetext"/>
          <w:sz w:val="24"/>
        </w:rPr>
      </w:pPr>
      <w:r w:rsidRPr="009A3944">
        <w:rPr>
          <w:rStyle w:val="basetext"/>
          <w:sz w:val="24"/>
        </w:rPr>
        <w:t>20. What will the following program segment do?</w:t>
      </w:r>
    </w:p>
    <w:p w:rsidR="00E80D28" w:rsidRPr="009A3944" w:rsidRDefault="00E80D28" w:rsidP="00E80D28">
      <w:pPr>
        <w:ind w:left="720"/>
        <w:outlineLvl w:val="0"/>
        <w:rPr>
          <w:rStyle w:val="CDT"/>
          <w:rFonts w:ascii="Courier New" w:eastAsia="Courier New" w:hAnsi="Courier New" w:cs="Courier New"/>
          <w:szCs w:val="20"/>
        </w:rPr>
      </w:pPr>
      <w:r w:rsidRPr="009A3944">
        <w:rPr>
          <w:rStyle w:val="CDT"/>
          <w:rFonts w:ascii="Courier New" w:eastAsia="Courier New" w:hAnsi="Courier New" w:cs="Courier New"/>
          <w:szCs w:val="20"/>
        </w:rPr>
        <w:t>int counter = 1;</w:t>
      </w:r>
      <w:r w:rsidRPr="009A3944">
        <w:rPr>
          <w:rStyle w:val="CDT"/>
          <w:rFonts w:ascii="Courier New" w:eastAsia="Courier New" w:hAnsi="Courier New" w:cs="Courier New"/>
          <w:szCs w:val="20"/>
        </w:rPr>
        <w:br/>
        <w:t xml:space="preserve">do </w:t>
      </w:r>
      <w:r w:rsidRPr="009A3944">
        <w:rPr>
          <w:rStyle w:val="CDT"/>
          <w:rFonts w:ascii="Courier New" w:eastAsia="Courier New" w:hAnsi="Courier New" w:cs="Courier New"/>
          <w:szCs w:val="20"/>
        </w:rPr>
        <w:br/>
        <w:t>{</w:t>
      </w:r>
    </w:p>
    <w:p w:rsidR="00E80D28" w:rsidRPr="009A3944" w:rsidRDefault="00E80D28" w:rsidP="00E80D28">
      <w:pPr>
        <w:ind w:left="720"/>
        <w:outlineLvl w:val="0"/>
        <w:rPr>
          <w:rStyle w:val="CDT"/>
          <w:rFonts w:ascii="Courier New" w:eastAsia="Courier New" w:hAnsi="Courier New" w:cs="Courier New"/>
          <w:szCs w:val="20"/>
        </w:rPr>
      </w:pPr>
      <w:r w:rsidRPr="009A3944">
        <w:rPr>
          <w:rStyle w:val="CDT"/>
          <w:rFonts w:ascii="Courier New" w:eastAsia="Courier New" w:hAnsi="Courier New" w:cs="Courier New"/>
          <w:szCs w:val="20"/>
        </w:rPr>
        <w:t xml:space="preserve">   cout &lt;&lt; counter &lt;&lt; " ";</w:t>
      </w:r>
    </w:p>
    <w:p w:rsidR="00E80D28" w:rsidRPr="009A3944" w:rsidRDefault="00E80D28" w:rsidP="00E80D28">
      <w:pPr>
        <w:numPr>
          <w:ins w:id="321" w:author="Windows" w:date="2005-06-24T10:08:00Z"/>
        </w:numPr>
        <w:ind w:left="720"/>
        <w:outlineLvl w:val="0"/>
        <w:rPr>
          <w:rStyle w:val="basetext"/>
          <w:rFonts w:ascii="Courier New" w:hAnsi="Courier New" w:cs="Courier New"/>
          <w:szCs w:val="20"/>
        </w:rPr>
      </w:pPr>
      <w:r w:rsidRPr="009A3944">
        <w:rPr>
          <w:rStyle w:val="CDT"/>
          <w:rFonts w:ascii="Courier New" w:eastAsia="Courier New" w:hAnsi="Courier New" w:cs="Courier New"/>
          <w:szCs w:val="20"/>
        </w:rPr>
        <w:t>} while ( ++counter &lt;= 10 );</w:t>
      </w:r>
    </w:p>
    <w:p w:rsidR="00E80D28" w:rsidRPr="009A3944" w:rsidRDefault="00E80D28" w:rsidP="00E80D28">
      <w:pPr>
        <w:numPr>
          <w:ilvl w:val="0"/>
          <w:numId w:val="73"/>
        </w:numPr>
        <w:suppressAutoHyphens/>
        <w:rPr>
          <w:rStyle w:val="basetext"/>
          <w:sz w:val="24"/>
        </w:rPr>
      </w:pPr>
      <w:r w:rsidRPr="009A3944">
        <w:rPr>
          <w:rStyle w:val="basetext"/>
          <w:sz w:val="24"/>
        </w:rPr>
        <w:t xml:space="preserve">Print the numbers </w:t>
      </w:r>
      <w:r w:rsidRPr="009A3944">
        <w:rPr>
          <w:rStyle w:val="CDT"/>
          <w:rFonts w:ascii="Times New Roman" w:eastAsia="Courier New" w:hAnsi="Times New Roman"/>
          <w:sz w:val="24"/>
        </w:rPr>
        <w:t>1</w:t>
      </w:r>
      <w:r w:rsidRPr="009A3944">
        <w:rPr>
          <w:rStyle w:val="basetext"/>
          <w:sz w:val="24"/>
        </w:rPr>
        <w:t xml:space="preserve"> through </w:t>
      </w:r>
      <w:r w:rsidRPr="009A3944">
        <w:rPr>
          <w:rStyle w:val="CDT"/>
          <w:rFonts w:ascii="Times New Roman" w:eastAsia="Courier New" w:hAnsi="Times New Roman"/>
          <w:sz w:val="24"/>
        </w:rPr>
        <w:t>11</w:t>
      </w:r>
      <w:r w:rsidRPr="009A3944">
        <w:rPr>
          <w:rStyle w:val="basetext"/>
          <w:sz w:val="24"/>
        </w:rPr>
        <w:t>.</w:t>
      </w:r>
    </w:p>
    <w:p w:rsidR="00E80D28" w:rsidRPr="009A3944" w:rsidRDefault="00E80D28" w:rsidP="00E80D28">
      <w:pPr>
        <w:numPr>
          <w:ilvl w:val="0"/>
          <w:numId w:val="73"/>
        </w:numPr>
        <w:suppressAutoHyphens/>
        <w:rPr>
          <w:rStyle w:val="basetext"/>
          <w:sz w:val="24"/>
        </w:rPr>
      </w:pPr>
      <w:r w:rsidRPr="009A3944">
        <w:rPr>
          <w:rStyle w:val="basetext"/>
          <w:sz w:val="24"/>
        </w:rPr>
        <w:t xml:space="preserve">Print the numbers </w:t>
      </w:r>
      <w:r w:rsidRPr="009A3944">
        <w:rPr>
          <w:rStyle w:val="CDT"/>
          <w:rFonts w:ascii="Times New Roman" w:eastAsia="Courier New" w:hAnsi="Times New Roman"/>
          <w:sz w:val="24"/>
        </w:rPr>
        <w:t>1</w:t>
      </w:r>
      <w:r w:rsidRPr="009A3944">
        <w:rPr>
          <w:rStyle w:val="basetext"/>
          <w:sz w:val="24"/>
        </w:rPr>
        <w:t xml:space="preserve"> through </w:t>
      </w:r>
      <w:r w:rsidRPr="009A3944">
        <w:rPr>
          <w:rStyle w:val="CDT"/>
          <w:rFonts w:ascii="Times New Roman" w:eastAsia="Courier New" w:hAnsi="Times New Roman"/>
          <w:sz w:val="24"/>
        </w:rPr>
        <w:t>10</w:t>
      </w:r>
      <w:r w:rsidRPr="009A3944">
        <w:rPr>
          <w:rStyle w:val="basetext"/>
          <w:sz w:val="24"/>
        </w:rPr>
        <w:t>.</w:t>
      </w:r>
    </w:p>
    <w:p w:rsidR="00E80D28" w:rsidRPr="009A3944" w:rsidRDefault="00E80D28" w:rsidP="00E80D28">
      <w:pPr>
        <w:numPr>
          <w:ilvl w:val="0"/>
          <w:numId w:val="73"/>
        </w:numPr>
        <w:suppressAutoHyphens/>
        <w:rPr>
          <w:rStyle w:val="basetext"/>
          <w:sz w:val="24"/>
        </w:rPr>
      </w:pPr>
      <w:r w:rsidRPr="009A3944">
        <w:rPr>
          <w:rStyle w:val="basetext"/>
          <w:sz w:val="24"/>
        </w:rPr>
        <w:t xml:space="preserve">Print the numbers </w:t>
      </w:r>
      <w:r w:rsidRPr="009A3944">
        <w:rPr>
          <w:rStyle w:val="CDT"/>
          <w:rFonts w:ascii="Times New Roman" w:eastAsia="Courier New" w:hAnsi="Times New Roman"/>
          <w:sz w:val="24"/>
        </w:rPr>
        <w:t>1</w:t>
      </w:r>
      <w:r w:rsidRPr="009A3944">
        <w:rPr>
          <w:rStyle w:val="basetext"/>
          <w:sz w:val="24"/>
        </w:rPr>
        <w:t xml:space="preserve"> through </w:t>
      </w:r>
      <w:r w:rsidRPr="009A3944">
        <w:rPr>
          <w:rStyle w:val="CDT"/>
          <w:rFonts w:ascii="Times New Roman" w:eastAsia="Courier New" w:hAnsi="Times New Roman"/>
          <w:sz w:val="24"/>
        </w:rPr>
        <w:t>9</w:t>
      </w:r>
      <w:r w:rsidRPr="009A3944">
        <w:rPr>
          <w:rStyle w:val="basetext"/>
          <w:sz w:val="24"/>
        </w:rPr>
        <w:t>.</w:t>
      </w:r>
    </w:p>
    <w:p w:rsidR="00E80D28" w:rsidRPr="009A3944" w:rsidRDefault="00E80D28" w:rsidP="00E80D28">
      <w:pPr>
        <w:numPr>
          <w:ilvl w:val="0"/>
          <w:numId w:val="73"/>
        </w:numPr>
        <w:suppressAutoHyphens/>
        <w:rPr>
          <w:rStyle w:val="basetext"/>
          <w:sz w:val="24"/>
        </w:rPr>
      </w:pPr>
      <w:r w:rsidRPr="009A3944">
        <w:rPr>
          <w:rStyle w:val="basetext"/>
          <w:sz w:val="24"/>
        </w:rPr>
        <w:t>Cause a syntax error.</w:t>
      </w:r>
    </w:p>
    <w:p w:rsidR="00E80D28" w:rsidRPr="009A3944" w:rsidRDefault="00E80D28" w:rsidP="00E80D28">
      <w:pPr>
        <w:outlineLvl w:val="0"/>
        <w:rPr>
          <w:rStyle w:val="basetext"/>
          <w:rFonts w:cs="Times New Roman"/>
          <w:sz w:val="24"/>
        </w:rPr>
      </w:pPr>
      <w:r w:rsidRPr="009A3944">
        <w:rPr>
          <w:rStyle w:val="basetext"/>
          <w:rFonts w:cs="Times New Roman"/>
          <w:sz w:val="24"/>
        </w:rPr>
        <w:t xml:space="preserve">21. </w:t>
      </w:r>
      <w:r w:rsidRPr="009A3944">
        <w:rPr>
          <w:rFonts w:ascii="Times New Roman" w:hAnsi="Times New Roman" w:cs="Times New Roman"/>
          <w:sz w:val="24"/>
        </w:rPr>
        <w:t xml:space="preserve">A </w:t>
      </w:r>
      <w:r w:rsidRPr="009A3944">
        <w:rPr>
          <w:rStyle w:val="CDT"/>
          <w:rFonts w:ascii="Times New Roman" w:eastAsia="Courier New" w:hAnsi="Times New Roman" w:cs="Times New Roman"/>
          <w:sz w:val="24"/>
        </w:rPr>
        <w:t>switch</w:t>
      </w:r>
      <w:r w:rsidRPr="009A3944">
        <w:rPr>
          <w:rFonts w:ascii="Times New Roman" w:hAnsi="Times New Roman" w:cs="Times New Roman"/>
          <w:sz w:val="24"/>
        </w:rPr>
        <w:t xml:space="preserve"> statement should be used</w:t>
      </w:r>
      <w:r w:rsidRPr="009A3944">
        <w:rPr>
          <w:rStyle w:val="basetext"/>
          <w:rFonts w:cs="Times New Roman"/>
          <w:sz w:val="24"/>
        </w:rPr>
        <w:t>:</w:t>
      </w:r>
    </w:p>
    <w:p w:rsidR="00E80D28" w:rsidRPr="009A3944" w:rsidRDefault="00E80D28" w:rsidP="00E80D28">
      <w:pPr>
        <w:numPr>
          <w:ilvl w:val="0"/>
          <w:numId w:val="74"/>
        </w:numPr>
        <w:suppressAutoHyphens/>
        <w:rPr>
          <w:rStyle w:val="basetext"/>
          <w:rFonts w:cs="Times New Roman"/>
          <w:sz w:val="24"/>
        </w:rPr>
      </w:pPr>
      <w:r w:rsidRPr="009A3944">
        <w:rPr>
          <w:rFonts w:ascii="Times New Roman" w:hAnsi="Times New Roman" w:cs="Times New Roman"/>
          <w:sz w:val="24"/>
        </w:rPr>
        <w:t>As a single-selection structure</w:t>
      </w:r>
      <w:r w:rsidRPr="009A3944">
        <w:rPr>
          <w:rStyle w:val="basetext"/>
          <w:rFonts w:cs="Times New Roman"/>
          <w:sz w:val="24"/>
        </w:rPr>
        <w:t>.</w:t>
      </w:r>
    </w:p>
    <w:p w:rsidR="00E80D28" w:rsidRPr="009A3944" w:rsidRDefault="00E80D28" w:rsidP="00E80D28">
      <w:pPr>
        <w:numPr>
          <w:ilvl w:val="0"/>
          <w:numId w:val="74"/>
        </w:numPr>
        <w:suppressAutoHyphens/>
        <w:rPr>
          <w:rStyle w:val="basetext"/>
          <w:rFonts w:cs="Times New Roman"/>
          <w:sz w:val="24"/>
        </w:rPr>
      </w:pPr>
      <w:r w:rsidRPr="009A3944">
        <w:rPr>
          <w:rFonts w:ascii="Times New Roman" w:hAnsi="Times New Roman" w:cs="Times New Roman"/>
          <w:sz w:val="24"/>
        </w:rPr>
        <w:t>As a double-selection structure</w:t>
      </w:r>
      <w:r w:rsidRPr="009A3944">
        <w:rPr>
          <w:rStyle w:val="basetext"/>
          <w:rFonts w:cs="Times New Roman"/>
          <w:sz w:val="24"/>
        </w:rPr>
        <w:t>.</w:t>
      </w:r>
    </w:p>
    <w:p w:rsidR="00E80D28" w:rsidRPr="009A3944" w:rsidRDefault="00E80D28" w:rsidP="00E80D28">
      <w:pPr>
        <w:numPr>
          <w:ilvl w:val="0"/>
          <w:numId w:val="74"/>
        </w:numPr>
        <w:suppressAutoHyphens/>
        <w:rPr>
          <w:rStyle w:val="basetext"/>
          <w:rFonts w:cs="Times New Roman"/>
          <w:sz w:val="24"/>
        </w:rPr>
      </w:pPr>
      <w:r w:rsidRPr="009A3944">
        <w:rPr>
          <w:rFonts w:ascii="Times New Roman" w:hAnsi="Times New Roman" w:cs="Times New Roman"/>
          <w:sz w:val="24"/>
        </w:rPr>
        <w:t>As a multiple-selection structure</w:t>
      </w:r>
      <w:r w:rsidRPr="009A3944">
        <w:rPr>
          <w:rStyle w:val="basetext"/>
          <w:rFonts w:cs="Times New Roman"/>
          <w:sz w:val="24"/>
        </w:rPr>
        <w:t>.</w:t>
      </w:r>
    </w:p>
    <w:p w:rsidR="00E80D28" w:rsidRPr="009A3944" w:rsidRDefault="00E80D28" w:rsidP="00E80D28">
      <w:pPr>
        <w:numPr>
          <w:ilvl w:val="0"/>
          <w:numId w:val="74"/>
        </w:numPr>
        <w:suppressAutoHyphens/>
        <w:rPr>
          <w:rStyle w:val="basetext"/>
          <w:rFonts w:cs="Times New Roman"/>
          <w:sz w:val="24"/>
        </w:rPr>
      </w:pPr>
      <w:r w:rsidRPr="009A3944">
        <w:rPr>
          <w:rFonts w:ascii="Times New Roman" w:hAnsi="Times New Roman" w:cs="Times New Roman"/>
          <w:sz w:val="24"/>
        </w:rPr>
        <w:t xml:space="preserve">To replace all </w:t>
      </w:r>
      <w:r w:rsidRPr="009A3944">
        <w:rPr>
          <w:rStyle w:val="CDT"/>
          <w:rFonts w:ascii="Times New Roman" w:eastAsia="Courier New" w:hAnsi="Times New Roman" w:cs="Times New Roman"/>
          <w:sz w:val="24"/>
        </w:rPr>
        <w:t>if…else</w:t>
      </w:r>
      <w:r w:rsidRPr="009A3944">
        <w:rPr>
          <w:rFonts w:ascii="Times New Roman" w:hAnsi="Times New Roman" w:cs="Times New Roman"/>
          <w:sz w:val="24"/>
        </w:rPr>
        <w:t xml:space="preserve"> statements</w:t>
      </w:r>
      <w:r w:rsidRPr="009A3944">
        <w:rPr>
          <w:rStyle w:val="basetext"/>
          <w:rFonts w:cs="Times New Roman"/>
          <w:sz w:val="24"/>
        </w:rPr>
        <w:t>.</w:t>
      </w:r>
    </w:p>
    <w:p w:rsidR="00E80D28" w:rsidRPr="009A3944" w:rsidRDefault="00E80D28" w:rsidP="00E80D28">
      <w:pPr>
        <w:outlineLvl w:val="0"/>
        <w:rPr>
          <w:rStyle w:val="basetext"/>
          <w:rFonts w:cs="Times New Roman"/>
          <w:sz w:val="24"/>
        </w:rPr>
      </w:pPr>
      <w:r w:rsidRPr="009A3944">
        <w:rPr>
          <w:rStyle w:val="basetext"/>
          <w:rFonts w:cs="Times New Roman"/>
          <w:sz w:val="24"/>
        </w:rPr>
        <w:t xml:space="preserve">22. </w:t>
      </w:r>
      <w:r w:rsidRPr="009A3944">
        <w:rPr>
          <w:rFonts w:ascii="Times New Roman" w:hAnsi="Times New Roman" w:cs="Times New Roman"/>
          <w:sz w:val="24"/>
        </w:rPr>
        <w:t xml:space="preserve">In a </w:t>
      </w:r>
      <w:r w:rsidRPr="009A3944">
        <w:rPr>
          <w:rStyle w:val="CDT"/>
          <w:rFonts w:ascii="Times New Roman" w:eastAsia="Courier New" w:hAnsi="Times New Roman" w:cs="Times New Roman"/>
          <w:sz w:val="24"/>
        </w:rPr>
        <w:t>switch</w:t>
      </w:r>
      <w:r w:rsidRPr="009A3944">
        <w:rPr>
          <w:rFonts w:ascii="Times New Roman" w:hAnsi="Times New Roman" w:cs="Times New Roman"/>
          <w:sz w:val="24"/>
        </w:rPr>
        <w:t xml:space="preserve"> structure:</w:t>
      </w:r>
    </w:p>
    <w:p w:rsidR="00E80D28" w:rsidRPr="009A3944" w:rsidRDefault="00E80D28" w:rsidP="00E80D28">
      <w:pPr>
        <w:numPr>
          <w:ilvl w:val="0"/>
          <w:numId w:val="75"/>
        </w:numPr>
        <w:suppressAutoHyphens/>
        <w:rPr>
          <w:rStyle w:val="CDT"/>
          <w:rFonts w:ascii="Times New Roman" w:eastAsia="Courier New" w:hAnsi="Times New Roman" w:cs="Times New Roman"/>
          <w:sz w:val="24"/>
        </w:rPr>
      </w:pPr>
      <w:r w:rsidRPr="009A3944">
        <w:rPr>
          <w:rStyle w:val="basetext"/>
          <w:rFonts w:cs="Times New Roman"/>
          <w:sz w:val="24"/>
        </w:rPr>
        <w:t>A</w:t>
      </w:r>
      <w:r w:rsidRPr="009A3944">
        <w:rPr>
          <w:rFonts w:ascii="Times New Roman" w:hAnsi="Times New Roman" w:cs="Times New Roman"/>
          <w:sz w:val="24"/>
        </w:rPr>
        <w:t xml:space="preserve"> </w:t>
      </w:r>
      <w:r w:rsidRPr="009A3944">
        <w:rPr>
          <w:rStyle w:val="CDT"/>
          <w:rFonts w:ascii="Times New Roman" w:eastAsia="Courier New" w:hAnsi="Times New Roman" w:cs="Times New Roman"/>
          <w:sz w:val="24"/>
        </w:rPr>
        <w:t>break</w:t>
      </w:r>
      <w:r w:rsidRPr="009A3944">
        <w:rPr>
          <w:rFonts w:ascii="Times New Roman" w:hAnsi="Times New Roman" w:cs="Times New Roman"/>
          <w:bCs w:val="0"/>
          <w:sz w:val="24"/>
        </w:rPr>
        <w:t xml:space="preserve"> </w:t>
      </w:r>
      <w:r w:rsidRPr="009A3944">
        <w:rPr>
          <w:rFonts w:ascii="Times New Roman" w:hAnsi="Times New Roman" w:cs="Times New Roman"/>
          <w:sz w:val="24"/>
        </w:rPr>
        <w:t xml:space="preserve">is required after each </w:t>
      </w:r>
      <w:r w:rsidRPr="009A3944">
        <w:rPr>
          <w:rStyle w:val="CDT"/>
          <w:rFonts w:ascii="Times New Roman" w:eastAsia="Courier New" w:hAnsi="Times New Roman" w:cs="Times New Roman"/>
          <w:sz w:val="24"/>
        </w:rPr>
        <w:t>case</w:t>
      </w:r>
      <w:r w:rsidRPr="009A3944">
        <w:rPr>
          <w:rStyle w:val="basetext"/>
          <w:rFonts w:cs="Times New Roman"/>
          <w:sz w:val="24"/>
        </w:rPr>
        <w:t>.</w:t>
      </w:r>
    </w:p>
    <w:p w:rsidR="00E80D28" w:rsidRPr="009A3944" w:rsidRDefault="00E80D28" w:rsidP="00E80D28">
      <w:pPr>
        <w:numPr>
          <w:ilvl w:val="0"/>
          <w:numId w:val="75"/>
        </w:numPr>
        <w:suppressAutoHyphens/>
        <w:rPr>
          <w:rStyle w:val="CDT"/>
          <w:rFonts w:ascii="Times New Roman" w:eastAsia="Courier New" w:hAnsi="Times New Roman" w:cs="Times New Roman"/>
          <w:sz w:val="24"/>
        </w:rPr>
      </w:pPr>
      <w:r w:rsidRPr="009A3944">
        <w:rPr>
          <w:rFonts w:ascii="Times New Roman" w:hAnsi="Times New Roman" w:cs="Times New Roman"/>
          <w:sz w:val="24"/>
        </w:rPr>
        <w:t>Multiple actions in a case do not need to be enclosed in braces.</w:t>
      </w:r>
    </w:p>
    <w:p w:rsidR="00E80D28" w:rsidRPr="009A3944" w:rsidRDefault="00E80D28" w:rsidP="00E80D28">
      <w:pPr>
        <w:numPr>
          <w:ilvl w:val="0"/>
          <w:numId w:val="75"/>
        </w:numPr>
        <w:suppressAutoHyphens/>
        <w:rPr>
          <w:rStyle w:val="CDT"/>
          <w:rFonts w:ascii="Times New Roman" w:eastAsia="Courier New" w:hAnsi="Times New Roman" w:cs="Times New Roman"/>
          <w:sz w:val="24"/>
        </w:rPr>
      </w:pPr>
      <w:r w:rsidRPr="009A3944">
        <w:rPr>
          <w:rFonts w:ascii="Times New Roman" w:hAnsi="Times New Roman" w:cs="Times New Roman"/>
          <w:sz w:val="24"/>
        </w:rPr>
        <w:t xml:space="preserve">A </w:t>
      </w:r>
      <w:r w:rsidRPr="009A3944">
        <w:rPr>
          <w:rStyle w:val="CDT"/>
          <w:rFonts w:ascii="Times New Roman" w:eastAsia="Courier New" w:hAnsi="Times New Roman" w:cs="Times New Roman"/>
          <w:sz w:val="24"/>
        </w:rPr>
        <w:t>default</w:t>
      </w:r>
      <w:r w:rsidRPr="009A3944">
        <w:rPr>
          <w:rFonts w:ascii="Times New Roman" w:hAnsi="Times New Roman" w:cs="Times New Roman"/>
          <w:bCs w:val="0"/>
          <w:sz w:val="24"/>
        </w:rPr>
        <w:t xml:space="preserve"> </w:t>
      </w:r>
      <w:r w:rsidRPr="009A3944">
        <w:rPr>
          <w:rStyle w:val="basetext"/>
          <w:rFonts w:cs="Times New Roman"/>
          <w:sz w:val="24"/>
        </w:rPr>
        <w:t>case</w:t>
      </w:r>
      <w:r w:rsidRPr="009A3944">
        <w:rPr>
          <w:rFonts w:ascii="Times New Roman" w:hAnsi="Times New Roman" w:cs="Times New Roman"/>
          <w:bCs w:val="0"/>
          <w:sz w:val="24"/>
        </w:rPr>
        <w:t xml:space="preserve"> </w:t>
      </w:r>
      <w:r w:rsidRPr="009A3944">
        <w:rPr>
          <w:rFonts w:ascii="Times New Roman" w:hAnsi="Times New Roman" w:cs="Times New Roman"/>
          <w:sz w:val="24"/>
        </w:rPr>
        <w:t>is required.</w:t>
      </w:r>
    </w:p>
    <w:p w:rsidR="00E80D28" w:rsidRPr="009A3944" w:rsidRDefault="00E80D28" w:rsidP="00E80D28">
      <w:pPr>
        <w:numPr>
          <w:ilvl w:val="0"/>
          <w:numId w:val="75"/>
        </w:numPr>
        <w:suppressAutoHyphens/>
        <w:rPr>
          <w:rStyle w:val="CDT"/>
          <w:rFonts w:ascii="Times New Roman" w:eastAsia="Courier New" w:hAnsi="Times New Roman" w:cs="Times New Roman"/>
          <w:sz w:val="24"/>
        </w:rPr>
      </w:pPr>
      <w:r w:rsidRPr="009A3944">
        <w:rPr>
          <w:rFonts w:ascii="Times New Roman" w:hAnsi="Times New Roman" w:cs="Times New Roman"/>
          <w:sz w:val="24"/>
        </w:rPr>
        <w:t xml:space="preserve">A </w:t>
      </w:r>
      <w:r w:rsidRPr="009A3944">
        <w:rPr>
          <w:rStyle w:val="CDT"/>
          <w:rFonts w:ascii="Times New Roman" w:eastAsia="Courier New" w:hAnsi="Times New Roman" w:cs="Times New Roman"/>
          <w:sz w:val="24"/>
        </w:rPr>
        <w:t>break</w:t>
      </w:r>
      <w:r w:rsidRPr="009A3944">
        <w:rPr>
          <w:rFonts w:ascii="Times New Roman" w:hAnsi="Times New Roman" w:cs="Times New Roman"/>
          <w:bCs w:val="0"/>
          <w:sz w:val="24"/>
        </w:rPr>
        <w:t xml:space="preserve"> </w:t>
      </w:r>
      <w:r w:rsidRPr="009A3944">
        <w:rPr>
          <w:rFonts w:ascii="Times New Roman" w:hAnsi="Times New Roman" w:cs="Times New Roman"/>
          <w:sz w:val="24"/>
        </w:rPr>
        <w:t xml:space="preserve">is required after the </w:t>
      </w:r>
      <w:r w:rsidRPr="009A3944">
        <w:rPr>
          <w:rStyle w:val="CDT"/>
          <w:rFonts w:ascii="Times New Roman" w:eastAsia="Courier New" w:hAnsi="Times New Roman" w:cs="Times New Roman"/>
          <w:sz w:val="24"/>
        </w:rPr>
        <w:t>default</w:t>
      </w:r>
      <w:r w:rsidRPr="009A3944">
        <w:rPr>
          <w:rFonts w:ascii="Times New Roman" w:hAnsi="Times New Roman" w:cs="Times New Roman"/>
          <w:bCs w:val="0"/>
          <w:sz w:val="24"/>
        </w:rPr>
        <w:t xml:space="preserve"> </w:t>
      </w:r>
      <w:r w:rsidRPr="009A3944">
        <w:rPr>
          <w:rStyle w:val="basetext"/>
          <w:rFonts w:cs="Times New Roman"/>
          <w:sz w:val="24"/>
        </w:rPr>
        <w:t>case.</w:t>
      </w:r>
    </w:p>
    <w:p w:rsidR="00E80D28" w:rsidRPr="009A3944" w:rsidRDefault="00E80D28" w:rsidP="00E80D28">
      <w:pPr>
        <w:outlineLvl w:val="0"/>
        <w:rPr>
          <w:rStyle w:val="basetext"/>
          <w:rFonts w:cs="Times New Roman"/>
          <w:sz w:val="24"/>
        </w:rPr>
      </w:pPr>
      <w:r w:rsidRPr="009A3944">
        <w:rPr>
          <w:rStyle w:val="basetext"/>
          <w:rFonts w:cs="Times New Roman"/>
          <w:sz w:val="24"/>
        </w:rPr>
        <w:t xml:space="preserve">23. </w:t>
      </w:r>
      <w:r w:rsidRPr="009A3944">
        <w:rPr>
          <w:rFonts w:ascii="Times New Roman" w:hAnsi="Times New Roman" w:cs="Times New Roman"/>
          <w:sz w:val="24"/>
        </w:rPr>
        <w:t xml:space="preserve">Which of the following is </w:t>
      </w:r>
      <w:r w:rsidRPr="009A3944">
        <w:rPr>
          <w:rFonts w:ascii="Times New Roman" w:hAnsi="Times New Roman" w:cs="Times New Roman"/>
          <w:i/>
          <w:sz w:val="24"/>
        </w:rPr>
        <w:t>correct</w:t>
      </w:r>
      <w:r w:rsidRPr="009A3944">
        <w:rPr>
          <w:rFonts w:ascii="Times New Roman" w:hAnsi="Times New Roman" w:cs="Times New Roman"/>
          <w:sz w:val="24"/>
        </w:rPr>
        <w:t xml:space="preserve"> when labeling </w:t>
      </w:r>
      <w:r w:rsidRPr="009A3944">
        <w:rPr>
          <w:rStyle w:val="CDT"/>
          <w:rFonts w:ascii="Times New Roman" w:eastAsia="Courier New" w:hAnsi="Times New Roman" w:cs="Times New Roman"/>
          <w:sz w:val="24"/>
        </w:rPr>
        <w:t>case</w:t>
      </w:r>
      <w:r w:rsidRPr="009A3944">
        <w:rPr>
          <w:rFonts w:ascii="Times New Roman" w:hAnsi="Times New Roman" w:cs="Times New Roman"/>
          <w:sz w:val="24"/>
        </w:rPr>
        <w:t xml:space="preserve">s in a </w:t>
      </w:r>
      <w:r w:rsidRPr="009A3944">
        <w:rPr>
          <w:rStyle w:val="CDT"/>
          <w:rFonts w:ascii="Times New Roman" w:eastAsia="Courier New" w:hAnsi="Times New Roman" w:cs="Times New Roman"/>
          <w:sz w:val="24"/>
        </w:rPr>
        <w:t>switch</w:t>
      </w:r>
      <w:r w:rsidRPr="009A3944">
        <w:rPr>
          <w:rFonts w:ascii="Times New Roman" w:hAnsi="Times New Roman" w:cs="Times New Roman"/>
          <w:sz w:val="24"/>
        </w:rPr>
        <w:t xml:space="preserve"> structure?</w:t>
      </w:r>
    </w:p>
    <w:p w:rsidR="00E80D28" w:rsidRPr="009A3944" w:rsidRDefault="00E80D28" w:rsidP="00E80D28">
      <w:pPr>
        <w:numPr>
          <w:ilvl w:val="0"/>
          <w:numId w:val="76"/>
        </w:numPr>
        <w:suppressAutoHyphens/>
        <w:rPr>
          <w:rStyle w:val="CDT"/>
          <w:rFonts w:ascii="Times New Roman" w:eastAsia="Courier New" w:hAnsi="Times New Roman"/>
          <w:sz w:val="24"/>
        </w:rPr>
      </w:pPr>
      <w:r w:rsidRPr="009A3944">
        <w:rPr>
          <w:rStyle w:val="CDT"/>
          <w:rFonts w:ascii="Times New Roman" w:eastAsia="Courier New" w:hAnsi="Times New Roman"/>
          <w:sz w:val="24"/>
        </w:rPr>
        <w:t>case1</w:t>
      </w:r>
    </w:p>
    <w:p w:rsidR="00E80D28" w:rsidRPr="009A3944" w:rsidRDefault="00E80D28" w:rsidP="00E80D28">
      <w:pPr>
        <w:numPr>
          <w:ilvl w:val="0"/>
          <w:numId w:val="76"/>
        </w:numPr>
        <w:suppressAutoHyphens/>
        <w:rPr>
          <w:rStyle w:val="CDT"/>
          <w:rFonts w:ascii="Times New Roman" w:eastAsia="Courier New" w:hAnsi="Times New Roman"/>
          <w:sz w:val="24"/>
        </w:rPr>
      </w:pPr>
      <w:r w:rsidRPr="009A3944">
        <w:rPr>
          <w:rStyle w:val="CDT"/>
          <w:rFonts w:ascii="Times New Roman" w:eastAsia="Courier New" w:hAnsi="Times New Roman"/>
          <w:sz w:val="24"/>
        </w:rPr>
        <w:t>Case1</w:t>
      </w:r>
    </w:p>
    <w:p w:rsidR="00E80D28" w:rsidRPr="009A3944" w:rsidRDefault="00E80D28" w:rsidP="00E80D28">
      <w:pPr>
        <w:numPr>
          <w:ilvl w:val="0"/>
          <w:numId w:val="76"/>
        </w:numPr>
        <w:suppressAutoHyphens/>
        <w:rPr>
          <w:rStyle w:val="CDT"/>
          <w:rFonts w:ascii="Times New Roman" w:eastAsia="Courier New" w:hAnsi="Times New Roman"/>
          <w:sz w:val="24"/>
        </w:rPr>
      </w:pPr>
      <w:r w:rsidRPr="009A3944">
        <w:rPr>
          <w:rStyle w:val="CDT"/>
          <w:rFonts w:ascii="Times New Roman" w:eastAsia="Courier New" w:hAnsi="Times New Roman"/>
          <w:sz w:val="24"/>
        </w:rPr>
        <w:t>case 1</w:t>
      </w:r>
    </w:p>
    <w:p w:rsidR="00E80D28" w:rsidRPr="009A3944" w:rsidRDefault="00E80D28" w:rsidP="00E80D28">
      <w:pPr>
        <w:numPr>
          <w:ilvl w:val="0"/>
          <w:numId w:val="76"/>
        </w:numPr>
        <w:suppressAutoHyphens/>
        <w:rPr>
          <w:rStyle w:val="CDT"/>
          <w:rFonts w:ascii="Times New Roman" w:eastAsia="Courier New" w:hAnsi="Times New Roman"/>
          <w:sz w:val="24"/>
        </w:rPr>
      </w:pPr>
      <w:r w:rsidRPr="009A3944">
        <w:rPr>
          <w:rStyle w:val="CDT"/>
          <w:rFonts w:ascii="Times New Roman" w:eastAsia="Courier New" w:hAnsi="Times New Roman"/>
          <w:sz w:val="24"/>
        </w:rPr>
        <w:t>Case 1</w:t>
      </w:r>
    </w:p>
    <w:p w:rsidR="00E80D28" w:rsidRPr="009A3944" w:rsidRDefault="00E80D28" w:rsidP="00E80D28">
      <w:pPr>
        <w:outlineLvl w:val="0"/>
        <w:rPr>
          <w:rStyle w:val="basetext"/>
          <w:rFonts w:cs="Times New Roman"/>
          <w:sz w:val="24"/>
        </w:rPr>
      </w:pPr>
      <w:r w:rsidRPr="009A3944">
        <w:rPr>
          <w:rStyle w:val="basetext"/>
          <w:sz w:val="24"/>
        </w:rPr>
        <w:t>24</w:t>
      </w:r>
      <w:r w:rsidRPr="009A3944">
        <w:rPr>
          <w:rStyle w:val="basetext"/>
          <w:rFonts w:cs="Times New Roman"/>
          <w:sz w:val="24"/>
        </w:rPr>
        <w:t xml:space="preserve">. </w:t>
      </w:r>
      <w:r w:rsidRPr="009A3944">
        <w:rPr>
          <w:rStyle w:val="CDT"/>
          <w:rFonts w:ascii="Times New Roman" w:eastAsia="Courier New" w:hAnsi="Times New Roman" w:cs="Times New Roman"/>
          <w:sz w:val="24"/>
        </w:rPr>
        <w:t>switch</w:t>
      </w:r>
      <w:r w:rsidRPr="009A3944">
        <w:rPr>
          <w:rFonts w:ascii="Times New Roman" w:hAnsi="Times New Roman" w:cs="Times New Roman"/>
          <w:sz w:val="24"/>
        </w:rPr>
        <w:t xml:space="preserve"> </w:t>
      </w:r>
      <w:r w:rsidRPr="009A3944">
        <w:rPr>
          <w:rFonts w:ascii="Times New Roman" w:hAnsi="Times New Roman" w:cs="Times New Roman"/>
          <w:i/>
          <w:sz w:val="24"/>
        </w:rPr>
        <w:t>can</w:t>
      </w:r>
      <w:r w:rsidRPr="009A3944">
        <w:rPr>
          <w:rFonts w:ascii="Times New Roman" w:hAnsi="Times New Roman" w:cs="Times New Roman"/>
          <w:sz w:val="24"/>
        </w:rPr>
        <w:t xml:space="preserve"> be used to test:</w:t>
      </w:r>
    </w:p>
    <w:p w:rsidR="00E80D28" w:rsidRPr="009A3944" w:rsidRDefault="00E80D28" w:rsidP="00E80D28">
      <w:pPr>
        <w:numPr>
          <w:ilvl w:val="0"/>
          <w:numId w:val="77"/>
        </w:numPr>
        <w:suppressAutoHyphens/>
        <w:rPr>
          <w:rStyle w:val="CDT"/>
          <w:rFonts w:ascii="Times New Roman" w:eastAsia="Courier New" w:hAnsi="Times New Roman" w:cs="Times New Roman"/>
          <w:sz w:val="24"/>
        </w:rPr>
      </w:pPr>
      <w:r w:rsidRPr="009A3944">
        <w:rPr>
          <w:rStyle w:val="CDT"/>
          <w:rFonts w:ascii="Times New Roman" w:eastAsia="Courier New" w:hAnsi="Times New Roman" w:cs="Times New Roman"/>
          <w:sz w:val="24"/>
        </w:rPr>
        <w:t>int</w:t>
      </w:r>
      <w:r w:rsidRPr="009A3944">
        <w:rPr>
          <w:rFonts w:ascii="Times New Roman" w:hAnsi="Times New Roman" w:cs="Times New Roman"/>
          <w:sz w:val="24"/>
        </w:rPr>
        <w:t xml:space="preserve"> constants</w:t>
      </w:r>
      <w:r w:rsidRPr="009A3944">
        <w:rPr>
          <w:rStyle w:val="basetext"/>
          <w:rFonts w:cs="Times New Roman"/>
          <w:sz w:val="24"/>
        </w:rPr>
        <w:t>.</w:t>
      </w:r>
    </w:p>
    <w:p w:rsidR="00E80D28" w:rsidRPr="009A3944" w:rsidRDefault="00E80D28" w:rsidP="00E80D28">
      <w:pPr>
        <w:numPr>
          <w:ilvl w:val="0"/>
          <w:numId w:val="77"/>
        </w:numPr>
        <w:suppressAutoHyphens/>
        <w:rPr>
          <w:rStyle w:val="CDT"/>
          <w:rFonts w:ascii="Times New Roman" w:eastAsia="Courier New" w:hAnsi="Times New Roman" w:cs="Times New Roman"/>
          <w:sz w:val="24"/>
        </w:rPr>
      </w:pPr>
      <w:r w:rsidRPr="009A3944">
        <w:rPr>
          <w:rStyle w:val="CDT"/>
          <w:rFonts w:ascii="Times New Roman" w:eastAsia="Courier New" w:hAnsi="Times New Roman" w:cs="Times New Roman"/>
          <w:sz w:val="24"/>
        </w:rPr>
        <w:t>float</w:t>
      </w:r>
      <w:r w:rsidRPr="009A3944">
        <w:rPr>
          <w:rFonts w:ascii="Times New Roman" w:hAnsi="Times New Roman" w:cs="Times New Roman"/>
          <w:sz w:val="24"/>
        </w:rPr>
        <w:t xml:space="preserve"> constants.</w:t>
      </w:r>
    </w:p>
    <w:p w:rsidR="00E80D28" w:rsidRPr="009A3944" w:rsidRDefault="00E80D28" w:rsidP="00E80D28">
      <w:pPr>
        <w:numPr>
          <w:ilvl w:val="0"/>
          <w:numId w:val="77"/>
        </w:numPr>
        <w:suppressAutoHyphens/>
        <w:rPr>
          <w:rStyle w:val="CDT"/>
          <w:rFonts w:ascii="Times New Roman" w:eastAsia="Courier New" w:hAnsi="Times New Roman" w:cs="Times New Roman"/>
          <w:sz w:val="24"/>
        </w:rPr>
      </w:pPr>
      <w:r w:rsidRPr="009A3944">
        <w:rPr>
          <w:rStyle w:val="CDT"/>
          <w:rFonts w:ascii="Times New Roman" w:eastAsia="Courier New" w:hAnsi="Times New Roman" w:cs="Times New Roman"/>
          <w:sz w:val="24"/>
        </w:rPr>
        <w:t>string</w:t>
      </w:r>
      <w:r w:rsidRPr="009A3944">
        <w:rPr>
          <w:rFonts w:ascii="Times New Roman" w:hAnsi="Times New Roman" w:cs="Times New Roman"/>
          <w:sz w:val="24"/>
        </w:rPr>
        <w:t xml:space="preserve"> constants.</w:t>
      </w:r>
    </w:p>
    <w:p w:rsidR="007F249A" w:rsidRPr="009A3944" w:rsidRDefault="00E80D28" w:rsidP="007F249A">
      <w:pPr>
        <w:numPr>
          <w:ilvl w:val="0"/>
          <w:numId w:val="77"/>
        </w:numPr>
        <w:suppressAutoHyphens/>
        <w:rPr>
          <w:rStyle w:val="CDT"/>
          <w:rFonts w:ascii="Times New Roman" w:eastAsia="Courier New" w:hAnsi="Times New Roman" w:cs="Times New Roman"/>
          <w:sz w:val="24"/>
        </w:rPr>
      </w:pPr>
      <w:r w:rsidRPr="009A3944">
        <w:rPr>
          <w:rFonts w:ascii="Times New Roman" w:hAnsi="Times New Roman" w:cs="Times New Roman"/>
          <w:sz w:val="24"/>
        </w:rPr>
        <w:t>all types of constants</w:t>
      </w:r>
      <w:r w:rsidRPr="009A3944">
        <w:rPr>
          <w:rStyle w:val="basetext"/>
          <w:rFonts w:cs="Times New Roman"/>
          <w:sz w:val="24"/>
        </w:rPr>
        <w:t>.</w:t>
      </w:r>
    </w:p>
    <w:p w:rsidR="00E80D28" w:rsidRPr="009A3944" w:rsidRDefault="00E80D28" w:rsidP="00E80D28">
      <w:pPr>
        <w:outlineLvl w:val="0"/>
        <w:rPr>
          <w:rStyle w:val="basetext"/>
          <w:rFonts w:cs="Times New Roman"/>
          <w:sz w:val="24"/>
        </w:rPr>
      </w:pPr>
      <w:r w:rsidRPr="009A3944">
        <w:rPr>
          <w:rStyle w:val="basetext"/>
          <w:rFonts w:cs="Times New Roman"/>
          <w:sz w:val="24"/>
        </w:rPr>
        <w:t xml:space="preserve">25. </w:t>
      </w:r>
      <w:r w:rsidRPr="009A3944">
        <w:rPr>
          <w:rFonts w:ascii="Times New Roman" w:hAnsi="Times New Roman" w:cs="Times New Roman"/>
          <w:sz w:val="24"/>
        </w:rPr>
        <w:t>The ____________, __________ and ____________ are the only three forms of control necessary.</w:t>
      </w:r>
    </w:p>
    <w:p w:rsidR="00E80D28" w:rsidRPr="009A3944" w:rsidRDefault="00E80D28" w:rsidP="00E80D28">
      <w:pPr>
        <w:numPr>
          <w:ilvl w:val="0"/>
          <w:numId w:val="65"/>
        </w:numPr>
        <w:suppressAutoHyphens/>
        <w:rPr>
          <w:rStyle w:val="CDT"/>
          <w:rFonts w:ascii="Times New Roman" w:eastAsia="Courier New" w:hAnsi="Times New Roman" w:cs="Times New Roman"/>
          <w:sz w:val="24"/>
        </w:rPr>
      </w:pPr>
      <w:r w:rsidRPr="009A3944">
        <w:rPr>
          <w:rStyle w:val="CDT"/>
          <w:rFonts w:ascii="Times New Roman" w:eastAsia="Courier New" w:hAnsi="Times New Roman" w:cs="Times New Roman"/>
          <w:sz w:val="24"/>
        </w:rPr>
        <w:t>switch</w:t>
      </w:r>
      <w:r w:rsidRPr="009A3944">
        <w:rPr>
          <w:rFonts w:ascii="Times New Roman" w:hAnsi="Times New Roman" w:cs="Times New Roman"/>
          <w:sz w:val="24"/>
        </w:rPr>
        <w:t xml:space="preserve">, </w:t>
      </w:r>
      <w:r w:rsidRPr="009A3944">
        <w:rPr>
          <w:rStyle w:val="CDT"/>
          <w:rFonts w:ascii="Times New Roman" w:eastAsia="Courier New" w:hAnsi="Times New Roman" w:cs="Times New Roman"/>
          <w:sz w:val="24"/>
        </w:rPr>
        <w:t>if</w:t>
      </w:r>
      <w:r w:rsidRPr="009A3944">
        <w:rPr>
          <w:rFonts w:ascii="Times New Roman" w:hAnsi="Times New Roman" w:cs="Times New Roman"/>
          <w:sz w:val="24"/>
        </w:rPr>
        <w:t xml:space="preserve">, </w:t>
      </w:r>
      <w:r w:rsidRPr="009A3944">
        <w:rPr>
          <w:rStyle w:val="CDT"/>
          <w:rFonts w:ascii="Times New Roman" w:eastAsia="Courier New" w:hAnsi="Times New Roman" w:cs="Times New Roman"/>
          <w:sz w:val="24"/>
        </w:rPr>
        <w:t>else.</w:t>
      </w:r>
    </w:p>
    <w:p w:rsidR="00E80D28" w:rsidRPr="009A3944" w:rsidRDefault="00E80D28" w:rsidP="00E80D28">
      <w:pPr>
        <w:numPr>
          <w:ilvl w:val="0"/>
          <w:numId w:val="65"/>
        </w:numPr>
        <w:suppressAutoHyphens/>
        <w:rPr>
          <w:rStyle w:val="CDT"/>
          <w:rFonts w:ascii="Times New Roman" w:eastAsia="Courier New" w:hAnsi="Times New Roman" w:cs="Times New Roman"/>
          <w:sz w:val="24"/>
        </w:rPr>
      </w:pPr>
      <w:r w:rsidRPr="009A3944">
        <w:rPr>
          <w:rFonts w:ascii="Times New Roman" w:hAnsi="Times New Roman" w:cs="Times New Roman"/>
          <w:sz w:val="24"/>
        </w:rPr>
        <w:t>sequence, selection, repetition</w:t>
      </w:r>
      <w:r w:rsidRPr="009A3944">
        <w:rPr>
          <w:rStyle w:val="CDT"/>
          <w:rFonts w:ascii="Times New Roman" w:eastAsia="Courier New" w:hAnsi="Times New Roman" w:cs="Times New Roman"/>
          <w:sz w:val="24"/>
        </w:rPr>
        <w:t>.</w:t>
      </w:r>
    </w:p>
    <w:p w:rsidR="00E80D28" w:rsidRPr="009A3944" w:rsidRDefault="00E80D28" w:rsidP="00E80D28">
      <w:pPr>
        <w:numPr>
          <w:ilvl w:val="0"/>
          <w:numId w:val="65"/>
        </w:numPr>
        <w:suppressAutoHyphens/>
        <w:rPr>
          <w:rStyle w:val="CDT"/>
          <w:rFonts w:ascii="Times New Roman" w:eastAsia="Courier New" w:hAnsi="Times New Roman" w:cs="Times New Roman"/>
          <w:sz w:val="24"/>
        </w:rPr>
      </w:pPr>
      <w:r w:rsidRPr="009A3944">
        <w:rPr>
          <w:rStyle w:val="CDT"/>
          <w:rFonts w:ascii="Times New Roman" w:eastAsia="Courier New" w:hAnsi="Times New Roman" w:cs="Times New Roman"/>
          <w:sz w:val="24"/>
        </w:rPr>
        <w:t>break</w:t>
      </w:r>
      <w:r w:rsidRPr="009A3944">
        <w:rPr>
          <w:rFonts w:ascii="Times New Roman" w:hAnsi="Times New Roman" w:cs="Times New Roman"/>
          <w:sz w:val="24"/>
        </w:rPr>
        <w:t xml:space="preserve">, </w:t>
      </w:r>
      <w:r w:rsidRPr="009A3944">
        <w:rPr>
          <w:rStyle w:val="CDT"/>
          <w:rFonts w:ascii="Times New Roman" w:eastAsia="Courier New" w:hAnsi="Times New Roman" w:cs="Times New Roman"/>
          <w:sz w:val="24"/>
        </w:rPr>
        <w:t>continue</w:t>
      </w:r>
      <w:r w:rsidRPr="009A3944">
        <w:rPr>
          <w:rFonts w:ascii="Times New Roman" w:hAnsi="Times New Roman" w:cs="Times New Roman"/>
          <w:sz w:val="24"/>
        </w:rPr>
        <w:t xml:space="preserve">, </w:t>
      </w:r>
      <w:r w:rsidRPr="009A3944">
        <w:rPr>
          <w:rStyle w:val="CDT"/>
          <w:rFonts w:ascii="Times New Roman" w:eastAsia="Courier New" w:hAnsi="Times New Roman" w:cs="Times New Roman"/>
          <w:sz w:val="24"/>
        </w:rPr>
        <w:t>if…else.</w:t>
      </w:r>
    </w:p>
    <w:p w:rsidR="00E80D28" w:rsidRPr="009A3944" w:rsidRDefault="00E80D28" w:rsidP="00E80D28">
      <w:pPr>
        <w:numPr>
          <w:ilvl w:val="0"/>
          <w:numId w:val="65"/>
        </w:numPr>
        <w:suppressAutoHyphens/>
        <w:rPr>
          <w:rStyle w:val="CDT"/>
          <w:rFonts w:ascii="Times New Roman" w:eastAsia="Courier New" w:hAnsi="Times New Roman" w:cs="Times New Roman"/>
          <w:sz w:val="24"/>
        </w:rPr>
      </w:pPr>
      <w:r w:rsidRPr="009A3944">
        <w:rPr>
          <w:rStyle w:val="CDT"/>
          <w:rFonts w:ascii="Times New Roman" w:eastAsia="Courier New" w:hAnsi="Times New Roman" w:cs="Times New Roman"/>
          <w:sz w:val="24"/>
        </w:rPr>
        <w:t>for</w:t>
      </w:r>
      <w:r w:rsidRPr="009A3944">
        <w:rPr>
          <w:rFonts w:ascii="Times New Roman" w:hAnsi="Times New Roman" w:cs="Times New Roman"/>
          <w:sz w:val="24"/>
        </w:rPr>
        <w:t xml:space="preserve">, </w:t>
      </w:r>
      <w:r w:rsidRPr="009A3944">
        <w:rPr>
          <w:rStyle w:val="CDT"/>
          <w:rFonts w:ascii="Times New Roman" w:eastAsia="Courier New" w:hAnsi="Times New Roman" w:cs="Times New Roman"/>
          <w:sz w:val="24"/>
        </w:rPr>
        <w:t>while</w:t>
      </w:r>
      <w:r w:rsidRPr="009A3944">
        <w:rPr>
          <w:rFonts w:ascii="Times New Roman" w:hAnsi="Times New Roman" w:cs="Times New Roman"/>
          <w:sz w:val="24"/>
        </w:rPr>
        <w:t xml:space="preserve">, </w:t>
      </w:r>
      <w:r w:rsidRPr="009A3944">
        <w:rPr>
          <w:rStyle w:val="CDT"/>
          <w:rFonts w:ascii="Times New Roman" w:eastAsia="Courier New" w:hAnsi="Times New Roman" w:cs="Times New Roman"/>
          <w:sz w:val="24"/>
        </w:rPr>
        <w:t>do…while.</w:t>
      </w:r>
    </w:p>
    <w:p w:rsidR="00E80D28" w:rsidRPr="009A3944" w:rsidRDefault="00E80D28" w:rsidP="00E80D28">
      <w:pPr>
        <w:outlineLvl w:val="0"/>
        <w:rPr>
          <w:rStyle w:val="basetext"/>
          <w:rFonts w:cs="Times New Roman"/>
          <w:sz w:val="24"/>
        </w:rPr>
      </w:pPr>
      <w:r w:rsidRPr="009A3944">
        <w:rPr>
          <w:rStyle w:val="basetext"/>
          <w:rFonts w:cs="Times New Roman"/>
          <w:sz w:val="24"/>
        </w:rPr>
        <w:t xml:space="preserve">26. Which of the following is </w:t>
      </w:r>
      <w:r w:rsidRPr="009A3944">
        <w:rPr>
          <w:rStyle w:val="basetext"/>
          <w:rFonts w:cs="Times New Roman"/>
          <w:i/>
          <w:sz w:val="24"/>
        </w:rPr>
        <w:t>not</w:t>
      </w:r>
      <w:r w:rsidRPr="009A3944">
        <w:rPr>
          <w:rStyle w:val="basetext"/>
          <w:rFonts w:cs="Times New Roman"/>
          <w:sz w:val="24"/>
        </w:rPr>
        <w:t xml:space="preserve"> one of the C++ control structures?</w:t>
      </w:r>
    </w:p>
    <w:p w:rsidR="00E80D28" w:rsidRPr="009A3944" w:rsidRDefault="00E80D28" w:rsidP="00E80D28">
      <w:pPr>
        <w:numPr>
          <w:ilvl w:val="0"/>
          <w:numId w:val="66"/>
        </w:numPr>
        <w:suppressAutoHyphens/>
        <w:rPr>
          <w:rStyle w:val="CDT"/>
          <w:rFonts w:ascii="Times New Roman" w:eastAsia="Courier New" w:hAnsi="Times New Roman" w:cs="Times New Roman"/>
          <w:sz w:val="24"/>
        </w:rPr>
      </w:pPr>
      <w:r w:rsidRPr="009A3944">
        <w:rPr>
          <w:rStyle w:val="CDT"/>
          <w:rFonts w:ascii="Times New Roman" w:eastAsia="Courier New" w:hAnsi="Times New Roman" w:cs="Times New Roman"/>
          <w:sz w:val="24"/>
        </w:rPr>
        <w:t>if</w:t>
      </w:r>
    </w:p>
    <w:p w:rsidR="00E80D28" w:rsidRPr="009A3944" w:rsidRDefault="00E80D28" w:rsidP="00E80D28">
      <w:pPr>
        <w:numPr>
          <w:ilvl w:val="0"/>
          <w:numId w:val="66"/>
        </w:numPr>
        <w:suppressAutoHyphens/>
        <w:rPr>
          <w:rStyle w:val="CDT"/>
          <w:rFonts w:ascii="Times New Roman" w:eastAsia="Courier New" w:hAnsi="Times New Roman" w:cs="Times New Roman"/>
          <w:sz w:val="24"/>
        </w:rPr>
      </w:pPr>
      <w:r w:rsidRPr="009A3944">
        <w:rPr>
          <w:rStyle w:val="CDT"/>
          <w:rFonts w:ascii="Times New Roman" w:eastAsia="Courier New" w:hAnsi="Times New Roman" w:cs="Times New Roman"/>
          <w:sz w:val="24"/>
        </w:rPr>
        <w:t>switch</w:t>
      </w:r>
    </w:p>
    <w:p w:rsidR="00E80D28" w:rsidRPr="009A3944" w:rsidRDefault="00E80D28" w:rsidP="00E80D28">
      <w:pPr>
        <w:numPr>
          <w:ilvl w:val="0"/>
          <w:numId w:val="66"/>
        </w:numPr>
        <w:suppressAutoHyphens/>
        <w:rPr>
          <w:rStyle w:val="CDT"/>
          <w:rFonts w:ascii="Times New Roman" w:eastAsia="Courier New" w:hAnsi="Times New Roman" w:cs="Times New Roman"/>
          <w:sz w:val="24"/>
        </w:rPr>
      </w:pPr>
      <w:r w:rsidRPr="009A3944">
        <w:rPr>
          <w:rStyle w:val="CDT"/>
          <w:rFonts w:ascii="Times New Roman" w:eastAsia="Courier New" w:hAnsi="Times New Roman" w:cs="Times New Roman"/>
          <w:sz w:val="24"/>
        </w:rPr>
        <w:t>break</w:t>
      </w:r>
    </w:p>
    <w:p w:rsidR="00E80D28" w:rsidRPr="009A3944" w:rsidRDefault="00E80D28" w:rsidP="00E80D28">
      <w:pPr>
        <w:numPr>
          <w:ilvl w:val="0"/>
          <w:numId w:val="66"/>
        </w:numPr>
        <w:suppressAutoHyphens/>
        <w:rPr>
          <w:rStyle w:val="CDT"/>
          <w:rFonts w:ascii="Times New Roman" w:eastAsia="Courier New" w:hAnsi="Times New Roman" w:cs="Times New Roman"/>
          <w:sz w:val="24"/>
        </w:rPr>
      </w:pPr>
      <w:r w:rsidRPr="009A3944">
        <w:rPr>
          <w:rStyle w:val="CDT"/>
          <w:rFonts w:ascii="Times New Roman" w:eastAsia="Courier New" w:hAnsi="Times New Roman" w:cs="Times New Roman"/>
          <w:sz w:val="24"/>
        </w:rPr>
        <w:t>do…while</w:t>
      </w:r>
    </w:p>
    <w:p w:rsidR="00E80D28" w:rsidRPr="009A3944" w:rsidRDefault="00E80D28" w:rsidP="00E80D28">
      <w:pPr>
        <w:outlineLvl w:val="0"/>
        <w:rPr>
          <w:rStyle w:val="basetext"/>
          <w:rFonts w:cs="Times New Roman"/>
          <w:sz w:val="24"/>
        </w:rPr>
      </w:pPr>
      <w:r w:rsidRPr="009A3944">
        <w:rPr>
          <w:rStyle w:val="basetext"/>
          <w:rFonts w:cs="Times New Roman"/>
          <w:sz w:val="24"/>
        </w:rPr>
        <w:t xml:space="preserve">27. </w:t>
      </w:r>
      <w:r w:rsidRPr="009A3944">
        <w:rPr>
          <w:rFonts w:ascii="Times New Roman" w:hAnsi="Times New Roman" w:cs="Times New Roman"/>
          <w:sz w:val="24"/>
        </w:rPr>
        <w:t xml:space="preserve">Which of the following data types </w:t>
      </w:r>
      <w:r w:rsidRPr="009A3944">
        <w:rPr>
          <w:rFonts w:ascii="Times New Roman" w:hAnsi="Times New Roman" w:cs="Times New Roman"/>
          <w:i/>
          <w:sz w:val="24"/>
        </w:rPr>
        <w:t>can</w:t>
      </w:r>
      <w:r w:rsidRPr="009A3944">
        <w:rPr>
          <w:rFonts w:ascii="Times New Roman" w:hAnsi="Times New Roman" w:cs="Times New Roman"/>
          <w:sz w:val="24"/>
        </w:rPr>
        <w:t xml:space="preserve"> be used to represent integers?</w:t>
      </w:r>
    </w:p>
    <w:p w:rsidR="00E80D28" w:rsidRPr="009A3944" w:rsidRDefault="00E80D28" w:rsidP="00E80D28">
      <w:pPr>
        <w:numPr>
          <w:ilvl w:val="0"/>
          <w:numId w:val="67"/>
        </w:numPr>
        <w:suppressAutoHyphens/>
        <w:rPr>
          <w:rStyle w:val="CDT"/>
          <w:rFonts w:ascii="Times New Roman" w:eastAsia="Courier New" w:hAnsi="Times New Roman" w:cs="Times New Roman"/>
          <w:sz w:val="24"/>
        </w:rPr>
      </w:pPr>
      <w:r w:rsidRPr="009A3944">
        <w:rPr>
          <w:rStyle w:val="basetext"/>
          <w:rFonts w:cs="Times New Roman"/>
          <w:sz w:val="24"/>
        </w:rPr>
        <w:t xml:space="preserve">  </w:t>
      </w:r>
      <w:r w:rsidRPr="009A3944">
        <w:rPr>
          <w:rStyle w:val="CDT"/>
          <w:rFonts w:ascii="Times New Roman" w:eastAsia="Courier New" w:hAnsi="Times New Roman" w:cs="Times New Roman"/>
          <w:sz w:val="24"/>
        </w:rPr>
        <w:t>char</w:t>
      </w:r>
    </w:p>
    <w:p w:rsidR="00E80D28" w:rsidRPr="009A3944" w:rsidRDefault="00E80D28" w:rsidP="00E80D28">
      <w:pPr>
        <w:numPr>
          <w:ilvl w:val="0"/>
          <w:numId w:val="67"/>
        </w:numPr>
        <w:suppressAutoHyphens/>
        <w:rPr>
          <w:rStyle w:val="CDT"/>
          <w:rFonts w:ascii="Times New Roman" w:eastAsia="Courier New" w:hAnsi="Times New Roman" w:cs="Times New Roman"/>
          <w:sz w:val="24"/>
        </w:rPr>
      </w:pPr>
      <w:r w:rsidRPr="009A3944">
        <w:rPr>
          <w:rStyle w:val="basetext"/>
          <w:rFonts w:cs="Times New Roman"/>
          <w:sz w:val="24"/>
        </w:rPr>
        <w:t xml:space="preserve"> </w:t>
      </w:r>
      <w:r w:rsidRPr="009A3944">
        <w:rPr>
          <w:rStyle w:val="CDT"/>
          <w:rFonts w:ascii="Times New Roman" w:eastAsia="Courier New" w:hAnsi="Times New Roman" w:cs="Times New Roman"/>
          <w:sz w:val="24"/>
        </w:rPr>
        <w:t>long</w:t>
      </w:r>
    </w:p>
    <w:p w:rsidR="00E80D28" w:rsidRPr="009A3944" w:rsidRDefault="00E80D28" w:rsidP="00E80D28">
      <w:pPr>
        <w:numPr>
          <w:ilvl w:val="0"/>
          <w:numId w:val="67"/>
        </w:numPr>
        <w:suppressAutoHyphens/>
        <w:rPr>
          <w:rStyle w:val="CDT"/>
          <w:rFonts w:ascii="Times New Roman" w:eastAsia="Courier New" w:hAnsi="Times New Roman" w:cs="Times New Roman"/>
          <w:sz w:val="24"/>
        </w:rPr>
      </w:pPr>
      <w:r w:rsidRPr="009A3944">
        <w:rPr>
          <w:rStyle w:val="basetext"/>
          <w:rFonts w:cs="Times New Roman"/>
          <w:sz w:val="24"/>
        </w:rPr>
        <w:t xml:space="preserve"> </w:t>
      </w:r>
      <w:r w:rsidRPr="009A3944">
        <w:rPr>
          <w:rStyle w:val="CDT"/>
          <w:rFonts w:ascii="Times New Roman" w:eastAsia="Courier New" w:hAnsi="Times New Roman" w:cs="Times New Roman"/>
          <w:sz w:val="24"/>
        </w:rPr>
        <w:t>short</w:t>
      </w:r>
    </w:p>
    <w:p w:rsidR="00E80D28" w:rsidRPr="009A3944" w:rsidRDefault="00E80D28" w:rsidP="00E80D28">
      <w:pPr>
        <w:numPr>
          <w:ilvl w:val="0"/>
          <w:numId w:val="67"/>
        </w:numPr>
        <w:suppressAutoHyphens/>
        <w:rPr>
          <w:rStyle w:val="basetext"/>
          <w:rFonts w:eastAsia="Courier New" w:cs="Times New Roman"/>
          <w:sz w:val="24"/>
        </w:rPr>
      </w:pPr>
      <w:r w:rsidRPr="009A3944">
        <w:rPr>
          <w:rStyle w:val="basetext"/>
          <w:rFonts w:cs="Times New Roman"/>
          <w:sz w:val="24"/>
        </w:rPr>
        <w:t xml:space="preserve"> </w:t>
      </w:r>
      <w:r w:rsidRPr="009A3944">
        <w:rPr>
          <w:rFonts w:ascii="Times New Roman" w:hAnsi="Times New Roman" w:cs="Times New Roman"/>
          <w:sz w:val="24"/>
        </w:rPr>
        <w:t>All of the above</w:t>
      </w:r>
      <w:r w:rsidRPr="009A3944">
        <w:rPr>
          <w:rStyle w:val="basetext"/>
          <w:rFonts w:cs="Times New Roman"/>
          <w:sz w:val="24"/>
        </w:rPr>
        <w:t>.</w:t>
      </w:r>
    </w:p>
    <w:p w:rsidR="005E780C" w:rsidRPr="009A3944" w:rsidRDefault="005E780C" w:rsidP="005E780C">
      <w:pPr>
        <w:suppressAutoHyphens/>
        <w:rPr>
          <w:rStyle w:val="basetext"/>
          <w:rFonts w:cs="Times New Roman"/>
          <w:sz w:val="24"/>
        </w:rPr>
      </w:pPr>
    </w:p>
    <w:p w:rsidR="005E780C" w:rsidRPr="009A3944" w:rsidRDefault="005E780C" w:rsidP="005E780C">
      <w:pPr>
        <w:suppressAutoHyphens/>
        <w:rPr>
          <w:rStyle w:val="CDT"/>
          <w:rFonts w:ascii="Times New Roman" w:eastAsia="Courier New" w:hAnsi="Times New Roman" w:cs="Times New Roman"/>
          <w:sz w:val="24"/>
        </w:rPr>
      </w:pPr>
    </w:p>
    <w:p w:rsidR="00E80D28" w:rsidRPr="009A3944" w:rsidRDefault="00E80D28" w:rsidP="00E80D28">
      <w:pPr>
        <w:outlineLvl w:val="0"/>
        <w:rPr>
          <w:rStyle w:val="basetext"/>
          <w:rFonts w:cs="Times New Roman"/>
          <w:sz w:val="24"/>
        </w:rPr>
      </w:pPr>
      <w:r w:rsidRPr="009A3944">
        <w:rPr>
          <w:rStyle w:val="basetext"/>
          <w:rFonts w:cs="Times New Roman"/>
          <w:sz w:val="24"/>
        </w:rPr>
        <w:t>28</w:t>
      </w:r>
      <w:r w:rsidRPr="009A3944">
        <w:rPr>
          <w:rFonts w:ascii="Times New Roman" w:hAnsi="Times New Roman" w:cs="Times New Roman"/>
          <w:sz w:val="24"/>
        </w:rPr>
        <w:t xml:space="preserve">.Which of the following is </w:t>
      </w:r>
      <w:r w:rsidRPr="009A3944">
        <w:rPr>
          <w:rFonts w:ascii="Times New Roman" w:hAnsi="Times New Roman" w:cs="Times New Roman"/>
          <w:i/>
          <w:sz w:val="24"/>
        </w:rPr>
        <w:t>false</w:t>
      </w:r>
      <w:r w:rsidRPr="009A3944">
        <w:rPr>
          <w:rStyle w:val="basetext"/>
          <w:rFonts w:cs="Times New Roman"/>
          <w:sz w:val="24"/>
        </w:rPr>
        <w:t>?</w:t>
      </w:r>
    </w:p>
    <w:p w:rsidR="00E80D28" w:rsidRPr="009A3944" w:rsidRDefault="00E80D28" w:rsidP="00E80D28">
      <w:pPr>
        <w:numPr>
          <w:ilvl w:val="0"/>
          <w:numId w:val="68"/>
        </w:numPr>
        <w:suppressAutoHyphens/>
        <w:rPr>
          <w:rStyle w:val="CDT"/>
          <w:rFonts w:ascii="Times New Roman" w:eastAsia="Courier New" w:hAnsi="Times New Roman" w:cs="Times New Roman"/>
          <w:sz w:val="24"/>
        </w:rPr>
      </w:pPr>
      <w:r w:rsidRPr="009A3944">
        <w:rPr>
          <w:rStyle w:val="CDT"/>
          <w:rFonts w:ascii="Times New Roman" w:eastAsia="Courier New" w:hAnsi="Times New Roman" w:cs="Times New Roman"/>
          <w:sz w:val="24"/>
        </w:rPr>
        <w:t>break</w:t>
      </w:r>
      <w:r w:rsidRPr="009A3944">
        <w:rPr>
          <w:rFonts w:ascii="Times New Roman" w:hAnsi="Times New Roman" w:cs="Times New Roman"/>
          <w:sz w:val="24"/>
        </w:rPr>
        <w:t xml:space="preserve"> and </w:t>
      </w:r>
      <w:r w:rsidRPr="009A3944">
        <w:rPr>
          <w:rStyle w:val="CDT"/>
          <w:rFonts w:ascii="Times New Roman" w:eastAsia="Courier New" w:hAnsi="Times New Roman" w:cs="Times New Roman"/>
          <w:sz w:val="24"/>
        </w:rPr>
        <w:t>continue</w:t>
      </w:r>
      <w:r w:rsidRPr="009A3944">
        <w:rPr>
          <w:rFonts w:ascii="Times New Roman" w:hAnsi="Times New Roman" w:cs="Times New Roman"/>
          <w:sz w:val="24"/>
        </w:rPr>
        <w:t xml:space="preserve"> statements alter the flow of control</w:t>
      </w:r>
      <w:r w:rsidRPr="009A3944">
        <w:rPr>
          <w:rStyle w:val="CDT"/>
          <w:rFonts w:ascii="Times New Roman" w:eastAsia="Courier New" w:hAnsi="Times New Roman" w:cs="Times New Roman"/>
          <w:sz w:val="24"/>
        </w:rPr>
        <w:t>.</w:t>
      </w:r>
    </w:p>
    <w:p w:rsidR="00E80D28" w:rsidRPr="009A3944" w:rsidRDefault="00E80D28" w:rsidP="00E80D28">
      <w:pPr>
        <w:numPr>
          <w:ilvl w:val="0"/>
          <w:numId w:val="68"/>
        </w:numPr>
        <w:suppressAutoHyphens/>
        <w:rPr>
          <w:rStyle w:val="CDT"/>
          <w:rFonts w:ascii="Times New Roman" w:eastAsia="Courier New" w:hAnsi="Times New Roman" w:cs="Times New Roman"/>
          <w:sz w:val="24"/>
        </w:rPr>
      </w:pPr>
      <w:r w:rsidRPr="009A3944">
        <w:rPr>
          <w:rStyle w:val="CDT"/>
          <w:rFonts w:ascii="Times New Roman" w:eastAsia="Courier New" w:hAnsi="Times New Roman" w:cs="Times New Roman"/>
          <w:sz w:val="24"/>
        </w:rPr>
        <w:t>continue</w:t>
      </w:r>
      <w:r w:rsidRPr="009A3944">
        <w:rPr>
          <w:rFonts w:ascii="Times New Roman" w:hAnsi="Times New Roman" w:cs="Times New Roman"/>
          <w:sz w:val="24"/>
        </w:rPr>
        <w:t xml:space="preserve"> statements skip the remaining statements in current iteration of the body of the loop in which they are embedded</w:t>
      </w:r>
      <w:r w:rsidRPr="009A3944">
        <w:rPr>
          <w:rStyle w:val="CDT"/>
          <w:rFonts w:ascii="Times New Roman" w:eastAsia="Courier New" w:hAnsi="Times New Roman" w:cs="Times New Roman"/>
          <w:sz w:val="24"/>
        </w:rPr>
        <w:t>.</w:t>
      </w:r>
    </w:p>
    <w:p w:rsidR="00E80D28" w:rsidRPr="009A3944" w:rsidRDefault="00E80D28" w:rsidP="00E80D28">
      <w:pPr>
        <w:numPr>
          <w:ilvl w:val="0"/>
          <w:numId w:val="68"/>
        </w:numPr>
        <w:suppressAutoHyphens/>
        <w:rPr>
          <w:rStyle w:val="CDT"/>
          <w:rFonts w:ascii="Times New Roman" w:eastAsia="Courier New" w:hAnsi="Times New Roman" w:cs="Times New Roman"/>
          <w:sz w:val="24"/>
        </w:rPr>
      </w:pPr>
      <w:r w:rsidRPr="009A3944">
        <w:rPr>
          <w:rStyle w:val="CDT"/>
          <w:rFonts w:ascii="Times New Roman" w:eastAsia="Courier New" w:hAnsi="Times New Roman" w:cs="Times New Roman"/>
          <w:sz w:val="24"/>
        </w:rPr>
        <w:t>break</w:t>
      </w:r>
      <w:r w:rsidRPr="009A3944">
        <w:rPr>
          <w:rFonts w:ascii="Times New Roman" w:hAnsi="Times New Roman" w:cs="Times New Roman"/>
          <w:sz w:val="24"/>
        </w:rPr>
        <w:t xml:space="preserve"> statements exit from the loop in which they are embedded</w:t>
      </w:r>
      <w:r w:rsidRPr="009A3944">
        <w:rPr>
          <w:rStyle w:val="CDT"/>
          <w:rFonts w:ascii="Times New Roman" w:eastAsia="Courier New" w:hAnsi="Times New Roman" w:cs="Times New Roman"/>
          <w:sz w:val="24"/>
        </w:rPr>
        <w:t>.</w:t>
      </w:r>
    </w:p>
    <w:p w:rsidR="00E80D28" w:rsidRPr="009A3944" w:rsidRDefault="00E80D28" w:rsidP="00E80D28">
      <w:pPr>
        <w:numPr>
          <w:ilvl w:val="0"/>
          <w:numId w:val="68"/>
        </w:numPr>
        <w:suppressAutoHyphens/>
        <w:rPr>
          <w:rStyle w:val="CDT"/>
          <w:rFonts w:ascii="Times New Roman" w:eastAsia="Courier New" w:hAnsi="Times New Roman" w:cs="Times New Roman"/>
          <w:sz w:val="24"/>
        </w:rPr>
      </w:pPr>
      <w:r w:rsidRPr="009A3944">
        <w:rPr>
          <w:rStyle w:val="CDT"/>
          <w:rFonts w:ascii="Times New Roman" w:eastAsia="Courier New" w:hAnsi="Times New Roman" w:cs="Times New Roman"/>
          <w:sz w:val="24"/>
        </w:rPr>
        <w:t>continue</w:t>
      </w:r>
      <w:r w:rsidRPr="009A3944">
        <w:rPr>
          <w:rFonts w:ascii="Times New Roman" w:hAnsi="Times New Roman" w:cs="Times New Roman"/>
          <w:sz w:val="24"/>
        </w:rPr>
        <w:t xml:space="preserve"> and </w:t>
      </w:r>
      <w:r w:rsidRPr="009A3944">
        <w:rPr>
          <w:rStyle w:val="CDT"/>
          <w:rFonts w:ascii="Times New Roman" w:eastAsia="Courier New" w:hAnsi="Times New Roman" w:cs="Times New Roman"/>
          <w:sz w:val="24"/>
        </w:rPr>
        <w:t>break</w:t>
      </w:r>
      <w:r w:rsidRPr="009A3944">
        <w:rPr>
          <w:rFonts w:ascii="Times New Roman" w:hAnsi="Times New Roman" w:cs="Times New Roman"/>
          <w:sz w:val="24"/>
        </w:rPr>
        <w:t xml:space="preserve"> statements may be embedded only within repetition statements</w:t>
      </w:r>
      <w:r w:rsidRPr="009A3944">
        <w:rPr>
          <w:rStyle w:val="CDT"/>
          <w:rFonts w:ascii="Times New Roman" w:eastAsia="Courier New" w:hAnsi="Times New Roman" w:cs="Times New Roman"/>
          <w:sz w:val="24"/>
        </w:rPr>
        <w:t>.</w:t>
      </w:r>
    </w:p>
    <w:p w:rsidR="00E80D28" w:rsidRPr="009A3944" w:rsidRDefault="00E80D28" w:rsidP="00E80D28">
      <w:pPr>
        <w:outlineLvl w:val="0"/>
        <w:rPr>
          <w:rStyle w:val="basetext"/>
          <w:rFonts w:cs="Times New Roman"/>
          <w:sz w:val="24"/>
        </w:rPr>
      </w:pPr>
      <w:r w:rsidRPr="009A3944">
        <w:rPr>
          <w:rFonts w:ascii="Times New Roman" w:hAnsi="Times New Roman" w:cs="Times New Roman"/>
          <w:sz w:val="24"/>
        </w:rPr>
        <w:t>29. The OR (</w:t>
      </w:r>
      <w:r w:rsidRPr="009A3944">
        <w:rPr>
          <w:rStyle w:val="CDT"/>
          <w:rFonts w:ascii="Times New Roman" w:eastAsia="Courier New" w:hAnsi="Times New Roman" w:cs="Times New Roman"/>
          <w:sz w:val="24"/>
        </w:rPr>
        <w:t>||</w:t>
      </w:r>
      <w:r w:rsidRPr="009A3944">
        <w:rPr>
          <w:rFonts w:ascii="Times New Roman" w:hAnsi="Times New Roman" w:cs="Times New Roman"/>
          <w:sz w:val="24"/>
        </w:rPr>
        <w:t>) operator</w:t>
      </w:r>
      <w:r w:rsidRPr="009A3944">
        <w:rPr>
          <w:rStyle w:val="basetext"/>
          <w:rFonts w:cs="Times New Roman"/>
          <w:sz w:val="24"/>
        </w:rPr>
        <w:t>:</w:t>
      </w:r>
    </w:p>
    <w:p w:rsidR="00E80D28" w:rsidRPr="009A3944" w:rsidRDefault="00E80D28" w:rsidP="00E80D28">
      <w:pPr>
        <w:numPr>
          <w:ilvl w:val="0"/>
          <w:numId w:val="69"/>
        </w:numPr>
        <w:suppressAutoHyphens/>
        <w:rPr>
          <w:rStyle w:val="basetext"/>
          <w:rFonts w:cs="Times New Roman"/>
          <w:sz w:val="24"/>
        </w:rPr>
      </w:pPr>
      <w:r w:rsidRPr="009A3944">
        <w:rPr>
          <w:rFonts w:ascii="Times New Roman" w:hAnsi="Times New Roman" w:cs="Times New Roman"/>
          <w:sz w:val="24"/>
        </w:rPr>
        <w:t>Has higher precedence than the AND (</w:t>
      </w:r>
      <w:r w:rsidRPr="009A3944">
        <w:rPr>
          <w:rStyle w:val="CDT"/>
          <w:rFonts w:ascii="Times New Roman" w:eastAsia="Courier New" w:hAnsi="Times New Roman" w:cs="Times New Roman"/>
          <w:sz w:val="24"/>
        </w:rPr>
        <w:t>&amp;&amp;</w:t>
      </w:r>
      <w:r w:rsidRPr="009A3944">
        <w:rPr>
          <w:rFonts w:ascii="Times New Roman" w:hAnsi="Times New Roman" w:cs="Times New Roman"/>
          <w:sz w:val="24"/>
        </w:rPr>
        <w:t>) operator</w:t>
      </w:r>
      <w:r w:rsidRPr="009A3944">
        <w:rPr>
          <w:rStyle w:val="basetext"/>
          <w:rFonts w:cs="Times New Roman"/>
          <w:sz w:val="24"/>
        </w:rPr>
        <w:t>.</w:t>
      </w:r>
    </w:p>
    <w:p w:rsidR="00E80D28" w:rsidRPr="009A3944" w:rsidRDefault="00E80D28" w:rsidP="00E80D28">
      <w:pPr>
        <w:numPr>
          <w:ilvl w:val="0"/>
          <w:numId w:val="69"/>
        </w:numPr>
        <w:suppressAutoHyphens/>
        <w:rPr>
          <w:rStyle w:val="basetext"/>
          <w:rFonts w:cs="Times New Roman"/>
          <w:sz w:val="24"/>
        </w:rPr>
      </w:pPr>
      <w:r w:rsidRPr="009A3944">
        <w:rPr>
          <w:rFonts w:ascii="Times New Roman" w:hAnsi="Times New Roman" w:cs="Times New Roman"/>
          <w:sz w:val="24"/>
        </w:rPr>
        <w:t xml:space="preserve">Stops evaluation upon finding one condition to be </w:t>
      </w:r>
      <w:r w:rsidRPr="009A3944">
        <w:rPr>
          <w:rStyle w:val="CDT"/>
          <w:rFonts w:ascii="Times New Roman" w:eastAsia="Courier New" w:hAnsi="Times New Roman" w:cs="Times New Roman"/>
          <w:sz w:val="24"/>
        </w:rPr>
        <w:t>true</w:t>
      </w:r>
      <w:r w:rsidRPr="009A3944">
        <w:rPr>
          <w:rStyle w:val="basetext"/>
          <w:rFonts w:cs="Times New Roman"/>
          <w:sz w:val="24"/>
        </w:rPr>
        <w:t>.</w:t>
      </w:r>
    </w:p>
    <w:p w:rsidR="00E80D28" w:rsidRPr="009A3944" w:rsidRDefault="00E80D28" w:rsidP="00E80D28">
      <w:pPr>
        <w:numPr>
          <w:ilvl w:val="0"/>
          <w:numId w:val="69"/>
        </w:numPr>
        <w:suppressAutoHyphens/>
        <w:rPr>
          <w:rStyle w:val="basetext"/>
          <w:rFonts w:cs="Times New Roman"/>
          <w:sz w:val="24"/>
        </w:rPr>
      </w:pPr>
      <w:r w:rsidRPr="009A3944">
        <w:rPr>
          <w:rFonts w:ascii="Times New Roman" w:hAnsi="Times New Roman" w:cs="Times New Roman"/>
          <w:sz w:val="24"/>
        </w:rPr>
        <w:t>Associates from right to left</w:t>
      </w:r>
      <w:r w:rsidRPr="009A3944">
        <w:rPr>
          <w:rStyle w:val="basetext"/>
          <w:rFonts w:cs="Times New Roman"/>
          <w:sz w:val="24"/>
        </w:rPr>
        <w:t>.</w:t>
      </w:r>
    </w:p>
    <w:p w:rsidR="00E80D28" w:rsidRPr="009A3944" w:rsidRDefault="00E80D28" w:rsidP="00E80D28">
      <w:pPr>
        <w:numPr>
          <w:ilvl w:val="0"/>
          <w:numId w:val="69"/>
        </w:numPr>
        <w:suppressAutoHyphens/>
        <w:rPr>
          <w:rStyle w:val="basetext"/>
          <w:rFonts w:cs="Times New Roman"/>
          <w:sz w:val="24"/>
        </w:rPr>
      </w:pPr>
      <w:r w:rsidRPr="009A3944">
        <w:rPr>
          <w:rFonts w:ascii="Times New Roman" w:hAnsi="Times New Roman" w:cs="Times New Roman"/>
          <w:sz w:val="24"/>
        </w:rPr>
        <w:t>Is a ternary operator</w:t>
      </w:r>
      <w:r w:rsidRPr="009A3944">
        <w:rPr>
          <w:rStyle w:val="basetext"/>
          <w:rFonts w:cs="Times New Roman"/>
          <w:sz w:val="24"/>
        </w:rPr>
        <w:t>.</w:t>
      </w:r>
    </w:p>
    <w:p w:rsidR="00E80D28" w:rsidRPr="009A3944" w:rsidRDefault="00E80D28" w:rsidP="00E80D28">
      <w:pPr>
        <w:outlineLvl w:val="0"/>
        <w:rPr>
          <w:rStyle w:val="basetext"/>
          <w:rFonts w:cs="Times New Roman"/>
          <w:sz w:val="24"/>
        </w:rPr>
      </w:pPr>
      <w:r w:rsidRPr="009A3944">
        <w:rPr>
          <w:rStyle w:val="basetext"/>
          <w:rFonts w:cs="Times New Roman"/>
          <w:sz w:val="24"/>
        </w:rPr>
        <w:t xml:space="preserve">30. </w:t>
      </w:r>
      <w:r w:rsidRPr="009A3944">
        <w:rPr>
          <w:rFonts w:ascii="Times New Roman" w:hAnsi="Times New Roman" w:cs="Times New Roman"/>
          <w:sz w:val="24"/>
        </w:rPr>
        <w:t>An example of a unary operator is</w:t>
      </w:r>
      <w:r w:rsidRPr="009A3944">
        <w:rPr>
          <w:rStyle w:val="basetext"/>
          <w:rFonts w:cs="Times New Roman"/>
          <w:sz w:val="24"/>
        </w:rPr>
        <w:t>:</w:t>
      </w:r>
    </w:p>
    <w:p w:rsidR="00E80D28" w:rsidRPr="009A3944" w:rsidRDefault="00E80D28" w:rsidP="00E80D28">
      <w:pPr>
        <w:numPr>
          <w:ilvl w:val="0"/>
          <w:numId w:val="70"/>
        </w:numPr>
        <w:suppressAutoHyphens/>
        <w:rPr>
          <w:rStyle w:val="basetext"/>
          <w:rFonts w:cs="Times New Roman"/>
          <w:sz w:val="24"/>
        </w:rPr>
      </w:pPr>
      <w:r w:rsidRPr="009A3944">
        <w:rPr>
          <w:rStyle w:val="basetext"/>
          <w:rFonts w:cs="Times New Roman"/>
          <w:sz w:val="24"/>
        </w:rPr>
        <w:t xml:space="preserve">The </w:t>
      </w:r>
      <w:r w:rsidRPr="009A3944">
        <w:rPr>
          <w:rStyle w:val="CDT"/>
          <w:rFonts w:ascii="Times New Roman" w:eastAsia="Courier New" w:hAnsi="Times New Roman" w:cs="Times New Roman"/>
          <w:sz w:val="24"/>
        </w:rPr>
        <w:t>&lt;</w:t>
      </w:r>
      <w:r w:rsidRPr="009A3944">
        <w:rPr>
          <w:rFonts w:ascii="Times New Roman" w:hAnsi="Times New Roman" w:cs="Times New Roman"/>
          <w:sz w:val="24"/>
        </w:rPr>
        <w:t xml:space="preserve"> relational operator</w:t>
      </w:r>
      <w:r w:rsidRPr="009A3944">
        <w:rPr>
          <w:rStyle w:val="basetext"/>
          <w:rFonts w:cs="Times New Roman"/>
          <w:sz w:val="24"/>
        </w:rPr>
        <w:t>.</w:t>
      </w:r>
    </w:p>
    <w:p w:rsidR="00E80D28" w:rsidRPr="009A3944" w:rsidRDefault="00E80D28" w:rsidP="00E80D28">
      <w:pPr>
        <w:numPr>
          <w:ilvl w:val="0"/>
          <w:numId w:val="70"/>
        </w:numPr>
        <w:suppressAutoHyphens/>
        <w:rPr>
          <w:rStyle w:val="basetext"/>
          <w:rFonts w:cs="Times New Roman"/>
          <w:sz w:val="24"/>
        </w:rPr>
      </w:pPr>
      <w:r w:rsidRPr="009A3944">
        <w:rPr>
          <w:rFonts w:ascii="Times New Roman" w:hAnsi="Times New Roman" w:cs="Times New Roman"/>
          <w:sz w:val="24"/>
        </w:rPr>
        <w:t xml:space="preserve">The </w:t>
      </w:r>
      <w:r w:rsidRPr="009A3944">
        <w:rPr>
          <w:rStyle w:val="CDT"/>
          <w:rFonts w:ascii="Times New Roman" w:eastAsia="Courier New" w:hAnsi="Times New Roman" w:cs="Times New Roman"/>
          <w:sz w:val="24"/>
        </w:rPr>
        <w:t>=</w:t>
      </w:r>
      <w:r w:rsidRPr="009A3944">
        <w:rPr>
          <w:rFonts w:ascii="Times New Roman" w:hAnsi="Times New Roman" w:cs="Times New Roman"/>
          <w:sz w:val="24"/>
        </w:rPr>
        <w:t xml:space="preserve"> assignment operator</w:t>
      </w:r>
      <w:r w:rsidRPr="009A3944">
        <w:rPr>
          <w:rStyle w:val="basetext"/>
          <w:rFonts w:cs="Times New Roman"/>
          <w:sz w:val="24"/>
        </w:rPr>
        <w:t>.</w:t>
      </w:r>
    </w:p>
    <w:p w:rsidR="00E80D28" w:rsidRPr="009A3944" w:rsidRDefault="00E80D28" w:rsidP="00E80D28">
      <w:pPr>
        <w:numPr>
          <w:ilvl w:val="0"/>
          <w:numId w:val="70"/>
        </w:numPr>
        <w:suppressAutoHyphens/>
        <w:rPr>
          <w:rStyle w:val="basetext"/>
          <w:rFonts w:cs="Times New Roman"/>
          <w:sz w:val="24"/>
        </w:rPr>
      </w:pPr>
      <w:r w:rsidRPr="009A3944">
        <w:rPr>
          <w:rFonts w:ascii="Times New Roman" w:hAnsi="Times New Roman" w:cs="Times New Roman"/>
          <w:sz w:val="24"/>
        </w:rPr>
        <w:t xml:space="preserve">The </w:t>
      </w:r>
      <w:r w:rsidRPr="009A3944">
        <w:rPr>
          <w:rStyle w:val="CDT"/>
          <w:rFonts w:ascii="Times New Roman" w:eastAsia="Courier New" w:hAnsi="Times New Roman" w:cs="Times New Roman"/>
          <w:sz w:val="24"/>
        </w:rPr>
        <w:t>%</w:t>
      </w:r>
      <w:r w:rsidRPr="009A3944">
        <w:rPr>
          <w:rFonts w:ascii="Times New Roman" w:hAnsi="Times New Roman" w:cs="Times New Roman"/>
          <w:sz w:val="24"/>
        </w:rPr>
        <w:t xml:space="preserve"> arithmetic operator</w:t>
      </w:r>
      <w:r w:rsidRPr="009A3944">
        <w:rPr>
          <w:rStyle w:val="basetext"/>
          <w:rFonts w:cs="Times New Roman"/>
          <w:sz w:val="24"/>
        </w:rPr>
        <w:t>.</w:t>
      </w:r>
    </w:p>
    <w:p w:rsidR="00E80D28" w:rsidRPr="009A3944" w:rsidRDefault="00E80D28" w:rsidP="00E80D28">
      <w:pPr>
        <w:numPr>
          <w:ilvl w:val="0"/>
          <w:numId w:val="70"/>
        </w:numPr>
        <w:suppressAutoHyphens/>
        <w:rPr>
          <w:rStyle w:val="basetext"/>
          <w:rFonts w:cs="Times New Roman"/>
          <w:sz w:val="24"/>
        </w:rPr>
      </w:pPr>
      <w:r w:rsidRPr="009A3944">
        <w:rPr>
          <w:rFonts w:ascii="Times New Roman" w:hAnsi="Times New Roman" w:cs="Times New Roman"/>
          <w:sz w:val="24"/>
        </w:rPr>
        <w:t xml:space="preserve">The </w:t>
      </w:r>
      <w:r w:rsidRPr="009A3944">
        <w:rPr>
          <w:rStyle w:val="CDT"/>
          <w:rFonts w:ascii="Times New Roman" w:eastAsia="Courier New" w:hAnsi="Times New Roman" w:cs="Times New Roman"/>
          <w:sz w:val="24"/>
        </w:rPr>
        <w:t>!</w:t>
      </w:r>
      <w:r w:rsidRPr="009A3944">
        <w:rPr>
          <w:rFonts w:ascii="Times New Roman" w:hAnsi="Times New Roman" w:cs="Times New Roman"/>
          <w:sz w:val="24"/>
        </w:rPr>
        <w:t xml:space="preserve"> logical operator</w:t>
      </w:r>
      <w:r w:rsidRPr="009A3944">
        <w:rPr>
          <w:rStyle w:val="basetext"/>
          <w:rFonts w:cs="Times New Roman"/>
          <w:sz w:val="24"/>
        </w:rPr>
        <w:t>.</w:t>
      </w:r>
    </w:p>
    <w:p w:rsidR="00E80D28" w:rsidRPr="009A3944" w:rsidRDefault="00E80D28" w:rsidP="00E80D28">
      <w:pPr>
        <w:pStyle w:val="NormalWeb"/>
        <w:spacing w:before="0" w:beforeAutospacing="0" w:after="0" w:afterAutospacing="0"/>
        <w:rPr>
          <w:b/>
        </w:rPr>
      </w:pPr>
    </w:p>
    <w:p w:rsidR="007A6A35" w:rsidRPr="009A3944" w:rsidRDefault="007A6A35">
      <w:pPr>
        <w:rPr>
          <w:rFonts w:ascii="Times New Roman" w:hAnsi="Times New Roman" w:cs="Times New Roman"/>
          <w:b/>
          <w:bCs w:val="0"/>
          <w:sz w:val="24"/>
        </w:rPr>
      </w:pPr>
      <w:r w:rsidRPr="009A3944">
        <w:rPr>
          <w:b/>
        </w:rPr>
        <w:br w:type="page"/>
      </w:r>
    </w:p>
    <w:p w:rsidR="007A6A35" w:rsidRPr="009A3944" w:rsidRDefault="007A6A35" w:rsidP="007A6A35">
      <w:pPr>
        <w:rPr>
          <w:rFonts w:ascii="Times New Roman" w:hAnsi="Times New Roman" w:cs="Times New Roman"/>
          <w:b/>
          <w:sz w:val="24"/>
        </w:rPr>
      </w:pPr>
      <w:r w:rsidRPr="009A3944">
        <w:rPr>
          <w:rFonts w:ascii="Times New Roman" w:hAnsi="Times New Roman" w:cs="Times New Roman"/>
          <w:b/>
          <w:sz w:val="24"/>
        </w:rPr>
        <w:t>Lesson 4:  Functions</w:t>
      </w:r>
    </w:p>
    <w:p w:rsidR="00E80D28" w:rsidRPr="009A3944" w:rsidRDefault="00E80D28" w:rsidP="00E80D2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Functions (called </w:t>
      </w:r>
      <w:bookmarkStart w:id="322" w:name="ch06term58"/>
      <w:bookmarkEnd w:id="322"/>
      <w:r w:rsidRPr="009A3944">
        <w:rPr>
          <w:rFonts w:ascii="Times New Roman" w:hAnsi="Times New Roman" w:cs="Times New Roman"/>
          <w:b/>
          <w:bCs w:val="0"/>
          <w:sz w:val="24"/>
        </w:rPr>
        <w:t>methods</w:t>
      </w:r>
      <w:r w:rsidRPr="009A3944">
        <w:rPr>
          <w:rFonts w:ascii="Times New Roman" w:hAnsi="Times New Roman" w:cs="Times New Roman"/>
          <w:sz w:val="24"/>
        </w:rPr>
        <w:t xml:space="preserve"> or </w:t>
      </w:r>
      <w:bookmarkStart w:id="323" w:name="ch06term78"/>
      <w:bookmarkEnd w:id="323"/>
      <w:r w:rsidRPr="009A3944">
        <w:rPr>
          <w:rFonts w:ascii="Times New Roman" w:hAnsi="Times New Roman" w:cs="Times New Roman"/>
          <w:b/>
          <w:bCs w:val="0"/>
          <w:sz w:val="24"/>
        </w:rPr>
        <w:t>procedures</w:t>
      </w:r>
      <w:r w:rsidRPr="009A3944">
        <w:rPr>
          <w:rFonts w:ascii="Times New Roman" w:hAnsi="Times New Roman" w:cs="Times New Roman"/>
          <w:sz w:val="24"/>
        </w:rPr>
        <w:t xml:space="preserve"> in other programming languages) allow the programmer to modularize a program by separating its tasks into self-contained units. You have used functions in every program you have written. These functions are sometimes referred to as </w:t>
      </w:r>
      <w:bookmarkStart w:id="324" w:name="ch06term136"/>
      <w:bookmarkEnd w:id="324"/>
      <w:r w:rsidRPr="009A3944">
        <w:rPr>
          <w:rFonts w:ascii="Times New Roman" w:hAnsi="Times New Roman" w:cs="Times New Roman"/>
          <w:b/>
          <w:bCs w:val="0"/>
          <w:sz w:val="24"/>
        </w:rPr>
        <w:t>user-defined functions</w:t>
      </w:r>
      <w:r w:rsidRPr="009A3944">
        <w:rPr>
          <w:rFonts w:ascii="Times New Roman" w:hAnsi="Times New Roman" w:cs="Times New Roman"/>
          <w:sz w:val="24"/>
        </w:rPr>
        <w:t xml:space="preserve"> or </w:t>
      </w:r>
      <w:bookmarkStart w:id="325" w:name="ch06term80"/>
      <w:bookmarkEnd w:id="325"/>
      <w:r w:rsidRPr="009A3944">
        <w:rPr>
          <w:rFonts w:ascii="Times New Roman" w:hAnsi="Times New Roman" w:cs="Times New Roman"/>
          <w:b/>
          <w:bCs w:val="0"/>
          <w:sz w:val="24"/>
        </w:rPr>
        <w:t>programmer-defined functions</w:t>
      </w:r>
      <w:r w:rsidRPr="009A3944">
        <w:rPr>
          <w:rFonts w:ascii="Times New Roman" w:hAnsi="Times New Roman" w:cs="Times New Roman"/>
          <w:sz w:val="24"/>
        </w:rPr>
        <w:t>. The statements in the function bodies are written only once, are reused from perhaps several locations in a program and are hidden from other functions.</w:t>
      </w:r>
    </w:p>
    <w:p w:rsidR="00E80D28" w:rsidRPr="009A3944" w:rsidRDefault="00E80D28" w:rsidP="00E80D2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There are several motivations for </w:t>
      </w:r>
      <w:bookmarkStart w:id="326" w:name="ch06term60"/>
      <w:bookmarkEnd w:id="326"/>
      <w:r w:rsidRPr="009A3944">
        <w:rPr>
          <w:rFonts w:ascii="Times New Roman" w:hAnsi="Times New Roman" w:cs="Times New Roman"/>
          <w:sz w:val="24"/>
        </w:rPr>
        <w:t xml:space="preserve">modularizing a program with functions. One is the </w:t>
      </w:r>
      <w:bookmarkStart w:id="327" w:name="ch06term14"/>
      <w:bookmarkEnd w:id="327"/>
      <w:r w:rsidRPr="009A3944">
        <w:rPr>
          <w:rFonts w:ascii="Times New Roman" w:hAnsi="Times New Roman" w:cs="Times New Roman"/>
          <w:sz w:val="24"/>
        </w:rPr>
        <w:t xml:space="preserve">divide-and-conquer approach, which makes program development more manageable by constructing programs from small, simple pieces. Another is </w:t>
      </w:r>
      <w:bookmarkStart w:id="328" w:name="ch06term113"/>
      <w:bookmarkEnd w:id="328"/>
      <w:r w:rsidRPr="009A3944">
        <w:rPr>
          <w:rFonts w:ascii="Times New Roman" w:hAnsi="Times New Roman" w:cs="Times New Roman"/>
          <w:sz w:val="24"/>
        </w:rPr>
        <w:t xml:space="preserve">software reusability using existing functions as building blocks to create new programs. For example, in earlier programs, we did not have to define how to read a line of text from the keyboard C++ provides this capability via the </w:t>
      </w:r>
      <w:r w:rsidRPr="009A3944">
        <w:rPr>
          <w:rFonts w:ascii="Courier New" w:hAnsi="Courier New" w:cs="Courier New"/>
          <w:szCs w:val="20"/>
        </w:rPr>
        <w:t>getline</w:t>
      </w:r>
      <w:r w:rsidRPr="009A3944">
        <w:rPr>
          <w:rFonts w:ascii="Times New Roman" w:hAnsi="Times New Roman" w:cs="Times New Roman"/>
          <w:sz w:val="24"/>
        </w:rPr>
        <w:t xml:space="preserve"> function of the </w:t>
      </w:r>
      <w:r w:rsidRPr="009A3944">
        <w:rPr>
          <w:rFonts w:ascii="Courier New" w:hAnsi="Courier New" w:cs="Courier New"/>
          <w:szCs w:val="20"/>
        </w:rPr>
        <w:t>&lt;string&gt;</w:t>
      </w:r>
      <w:r w:rsidRPr="009A3944">
        <w:rPr>
          <w:rFonts w:ascii="Times New Roman" w:hAnsi="Times New Roman" w:cs="Times New Roman"/>
          <w:sz w:val="24"/>
        </w:rPr>
        <w:t xml:space="preserve"> header file. A third motivation is to avoid repeating code. Also, dividing a program into meaningful functions makes the program easier to debug and maintain.</w:t>
      </w:r>
    </w:p>
    <w:p w:rsidR="00E80D28" w:rsidRPr="009A3944" w:rsidRDefault="00E80D28" w:rsidP="00E80D28">
      <w:pPr>
        <w:pStyle w:val="doctext"/>
      </w:pPr>
      <w:r w:rsidRPr="009A3944">
        <w:rPr>
          <w:b/>
        </w:rPr>
        <w:t xml:space="preserve">NOTE: </w:t>
      </w:r>
      <w:bookmarkStart w:id="329" w:name="idd1e58721"/>
      <w:bookmarkStart w:id="330" w:name="idd1e58716"/>
      <w:bookmarkStart w:id="331" w:name="idd1e58710"/>
      <w:bookmarkStart w:id="332" w:name="idd1e58707"/>
      <w:bookmarkStart w:id="333" w:name="idd1e58704"/>
      <w:bookmarkStart w:id="334" w:name="idd1e58701"/>
      <w:bookmarkStart w:id="335" w:name="idd1e58698"/>
      <w:bookmarkStart w:id="336" w:name="idd1e58695"/>
      <w:bookmarkStart w:id="337" w:name="idd1e58692"/>
      <w:bookmarkStart w:id="338" w:name="idd1e58689"/>
      <w:bookmarkEnd w:id="329"/>
      <w:bookmarkEnd w:id="330"/>
      <w:bookmarkEnd w:id="331"/>
      <w:bookmarkEnd w:id="332"/>
      <w:bookmarkEnd w:id="333"/>
      <w:bookmarkEnd w:id="334"/>
      <w:bookmarkEnd w:id="335"/>
      <w:bookmarkEnd w:id="336"/>
      <w:bookmarkEnd w:id="337"/>
      <w:bookmarkEnd w:id="338"/>
      <w:r w:rsidRPr="009A3944">
        <w:t>To promote software reusability, every function should be limited to performing a single, well-defined task, and the name of the function should express that task effectively. Such functions make programs easier to write, test, debug and maintain.</w:t>
      </w:r>
    </w:p>
    <w:p w:rsidR="00E80D28" w:rsidRPr="009A3944" w:rsidRDefault="00E80D28" w:rsidP="00E80D28">
      <w:pPr>
        <w:pStyle w:val="doctext"/>
      </w:pPr>
      <w:r w:rsidRPr="009A3944">
        <w:rPr>
          <w:b/>
        </w:rPr>
        <w:t xml:space="preserve">NOTE: </w:t>
      </w:r>
      <w:r w:rsidRPr="009A3944">
        <w:rPr>
          <w:rStyle w:val="docemphasis"/>
        </w:rPr>
        <w:t>A small function that performs one task is easier to test and debug than a larger function that performs many tasks</w:t>
      </w:r>
      <w:r w:rsidRPr="009A3944">
        <w:t>.</w:t>
      </w:r>
    </w:p>
    <w:p w:rsidR="00E80D28" w:rsidRPr="009A3944" w:rsidRDefault="00E80D28" w:rsidP="00E80D28">
      <w:pPr>
        <w:pStyle w:val="NormalWeb"/>
        <w:spacing w:before="0" w:beforeAutospacing="0" w:after="0" w:afterAutospacing="0"/>
      </w:pPr>
      <w:r w:rsidRPr="009A3944">
        <w:t xml:space="preserve">A function is </w:t>
      </w:r>
      <w:bookmarkStart w:id="339" w:name="ch06term49"/>
      <w:bookmarkEnd w:id="339"/>
      <w:r w:rsidRPr="009A3944">
        <w:rPr>
          <w:rStyle w:val="docemphroman"/>
        </w:rPr>
        <w:t>invoked</w:t>
      </w:r>
      <w:r w:rsidRPr="009A3944">
        <w:t xml:space="preserve"> by a function call, and when the called function completes its task, it either returns a result or simply returns control to the caller. An analogy to this program structure is the hierarchical form of management. A boss (similar to the calling function) asks a worker (similar to the called function) to perform a task and report back (i.e., return) the results after completing the task. The boss function does not know how the worker function performs its designated tasks. The worker may also call other worker functions, unbeknownst to the boss. This hiding of implementation details promotes good software engineering. </w:t>
      </w:r>
    </w:p>
    <w:p w:rsidR="00E80D28" w:rsidRPr="009A3944" w:rsidRDefault="00E80D28" w:rsidP="00E80D28">
      <w:pPr>
        <w:pStyle w:val="NormalWeb"/>
        <w:spacing w:before="0" w:beforeAutospacing="0" w:after="0" w:afterAutospacing="0"/>
      </w:pPr>
    </w:p>
    <w:p w:rsidR="00E80D28" w:rsidRPr="009A3944" w:rsidRDefault="00E80D28" w:rsidP="00E80D28">
      <w:pPr>
        <w:pStyle w:val="NormalWeb"/>
        <w:spacing w:before="0" w:beforeAutospacing="0" w:after="0" w:afterAutospacing="0"/>
      </w:pPr>
      <w:r w:rsidRPr="009A3944">
        <w:t>We have written classes containing simple functions that had at most one parameter. Functions often require more than one piece of information to perform their tasks. We now consider functions with multiple parameters.</w:t>
      </w:r>
    </w:p>
    <w:p w:rsidR="00E80D28" w:rsidRPr="009A3944" w:rsidRDefault="00E80D28" w:rsidP="00E80D28">
      <w:pPr>
        <w:pStyle w:val="NormalWeb"/>
        <w:spacing w:before="0" w:beforeAutospacing="0" w:after="0" w:afterAutospacing="0"/>
      </w:pPr>
    </w:p>
    <w:p w:rsidR="00E80D28" w:rsidRPr="009A3944" w:rsidRDefault="00E80D28" w:rsidP="00E80D28">
      <w:pPr>
        <w:pStyle w:val="NormalWeb"/>
        <w:spacing w:before="0" w:beforeAutospacing="0" w:after="0" w:afterAutospacing="0"/>
      </w:pPr>
      <w:r w:rsidRPr="009A3944">
        <w:t xml:space="preserve">There must be one argument in the function call for each parameter (also called a </w:t>
      </w:r>
      <w:bookmarkStart w:id="340" w:name="ch06term23"/>
      <w:bookmarkEnd w:id="340"/>
      <w:r w:rsidRPr="009A3944">
        <w:rPr>
          <w:b/>
          <w:bCs/>
        </w:rPr>
        <w:t>formal parameter</w:t>
      </w:r>
      <w:r w:rsidRPr="009A3944">
        <w:t xml:space="preserve">) in the </w:t>
      </w:r>
      <w:bookmarkStart w:id="341" w:name="ch06term27"/>
      <w:bookmarkEnd w:id="341"/>
      <w:r w:rsidRPr="009A3944">
        <w:rPr>
          <w:rStyle w:val="docemphroman"/>
        </w:rPr>
        <w:t>function definition</w:t>
      </w:r>
      <w:r w:rsidRPr="009A3944">
        <w:t>.</w:t>
      </w:r>
    </w:p>
    <w:p w:rsidR="00E0599A" w:rsidRPr="009A3944" w:rsidRDefault="00E0599A" w:rsidP="00E0599A">
      <w:pPr>
        <w:pStyle w:val="doctext"/>
        <w:spacing w:before="0" w:beforeAutospacing="0" w:after="0" w:afterAutospacing="0"/>
        <w:rPr>
          <w:i/>
        </w:rPr>
      </w:pPr>
    </w:p>
    <w:p w:rsidR="00E0599A" w:rsidRPr="009A3944" w:rsidRDefault="00E0599A" w:rsidP="00E0599A">
      <w:pPr>
        <w:pStyle w:val="doctext"/>
        <w:spacing w:before="0" w:beforeAutospacing="0" w:after="0" w:afterAutospacing="0"/>
        <w:rPr>
          <w:i/>
        </w:rPr>
      </w:pPr>
      <w:r w:rsidRPr="009A3944">
        <w:rPr>
          <w:i/>
        </w:rPr>
        <w:t>Refer to Pages 212-214 in the textbook for the program</w:t>
      </w:r>
    </w:p>
    <w:p w:rsidR="00E0599A" w:rsidRPr="009A3944" w:rsidRDefault="00E0599A" w:rsidP="00E80D28">
      <w:pPr>
        <w:pStyle w:val="NormalWeb"/>
        <w:spacing w:before="0" w:beforeAutospacing="0" w:after="0" w:afterAutospacing="0"/>
        <w:rPr>
          <w:rFonts w:ascii="Courier New" w:hAnsi="Courier New" w:cs="Courier New"/>
          <w:sz w:val="20"/>
          <w:szCs w:val="20"/>
        </w:rPr>
      </w:pPr>
    </w:p>
    <w:p w:rsidR="004F0663" w:rsidRPr="009A3944" w:rsidRDefault="003F4A7B" w:rsidP="00E80D28">
      <w:pPr>
        <w:pStyle w:val="NormalWeb"/>
        <w:spacing w:before="0" w:beforeAutospacing="0" w:after="0" w:afterAutospacing="0"/>
      </w:pPr>
      <w:r>
        <w:rPr>
          <w:noProof/>
        </w:rPr>
        <mc:AlternateContent>
          <mc:Choice Requires="wps">
            <w:drawing>
              <wp:anchor distT="0" distB="0" distL="114300" distR="114300" simplePos="0" relativeHeight="251677696" behindDoc="0" locked="0" layoutInCell="1" allowOverlap="1">
                <wp:simplePos x="0" y="0"/>
                <wp:positionH relativeFrom="column">
                  <wp:posOffset>0</wp:posOffset>
                </wp:positionH>
                <wp:positionV relativeFrom="paragraph">
                  <wp:posOffset>89535</wp:posOffset>
                </wp:positionV>
                <wp:extent cx="5715000" cy="539115"/>
                <wp:effectExtent l="9525" t="13335" r="9525" b="9525"/>
                <wp:wrapNone/>
                <wp:docPr id="3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39115"/>
                        </a:xfrm>
                        <a:prstGeom prst="rect">
                          <a:avLst/>
                        </a:prstGeom>
                        <a:solidFill>
                          <a:schemeClr val="bg1">
                            <a:lumMod val="100000"/>
                            <a:lumOff val="0"/>
                          </a:schemeClr>
                        </a:solidFill>
                        <a:ln w="9525">
                          <a:solidFill>
                            <a:srgbClr val="000000"/>
                          </a:solidFill>
                          <a:miter lim="800000"/>
                          <a:headEnd/>
                          <a:tailEnd/>
                        </a:ln>
                      </wps:spPr>
                      <wps:txbx>
                        <w:txbxContent>
                          <w:p w:rsidR="009A3944" w:rsidRPr="009A3944" w:rsidRDefault="009A3944" w:rsidP="00B54D6A">
                            <w:pPr>
                              <w:pStyle w:val="NormalWeb"/>
                              <w:spacing w:before="0" w:beforeAutospacing="0" w:after="0" w:afterAutospacing="0"/>
                              <w:rPr>
                                <w:rFonts w:ascii="Courier New" w:hAnsi="Courier New" w:cs="Courier New"/>
                                <w:sz w:val="20"/>
                                <w:szCs w:val="20"/>
                              </w:rPr>
                            </w:pPr>
                            <w:r w:rsidRPr="009A3944">
                              <w:rPr>
                                <w:rFonts w:ascii="Courier New" w:hAnsi="Courier New" w:cs="Courier New"/>
                                <w:sz w:val="20"/>
                                <w:szCs w:val="20"/>
                              </w:rPr>
                              <w:t>Class Assignment 1 – Maximum Bonus Problem:</w:t>
                            </w:r>
                          </w:p>
                          <w:p w:rsidR="009A3944" w:rsidRPr="00FA2134" w:rsidRDefault="009A3944" w:rsidP="00B54D6A">
                            <w:pPr>
                              <w:pStyle w:val="NormalWeb"/>
                              <w:spacing w:before="0" w:beforeAutospacing="0" w:after="0" w:afterAutospacing="0"/>
                              <w:rPr>
                                <w:rFonts w:ascii="Courier New" w:hAnsi="Courier New" w:cs="Courier New"/>
                                <w:sz w:val="20"/>
                                <w:szCs w:val="20"/>
                              </w:rPr>
                            </w:pPr>
                            <w:r w:rsidRPr="009A3944">
                              <w:rPr>
                                <w:rFonts w:ascii="Courier New" w:hAnsi="Courier New" w:cs="Courier New"/>
                                <w:sz w:val="20"/>
                                <w:szCs w:val="20"/>
                              </w:rPr>
                              <w:t>Modify the Player Class Bonus Problem to accept 3 bonus points from the user and display the max bonus the player had acquired.</w:t>
                            </w:r>
                          </w:p>
                          <w:p w:rsidR="009A3944" w:rsidRPr="00D7556A" w:rsidRDefault="009A3944" w:rsidP="00B54D6A">
                            <w:pPr>
                              <w:spacing w:after="150"/>
                              <w:ind w:firstLine="720"/>
                              <w:rPr>
                                <w:rStyle w:val="HTMLTypewriter"/>
                                <w:b/>
                                <w:highlight w:val="yellow"/>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 o:spid="_x0000_s1040" type="#_x0000_t202" style="position:absolute;margin-left:0;margin-top:7.05pt;width:450pt;height:42.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" fillcolor="white [3212]">
                <v:textbox>
                  <w:txbxContent>
                    <w:p w:rsidR="009A3944" w:rsidRPr="009A3944" w:rsidRDefault="009A3944" w:rsidP="00B54D6A">
                      <w:pPr>
                        <w:pStyle w:val="NormalWeb"/>
                        <w:spacing w:before="0" w:beforeAutospacing="0" w:after="0" w:afterAutospacing="0"/>
                        <w:rPr>
                          <w:rFonts w:ascii="Courier New" w:hAnsi="Courier New" w:cs="Courier New"/>
                          <w:sz w:val="20"/>
                          <w:szCs w:val="20"/>
                        </w:rPr>
                      </w:pPr>
                      <w:r w:rsidRPr="009A3944">
                        <w:rPr>
                          <w:rFonts w:ascii="Courier New" w:hAnsi="Courier New" w:cs="Courier New"/>
                          <w:sz w:val="20"/>
                          <w:szCs w:val="20"/>
                        </w:rPr>
                        <w:t>Class Assignment 1 – Maximum Bonus Problem:</w:t>
                      </w:r>
                    </w:p>
                    <w:p w:rsidR="009A3944" w:rsidRPr="00FA2134" w:rsidRDefault="009A3944" w:rsidP="00B54D6A">
                      <w:pPr>
                        <w:pStyle w:val="NormalWeb"/>
                        <w:spacing w:before="0" w:beforeAutospacing="0" w:after="0" w:afterAutospacing="0"/>
                        <w:rPr>
                          <w:rFonts w:ascii="Courier New" w:hAnsi="Courier New" w:cs="Courier New"/>
                          <w:sz w:val="20"/>
                          <w:szCs w:val="20"/>
                        </w:rPr>
                      </w:pPr>
                      <w:r w:rsidRPr="009A3944">
                        <w:rPr>
                          <w:rFonts w:ascii="Courier New" w:hAnsi="Courier New" w:cs="Courier New"/>
                          <w:sz w:val="20"/>
                          <w:szCs w:val="20"/>
                        </w:rPr>
                        <w:t>Modify the Player Class Bonus Problem to accept 3 bonus points from the user and display the max bonus the player had acquired.</w:t>
                      </w:r>
                    </w:p>
                    <w:p w:rsidR="009A3944" w:rsidRPr="00D7556A" w:rsidRDefault="009A3944" w:rsidP="00B54D6A">
                      <w:pPr>
                        <w:spacing w:after="150"/>
                        <w:ind w:firstLine="720"/>
                        <w:rPr>
                          <w:rStyle w:val="HTMLTypewriter"/>
                          <w:b/>
                          <w:highlight w:val="yellow"/>
                        </w:rPr>
                      </w:pPr>
                    </w:p>
                  </w:txbxContent>
                </v:textbox>
              </v:shape>
            </w:pict>
          </mc:Fallback>
        </mc:AlternateContent>
      </w:r>
    </w:p>
    <w:p w:rsidR="005449F8" w:rsidRPr="009A3944" w:rsidRDefault="005449F8" w:rsidP="00E80D28">
      <w:pPr>
        <w:pStyle w:val="NormalWeb"/>
        <w:spacing w:before="0" w:beforeAutospacing="0" w:after="0" w:afterAutospacing="0"/>
      </w:pPr>
    </w:p>
    <w:p w:rsidR="005449F8" w:rsidRPr="009A3944" w:rsidRDefault="005449F8" w:rsidP="00E80D28">
      <w:pPr>
        <w:pStyle w:val="NormalWeb"/>
        <w:spacing w:before="0" w:beforeAutospacing="0" w:after="0" w:afterAutospacing="0"/>
      </w:pPr>
    </w:p>
    <w:p w:rsidR="005449F8" w:rsidRPr="009A3944" w:rsidRDefault="005449F8" w:rsidP="00E80D28">
      <w:pPr>
        <w:pStyle w:val="NormalWeb"/>
        <w:spacing w:before="0" w:beforeAutospacing="0" w:after="0" w:afterAutospacing="0"/>
      </w:pPr>
    </w:p>
    <w:p w:rsidR="00E80D28" w:rsidRPr="009A3944" w:rsidRDefault="00E80D28" w:rsidP="00E80D28">
      <w:pPr>
        <w:pStyle w:val="doctext"/>
        <w:rPr>
          <w:b/>
        </w:rPr>
      </w:pPr>
      <w:r w:rsidRPr="009A3944">
        <w:rPr>
          <w:b/>
        </w:rPr>
        <w:t>Return control to the caller</w:t>
      </w:r>
    </w:p>
    <w:p w:rsidR="00E80D28" w:rsidRPr="009A3944" w:rsidRDefault="00E80D28" w:rsidP="00C05637">
      <w:pPr>
        <w:pStyle w:val="doctext"/>
      </w:pPr>
      <w:r w:rsidRPr="009A3944">
        <w:t>There are three ways to return control to the point at which a function was invoked. If the function does not return a result (i.e., the function has a void return type), control returns when the program reaches the function-ending right brace, or by execution of the statement</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return;</w:t>
      </w:r>
    </w:p>
    <w:p w:rsidR="00E80D28" w:rsidRPr="009A3944" w:rsidRDefault="00E80D28" w:rsidP="00C05637">
      <w:pPr>
        <w:pStyle w:val="doctext"/>
      </w:pPr>
      <w:r w:rsidRPr="009A3944">
        <w:t>If the function does return a result, the statement</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return expression;</w:t>
      </w:r>
    </w:p>
    <w:p w:rsidR="00E80D28" w:rsidRPr="009A3944" w:rsidRDefault="00E80D28" w:rsidP="00C05637">
      <w:pPr>
        <w:pStyle w:val="doctext"/>
      </w:pPr>
      <w:r w:rsidRPr="009A3944">
        <w:t>evaluates expression and returns the value of expression to the caller.</w:t>
      </w:r>
    </w:p>
    <w:p w:rsidR="00E80D28" w:rsidRPr="009A3944" w:rsidRDefault="00E80D28" w:rsidP="00C05637">
      <w:pPr>
        <w:pStyle w:val="doctext"/>
        <w:rPr>
          <w:b/>
        </w:rPr>
      </w:pPr>
      <w:r w:rsidRPr="009A3944">
        <w:rPr>
          <w:b/>
        </w:rPr>
        <w:t>Function Prototypes and Argument Coercion</w:t>
      </w:r>
    </w:p>
    <w:p w:rsidR="00E80D28" w:rsidRPr="009A3944" w:rsidRDefault="00E80D28" w:rsidP="00E80D28">
      <w:pPr>
        <w:pStyle w:val="doctext"/>
      </w:pPr>
      <w:r w:rsidRPr="009A3944">
        <w:t xml:space="preserve">A function prototype (also called a </w:t>
      </w:r>
      <w:bookmarkStart w:id="342" w:name="ch06term26"/>
      <w:bookmarkEnd w:id="342"/>
      <w:r w:rsidRPr="009A3944">
        <w:rPr>
          <w:b/>
          <w:bCs/>
        </w:rPr>
        <w:t>function declaration</w:t>
      </w:r>
      <w:r w:rsidRPr="009A3944">
        <w:t>) tells the compiler the name of a function, the type of data returned by the function, the number of parameters the function expects to receive, the types of those parameters and the order in which the parameters of those types are expected.</w:t>
      </w:r>
    </w:p>
    <w:p w:rsidR="00E80D28" w:rsidRPr="009A3944" w:rsidRDefault="00E80D28" w:rsidP="00C05637">
      <w:pPr>
        <w:pStyle w:val="doctext"/>
        <w:rPr>
          <w:b/>
        </w:rPr>
      </w:pPr>
      <w:r w:rsidRPr="009A3944">
        <w:rPr>
          <w:b/>
        </w:rPr>
        <w:t>Function Signatures</w:t>
      </w:r>
    </w:p>
    <w:p w:rsidR="00E80D28" w:rsidRPr="009A3944" w:rsidRDefault="00E80D28" w:rsidP="00E80D28">
      <w:pPr>
        <w:pStyle w:val="doctext"/>
      </w:pPr>
      <w:r w:rsidRPr="009A3944">
        <w:t xml:space="preserve">The portion of a function prototype that includes the name of the function and the types of its arguments is called the </w:t>
      </w:r>
      <w:bookmarkStart w:id="343" w:name="ch06term33"/>
      <w:bookmarkEnd w:id="343"/>
      <w:r w:rsidRPr="009A3944">
        <w:rPr>
          <w:b/>
          <w:bCs/>
        </w:rPr>
        <w:t>function signature</w:t>
      </w:r>
      <w:r w:rsidRPr="009A3944">
        <w:t xml:space="preserve"> or simply the </w:t>
      </w:r>
      <w:bookmarkStart w:id="344" w:name="ch06term112"/>
      <w:bookmarkEnd w:id="344"/>
      <w:r w:rsidRPr="009A3944">
        <w:rPr>
          <w:b/>
          <w:bCs/>
        </w:rPr>
        <w:t>signature</w:t>
      </w:r>
      <w:r w:rsidRPr="009A3944">
        <w:t xml:space="preserve">. The function signature does not specify the function's return type. Function in the same scope must have unique signatures. The scope of a function is the region of a program in which the function is known and accessible. </w:t>
      </w:r>
    </w:p>
    <w:p w:rsidR="00E80D28" w:rsidRPr="009A3944" w:rsidRDefault="00E80D28" w:rsidP="00C05637">
      <w:pPr>
        <w:pStyle w:val="doctext"/>
        <w:rPr>
          <w:b/>
        </w:rPr>
      </w:pPr>
      <w:r w:rsidRPr="009A3944">
        <w:rPr>
          <w:b/>
        </w:rPr>
        <w:t>Argument Coercion</w:t>
      </w:r>
    </w:p>
    <w:p w:rsidR="00E80D28" w:rsidRPr="009A3944" w:rsidRDefault="00E80D28" w:rsidP="00E80D2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An important feature of function prototypes is </w:t>
      </w:r>
      <w:bookmarkStart w:id="345" w:name="ch06term4"/>
      <w:bookmarkEnd w:id="345"/>
      <w:r w:rsidRPr="009A3944">
        <w:rPr>
          <w:rFonts w:ascii="Times New Roman" w:hAnsi="Times New Roman" w:cs="Times New Roman"/>
          <w:b/>
          <w:bCs w:val="0"/>
          <w:sz w:val="24"/>
        </w:rPr>
        <w:t xml:space="preserve">argument coercion </w:t>
      </w:r>
      <w:r w:rsidRPr="009A3944">
        <w:rPr>
          <w:rFonts w:ascii="Times New Roman" w:hAnsi="Times New Roman" w:cs="Times New Roman"/>
          <w:sz w:val="24"/>
        </w:rPr>
        <w:t>i.e., forcing arguments to the appropriate types specified by the parameter declarations. For example, a program can call a function with an integer argument, even though the function prototype specifies a double argument</w:t>
      </w:r>
      <w:r w:rsidR="00C05637" w:rsidRPr="009A3944">
        <w:rPr>
          <w:rFonts w:ascii="Times New Roman" w:hAnsi="Times New Roman" w:cs="Times New Roman"/>
          <w:sz w:val="24"/>
        </w:rPr>
        <w:t xml:space="preserve"> </w:t>
      </w:r>
      <w:r w:rsidRPr="009A3944">
        <w:rPr>
          <w:rFonts w:ascii="Times New Roman" w:hAnsi="Times New Roman" w:cs="Times New Roman"/>
          <w:sz w:val="24"/>
        </w:rPr>
        <w:t>the function will still work correctly.</w:t>
      </w:r>
    </w:p>
    <w:p w:rsidR="00E80D28" w:rsidRPr="009A3944" w:rsidRDefault="00E80D28" w:rsidP="00C05637">
      <w:pPr>
        <w:pStyle w:val="doctext"/>
        <w:rPr>
          <w:b/>
        </w:rPr>
      </w:pPr>
      <w:bookmarkStart w:id="346" w:name="ch06lev2sec3"/>
      <w:bookmarkEnd w:id="346"/>
      <w:r w:rsidRPr="009A3944">
        <w:rPr>
          <w:b/>
        </w:rPr>
        <w:t>Argument Promotion Rules</w:t>
      </w:r>
    </w:p>
    <w:p w:rsidR="00E80D28" w:rsidRPr="009A3944" w:rsidRDefault="00E80D28" w:rsidP="00E80D2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Sometimes, argument values that do not correspond precisely to the parameter types in the function prototype can be converted by the compiler to the proper type before the function is called. These conversions occur as specified by C++'s </w:t>
      </w:r>
      <w:bookmarkStart w:id="347" w:name="ch06term81"/>
      <w:bookmarkEnd w:id="347"/>
      <w:r w:rsidRPr="009A3944">
        <w:rPr>
          <w:rFonts w:ascii="Times New Roman" w:hAnsi="Times New Roman" w:cs="Times New Roman"/>
          <w:b/>
          <w:bCs w:val="0"/>
          <w:sz w:val="24"/>
        </w:rPr>
        <w:t>promotion rules</w:t>
      </w:r>
      <w:r w:rsidRPr="009A3944">
        <w:rPr>
          <w:rFonts w:ascii="Times New Roman" w:hAnsi="Times New Roman" w:cs="Times New Roman"/>
          <w:sz w:val="24"/>
        </w:rPr>
        <w:t xml:space="preserve">. The promotion rules indicate how to convert between types without losing data. An int can be converted to a double without changing its value. However, a double converted to an int </w:t>
      </w:r>
      <w:bookmarkStart w:id="348" w:name="ch06term130"/>
      <w:bookmarkEnd w:id="348"/>
      <w:r w:rsidRPr="009A3944">
        <w:rPr>
          <w:rFonts w:ascii="Times New Roman" w:hAnsi="Times New Roman" w:cs="Times New Roman"/>
          <w:sz w:val="24"/>
        </w:rPr>
        <w:t>truncates the fractional part of the double value. Keep in mind that double variables can hold numbers of much greater magnitude than int variables, so the loss of data may be considerable. Values may also be modified when converting large integer types to small integer types (e.g., long to short), signed to unsigned or unsigned to signed.</w:t>
      </w:r>
    </w:p>
    <w:p w:rsidR="00E80D28" w:rsidRPr="009A3944" w:rsidRDefault="00E80D28" w:rsidP="00E80D2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The promotion rules apply to expressions containing values of two or more data types; such expressions are also referred to as </w:t>
      </w:r>
      <w:bookmarkStart w:id="349" w:name="ch06term59"/>
      <w:bookmarkEnd w:id="349"/>
      <w:r w:rsidRPr="009A3944">
        <w:rPr>
          <w:rFonts w:ascii="Times New Roman" w:hAnsi="Times New Roman" w:cs="Times New Roman"/>
          <w:b/>
          <w:bCs w:val="0"/>
          <w:sz w:val="24"/>
        </w:rPr>
        <w:t>mixed-type expressions</w:t>
      </w:r>
      <w:r w:rsidRPr="009A3944">
        <w:rPr>
          <w:rFonts w:ascii="Times New Roman" w:hAnsi="Times New Roman" w:cs="Times New Roman"/>
          <w:sz w:val="24"/>
        </w:rPr>
        <w:t xml:space="preserve">. The type of each value in a mixed-type expression is promoted to the </w:t>
      </w:r>
      <w:bookmarkStart w:id="350" w:name="ch06term41"/>
      <w:bookmarkEnd w:id="350"/>
      <w:r w:rsidRPr="009A3944">
        <w:rPr>
          <w:rFonts w:ascii="Times New Roman" w:hAnsi="Times New Roman" w:cs="Times New Roman"/>
          <w:sz w:val="24"/>
        </w:rPr>
        <w:t>"highest" type in the expression (actually a temporary version of each value is created and used for the expressionthe original values remain unchanged). Promotion also occurs when the type of a function argument does not match the parameter type specified in the function definition or prototype.</w:t>
      </w:r>
    </w:p>
    <w:p w:rsidR="00E80D28" w:rsidRPr="009A3944" w:rsidRDefault="00E80D28" w:rsidP="00E80D28">
      <w:pPr>
        <w:pStyle w:val="NormalWeb"/>
        <w:spacing w:before="0" w:beforeAutospacing="0" w:after="0" w:afterAutospacing="0"/>
      </w:pPr>
      <w:r w:rsidRPr="009A3944">
        <w:t>Converting values to lower fundamental types can result in incorrect values. Therefore, a value can be converted to a lower fundamental type only by explicitly assigning the value to a variable of lower type (some compilers will issue a warning in this case) or by using a cast operator</w:t>
      </w:r>
    </w:p>
    <w:p w:rsidR="00E80D28" w:rsidRPr="009A3944" w:rsidRDefault="00E80D28" w:rsidP="00E80D28">
      <w:pPr>
        <w:pStyle w:val="NormalWeb"/>
        <w:spacing w:before="0" w:beforeAutospacing="0" w:after="0" w:afterAutospacing="0"/>
      </w:pPr>
    </w:p>
    <w:p w:rsidR="00D061E5" w:rsidRPr="009A3944" w:rsidRDefault="00D061E5" w:rsidP="00D061E5">
      <w:pPr>
        <w:pStyle w:val="doctext"/>
        <w:spacing w:before="0" w:beforeAutospacing="0" w:after="0" w:afterAutospacing="0"/>
        <w:rPr>
          <w:i/>
        </w:rPr>
      </w:pPr>
      <w:r w:rsidRPr="009A3944">
        <w:rPr>
          <w:i/>
        </w:rPr>
        <w:t>Refer to Pages 220-228 in the textbook for the case studies 6.7 and 6.8</w:t>
      </w:r>
    </w:p>
    <w:p w:rsidR="00C05637" w:rsidRPr="009A3944" w:rsidRDefault="00C05637" w:rsidP="00E80D28">
      <w:pPr>
        <w:pStyle w:val="NormalWeb"/>
        <w:spacing w:before="0" w:beforeAutospacing="0" w:after="0" w:afterAutospacing="0"/>
        <w:rPr>
          <w:b/>
        </w:rPr>
      </w:pPr>
    </w:p>
    <w:p w:rsidR="00E80D28" w:rsidRPr="009A3944" w:rsidRDefault="00E80D28" w:rsidP="00E80D28">
      <w:pPr>
        <w:pStyle w:val="Heading3"/>
        <w:rPr>
          <w:rFonts w:ascii="Times New Roman" w:hAnsi="Times New Roman" w:cs="Times New Roman"/>
        </w:rPr>
      </w:pPr>
      <w:r w:rsidRPr="009A3944">
        <w:rPr>
          <w:rFonts w:ascii="Times New Roman" w:hAnsi="Times New Roman" w:cs="Times New Roman"/>
        </w:rPr>
        <w:t>Scope Rules</w:t>
      </w:r>
    </w:p>
    <w:p w:rsidR="00E80D28" w:rsidRPr="009A3944" w:rsidRDefault="00E80D28" w:rsidP="00E80D28">
      <w:pPr>
        <w:pStyle w:val="doctext"/>
      </w:pPr>
      <w:r w:rsidRPr="009A3944">
        <w:t xml:space="preserve">The portion of the program where an identifier can be used is known as its scope. For example, when we declare a local variable in a block, it can be referenced only in that block and in blocks </w:t>
      </w:r>
      <w:bookmarkStart w:id="351" w:name="ch06term66"/>
      <w:bookmarkEnd w:id="351"/>
      <w:r w:rsidRPr="009A3944">
        <w:rPr>
          <w:rStyle w:val="docemphroman"/>
        </w:rPr>
        <w:t>nested</w:t>
      </w:r>
      <w:r w:rsidRPr="009A3944">
        <w:t xml:space="preserve"> within that block. This section discusses four scopes for an identifier</w:t>
      </w:r>
      <w:bookmarkStart w:id="352" w:name="ch06term32"/>
      <w:bookmarkEnd w:id="352"/>
      <w:r w:rsidRPr="009A3944">
        <w:t xml:space="preserve"> </w:t>
      </w:r>
      <w:r w:rsidRPr="009A3944">
        <w:rPr>
          <w:b/>
          <w:bCs/>
        </w:rPr>
        <w:t>function scope</w:t>
      </w:r>
      <w:r w:rsidRPr="009A3944">
        <w:t xml:space="preserve">, </w:t>
      </w:r>
      <w:bookmarkStart w:id="353" w:name="ch06term22"/>
      <w:bookmarkEnd w:id="353"/>
      <w:r w:rsidRPr="009A3944">
        <w:rPr>
          <w:b/>
          <w:bCs/>
        </w:rPr>
        <w:t>file scope</w:t>
      </w:r>
      <w:r w:rsidRPr="009A3944">
        <w:t xml:space="preserve">, </w:t>
      </w:r>
      <w:bookmarkStart w:id="354" w:name="ch06term9"/>
      <w:bookmarkEnd w:id="354"/>
      <w:r w:rsidRPr="009A3944">
        <w:rPr>
          <w:b/>
          <w:bCs/>
        </w:rPr>
        <w:t>block scope</w:t>
      </w:r>
      <w:r w:rsidRPr="009A3944">
        <w:t xml:space="preserve"> and </w:t>
      </w:r>
      <w:bookmarkStart w:id="355" w:name="ch06term31"/>
      <w:bookmarkEnd w:id="355"/>
      <w:r w:rsidRPr="009A3944">
        <w:rPr>
          <w:b/>
          <w:bCs/>
        </w:rPr>
        <w:t>function-prototype scope</w:t>
      </w:r>
      <w:r w:rsidRPr="009A3944">
        <w:t xml:space="preserve">. </w:t>
      </w:r>
    </w:p>
    <w:p w:rsidR="00E80D28" w:rsidRPr="009A3944" w:rsidRDefault="00E80D28" w:rsidP="00E80D28">
      <w:pPr>
        <w:pStyle w:val="doctext"/>
      </w:pPr>
      <w:r w:rsidRPr="009A3944">
        <w:t xml:space="preserve">An identifier declared outside any function or class has file scope. Such an identifier is "known" in all functions from the point at which it is declared until the end of the file. Global </w:t>
      </w:r>
      <w:r w:rsidR="00467D0F" w:rsidRPr="009A3944">
        <w:t>variables,</w:t>
      </w:r>
      <w:r w:rsidRPr="009A3944">
        <w:t xml:space="preserve"> function definitions and function prototypes placed outside a function all have file scope.</w:t>
      </w:r>
    </w:p>
    <w:p w:rsidR="00E80D28" w:rsidRPr="009A3944" w:rsidRDefault="00E80D28" w:rsidP="00E80D2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Identifiers declared inside a block have block scope. Block scope begins at the identifier's declaration and ends at the </w:t>
      </w:r>
      <w:bookmarkStart w:id="356" w:name="ch06term128"/>
      <w:bookmarkEnd w:id="356"/>
      <w:r w:rsidRPr="009A3944">
        <w:rPr>
          <w:rFonts w:ascii="Times New Roman" w:hAnsi="Times New Roman" w:cs="Times New Roman"/>
          <w:sz w:val="24"/>
        </w:rPr>
        <w:t xml:space="preserve">terminating right brace (}) of the block in which the identifier is declared. Local variables have block scope, as do function parameters, which are also local variables of the function. Any block can contain variable declarations. When blocks are nested and an identifier in an </w:t>
      </w:r>
      <w:bookmarkStart w:id="357" w:name="ch06term70"/>
      <w:bookmarkEnd w:id="357"/>
      <w:r w:rsidRPr="009A3944">
        <w:rPr>
          <w:rFonts w:ascii="Times New Roman" w:hAnsi="Times New Roman" w:cs="Times New Roman"/>
          <w:sz w:val="24"/>
        </w:rPr>
        <w:t xml:space="preserve">outer block has the same name as an identifier in an </w:t>
      </w:r>
      <w:bookmarkStart w:id="358" w:name="ch06term47"/>
      <w:bookmarkEnd w:id="358"/>
      <w:r w:rsidRPr="009A3944">
        <w:rPr>
          <w:rFonts w:ascii="Times New Roman" w:hAnsi="Times New Roman" w:cs="Times New Roman"/>
          <w:sz w:val="24"/>
        </w:rPr>
        <w:t xml:space="preserve">inner block, the identifier in the outer block is "hidden" until the inner block terminates. While executing in the inner block, the inner block sees the value of its own local identifier and not the value of the identically named identifier in the enclosing block. Local variables declared static still have block scope, even though they exist from the time the program begins execution. Storage duration does not affect the </w:t>
      </w:r>
      <w:bookmarkStart w:id="359" w:name="ch06term104"/>
      <w:bookmarkEnd w:id="359"/>
      <w:r w:rsidRPr="009A3944">
        <w:rPr>
          <w:rFonts w:ascii="Times New Roman" w:hAnsi="Times New Roman" w:cs="Times New Roman"/>
          <w:sz w:val="24"/>
        </w:rPr>
        <w:t>scope of an identifier.</w:t>
      </w:r>
    </w:p>
    <w:p w:rsidR="00E80D28" w:rsidRPr="009A3944" w:rsidRDefault="00E80D28" w:rsidP="00E80D28">
      <w:pPr>
        <w:spacing w:before="100" w:beforeAutospacing="1" w:after="100" w:afterAutospacing="1"/>
        <w:rPr>
          <w:rFonts w:ascii="Times New Roman" w:hAnsi="Times New Roman" w:cs="Times New Roman"/>
          <w:sz w:val="24"/>
        </w:rPr>
      </w:pPr>
      <w:bookmarkStart w:id="360" w:name="ch06term52"/>
      <w:bookmarkEnd w:id="360"/>
      <w:r w:rsidRPr="009A3944">
        <w:rPr>
          <w:rFonts w:ascii="Times New Roman" w:hAnsi="Times New Roman" w:cs="Times New Roman"/>
          <w:b/>
          <w:bCs w:val="0"/>
          <w:sz w:val="24"/>
        </w:rPr>
        <w:t>Labels</w:t>
      </w:r>
      <w:r w:rsidRPr="009A3944">
        <w:rPr>
          <w:rFonts w:ascii="Times New Roman" w:hAnsi="Times New Roman" w:cs="Times New Roman"/>
          <w:sz w:val="24"/>
        </w:rPr>
        <w:t xml:space="preserve"> (identifiers followed by a colon such as start:) are the only identifiers with function scope. Labels can be used anywhere in the function in which they appear, but cannot be referenced outside the function body. Labels are used in goto statements</w:t>
      </w:r>
    </w:p>
    <w:p w:rsidR="00E80D28" w:rsidRPr="009A3944" w:rsidRDefault="00E80D28" w:rsidP="00E80D2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The only identifiers with function prototype scope are those used in the parameter list of a function prototype. As mentioned previously, function prototypes do not require names in the parameter list only types are required. Names appearing in the parameter list of a function prototype are ignored by the compiler. Identifiers used in a function prototype can be reused elsewhere in the program without ambiguity. In a single prototype, a particular identifier can be used only once.</w:t>
      </w:r>
    </w:p>
    <w:p w:rsidR="00E80D28" w:rsidRPr="009A3944" w:rsidRDefault="00E80D28" w:rsidP="00E80D28">
      <w:pPr>
        <w:pStyle w:val="Heading3"/>
        <w:rPr>
          <w:rFonts w:ascii="Times New Roman" w:hAnsi="Times New Roman" w:cs="Times New Roman"/>
        </w:rPr>
      </w:pPr>
      <w:r w:rsidRPr="009A3944">
        <w:rPr>
          <w:rFonts w:ascii="Times New Roman" w:hAnsi="Times New Roman" w:cs="Times New Roman"/>
        </w:rPr>
        <w:t>References and Reference Parameters</w:t>
      </w:r>
    </w:p>
    <w:p w:rsidR="00E80D28" w:rsidRPr="009A3944" w:rsidRDefault="00E80D28" w:rsidP="00E80D28">
      <w:pPr>
        <w:pStyle w:val="doctext"/>
      </w:pPr>
      <w:r w:rsidRPr="009A3944">
        <w:t xml:space="preserve">Two ways to pass arguments to functions in many programming languages are </w:t>
      </w:r>
      <w:bookmarkStart w:id="361" w:name="ch06term74"/>
      <w:bookmarkEnd w:id="361"/>
      <w:r w:rsidRPr="009A3944">
        <w:rPr>
          <w:b/>
          <w:bCs/>
        </w:rPr>
        <w:t>pass-by-value</w:t>
      </w:r>
      <w:r w:rsidRPr="009A3944">
        <w:t xml:space="preserve"> and </w:t>
      </w:r>
      <w:bookmarkStart w:id="362" w:name="ch06term73"/>
      <w:bookmarkEnd w:id="362"/>
      <w:r w:rsidRPr="009A3944">
        <w:rPr>
          <w:b/>
          <w:bCs/>
        </w:rPr>
        <w:t>pass-by-reference</w:t>
      </w:r>
      <w:r w:rsidRPr="009A3944">
        <w:t xml:space="preserve">. When an argument is passed by value, a </w:t>
      </w:r>
      <w:r w:rsidRPr="009A3944">
        <w:rPr>
          <w:rStyle w:val="docemphasis"/>
        </w:rPr>
        <w:t>copy</w:t>
      </w:r>
      <w:r w:rsidRPr="009A3944">
        <w:t xml:space="preserve"> of the argument's value is made and passed (on the function call stack) to the called function. Changes to the copy do not affect the original variable's value in the caller. This prevents the accidental side effects that so greatly hinder the development of correct and reliable software systems. Each argument that has been passed in the programs in this chapter so far has been passed by value.</w:t>
      </w:r>
    </w:p>
    <w:p w:rsidR="00E80D28" w:rsidRPr="009A3944" w:rsidRDefault="00E80D28" w:rsidP="00C05637">
      <w:pPr>
        <w:pStyle w:val="Heading3"/>
        <w:rPr>
          <w:rFonts w:ascii="Times New Roman" w:hAnsi="Times New Roman" w:cs="Times New Roman"/>
        </w:rPr>
      </w:pPr>
      <w:r w:rsidRPr="009A3944">
        <w:rPr>
          <w:rFonts w:ascii="Times New Roman" w:hAnsi="Times New Roman" w:cs="Times New Roman"/>
        </w:rPr>
        <w:t>Reference Parameters</w:t>
      </w:r>
    </w:p>
    <w:p w:rsidR="00E80D28" w:rsidRPr="009A3944" w:rsidRDefault="00E80D28" w:rsidP="00E80D28">
      <w:pPr>
        <w:pStyle w:val="doctext"/>
      </w:pPr>
      <w:r w:rsidRPr="009A3944">
        <w:t xml:space="preserve">This section introduces </w:t>
      </w:r>
      <w:bookmarkStart w:id="363" w:name="ch06term95"/>
      <w:bookmarkEnd w:id="363"/>
      <w:r w:rsidRPr="009A3944">
        <w:rPr>
          <w:b/>
          <w:bCs/>
        </w:rPr>
        <w:t xml:space="preserve">reference parameters </w:t>
      </w:r>
      <w:r w:rsidRPr="009A3944">
        <w:t>the first of two means C++ provides for performing pass-by-reference. With pass-by-reference, the caller gives the called function the ability to access the caller's data directly, and to modify that data if the called function chooses to do so.</w:t>
      </w:r>
    </w:p>
    <w:p w:rsidR="00E80D28" w:rsidRPr="009A3944" w:rsidRDefault="00E80D28" w:rsidP="00E80D2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A reference parameter is an </w:t>
      </w:r>
      <w:bookmarkStart w:id="364" w:name="ch06term3"/>
      <w:bookmarkEnd w:id="364"/>
      <w:r w:rsidRPr="009A3944">
        <w:rPr>
          <w:rFonts w:ascii="Times New Roman" w:hAnsi="Times New Roman" w:cs="Times New Roman"/>
          <w:sz w:val="24"/>
        </w:rPr>
        <w:t>alias for its corresponding argument in a function call. To indicate that a function parameter is passed by reference, simply follow the parameter's type in the function prototype by an ampersand (</w:t>
      </w:r>
      <w:bookmarkStart w:id="365" w:name="ch06term1"/>
      <w:bookmarkEnd w:id="365"/>
      <w:r w:rsidRPr="009A3944">
        <w:rPr>
          <w:rFonts w:ascii="Times New Roman" w:hAnsi="Times New Roman" w:cs="Times New Roman"/>
          <w:sz w:val="24"/>
        </w:rPr>
        <w:t>&amp;); use the same convention when listing the parameter's type in the function header. For example, the following declaration in a function header</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int &amp;count</w:t>
      </w:r>
    </w:p>
    <w:p w:rsidR="00E80D28" w:rsidRPr="009A3944" w:rsidRDefault="00E80D28" w:rsidP="00E80D28">
      <w:pPr>
        <w:spacing w:before="100" w:beforeAutospacing="1" w:after="100" w:afterAutospacing="1"/>
        <w:rPr>
          <w:rFonts w:ascii="Times New Roman" w:hAnsi="Times New Roman" w:cs="Times New Roman"/>
          <w:sz w:val="24"/>
        </w:rPr>
      </w:pPr>
      <w:bookmarkStart w:id="366" w:name="idd1e67002"/>
      <w:bookmarkStart w:id="367" w:name="idd1e66999"/>
      <w:bookmarkStart w:id="368" w:name="idd1e66996"/>
      <w:bookmarkStart w:id="369" w:name="idd1e66991"/>
      <w:bookmarkStart w:id="370" w:name="idd1e66986"/>
      <w:bookmarkEnd w:id="366"/>
      <w:bookmarkEnd w:id="367"/>
      <w:bookmarkEnd w:id="368"/>
      <w:bookmarkEnd w:id="369"/>
      <w:bookmarkEnd w:id="370"/>
      <w:r w:rsidRPr="009A3944">
        <w:rPr>
          <w:rFonts w:ascii="Times New Roman" w:hAnsi="Times New Roman" w:cs="Times New Roman"/>
          <w:sz w:val="24"/>
        </w:rPr>
        <w:t>when read from right to left is pronounced "count is a reference to an int." In the function call, simply mention the variable by name to pass it by reference. Then, mentioning the variable by its parameter name in the body of the called function actually refers to the original variable in the calling function, and the original variable can be modified directly by the called function. As always, the function prototype and header must agree.</w:t>
      </w:r>
    </w:p>
    <w:p w:rsidR="00467D0F" w:rsidRPr="009A3944" w:rsidRDefault="00467D0F" w:rsidP="00467D0F">
      <w:pPr>
        <w:pStyle w:val="doctext"/>
        <w:spacing w:before="0" w:beforeAutospacing="0" w:after="0" w:afterAutospacing="0"/>
        <w:rPr>
          <w:i/>
        </w:rPr>
      </w:pPr>
      <w:r w:rsidRPr="009A3944">
        <w:rPr>
          <w:i/>
        </w:rPr>
        <w:t>Refer to Pages 242-243 in the textbook for the program</w:t>
      </w:r>
    </w:p>
    <w:p w:rsidR="00467D0F" w:rsidRPr="009A3944" w:rsidRDefault="00467D0F" w:rsidP="00C05637">
      <w:pPr>
        <w:pStyle w:val="Heading3"/>
        <w:rPr>
          <w:rFonts w:ascii="Times New Roman" w:hAnsi="Times New Roman" w:cs="Times New Roman"/>
        </w:rPr>
      </w:pPr>
    </w:p>
    <w:p w:rsidR="00E80D28" w:rsidRPr="009A3944" w:rsidRDefault="00E80D28" w:rsidP="00C05637">
      <w:pPr>
        <w:pStyle w:val="Heading3"/>
        <w:rPr>
          <w:rFonts w:ascii="Times New Roman" w:hAnsi="Times New Roman" w:cs="Times New Roman"/>
        </w:rPr>
      </w:pPr>
      <w:r w:rsidRPr="009A3944">
        <w:rPr>
          <w:rFonts w:ascii="Times New Roman" w:hAnsi="Times New Roman" w:cs="Times New Roman"/>
        </w:rPr>
        <w:t>Default Arguments</w:t>
      </w:r>
    </w:p>
    <w:p w:rsidR="00E80D28" w:rsidRPr="009A3944" w:rsidRDefault="00E80D28" w:rsidP="00E80D28">
      <w:pPr>
        <w:spacing w:before="100" w:beforeAutospacing="1" w:after="100" w:afterAutospacing="1"/>
        <w:rPr>
          <w:rFonts w:ascii="Times New Roman" w:hAnsi="Times New Roman" w:cs="Times New Roman"/>
          <w:sz w:val="24"/>
        </w:rPr>
      </w:pPr>
      <w:bookmarkStart w:id="371" w:name="idd1e67831"/>
      <w:bookmarkStart w:id="372" w:name="idd1e67826"/>
      <w:bookmarkStart w:id="373" w:name="idd1e67823"/>
      <w:bookmarkEnd w:id="371"/>
      <w:bookmarkEnd w:id="372"/>
      <w:bookmarkEnd w:id="373"/>
      <w:r w:rsidRPr="009A3944">
        <w:rPr>
          <w:rFonts w:ascii="Times New Roman" w:hAnsi="Times New Roman" w:cs="Times New Roman"/>
          <w:sz w:val="24"/>
        </w:rPr>
        <w:t xml:space="preserve">It is not uncommon for a program to invoke a function repeatedly with the same argument value for a particular parameter. In such cases, the programmer can specify that such a parameter has a </w:t>
      </w:r>
      <w:bookmarkStart w:id="374" w:name="ch06term13"/>
      <w:bookmarkEnd w:id="374"/>
      <w:r w:rsidRPr="009A3944">
        <w:rPr>
          <w:rFonts w:ascii="Times New Roman" w:hAnsi="Times New Roman" w:cs="Times New Roman"/>
          <w:b/>
          <w:bCs w:val="0"/>
          <w:sz w:val="24"/>
        </w:rPr>
        <w:t>default argument</w:t>
      </w:r>
      <w:r w:rsidRPr="009A3944">
        <w:rPr>
          <w:rFonts w:ascii="Times New Roman" w:hAnsi="Times New Roman" w:cs="Times New Roman"/>
          <w:sz w:val="24"/>
        </w:rPr>
        <w:t>, i.e., a default value to be passed to that parameter. When a program omits an argument for a parameter with a default argument in a function call, the compiler rewrites the function call and inserts the default value of that argument to be passed as an argument to the function call.</w:t>
      </w:r>
    </w:p>
    <w:p w:rsidR="00E80D28" w:rsidRPr="009A3944" w:rsidRDefault="00E80D28" w:rsidP="00E80D2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Default arguments must be the </w:t>
      </w:r>
      <w:bookmarkStart w:id="375" w:name="ch06term101"/>
      <w:bookmarkEnd w:id="375"/>
      <w:r w:rsidRPr="009A3944">
        <w:rPr>
          <w:rFonts w:ascii="Times New Roman" w:hAnsi="Times New Roman" w:cs="Times New Roman"/>
          <w:sz w:val="24"/>
        </w:rPr>
        <w:t>rightmost (trailing) arguments in a function's parameter list. When calling a function with two or more default arguments, if an omitted argument is not the rightmost argument in the argument list, then all arguments to the right of that argument also must be omitted. Default arguments should be specified with the first occurrence of the function name typically, in the function prototype. If the function prototype is omitted because the function definition also serves as the prototype, then the default arguments should be specified in the function header. Default values can be any expression, including constants, global variables or function calls. Default arguments also can be used with inline functions.</w:t>
      </w:r>
    </w:p>
    <w:p w:rsidR="00EF7BA8" w:rsidRPr="009A3944" w:rsidRDefault="00EF7BA8" w:rsidP="00EF7BA8">
      <w:pPr>
        <w:pStyle w:val="doctext"/>
        <w:spacing w:before="0" w:beforeAutospacing="0" w:after="0" w:afterAutospacing="0"/>
        <w:rPr>
          <w:i/>
        </w:rPr>
      </w:pPr>
      <w:r w:rsidRPr="009A3944">
        <w:rPr>
          <w:i/>
        </w:rPr>
        <w:t>Refer to Pages 245-246 in the textbook for the program</w:t>
      </w:r>
    </w:p>
    <w:p w:rsidR="00EF7BA8" w:rsidRPr="009A3944" w:rsidRDefault="00EF7BA8" w:rsidP="00E80D28">
      <w:pPr>
        <w:pStyle w:val="Heading3"/>
        <w:rPr>
          <w:rFonts w:ascii="Times New Roman" w:hAnsi="Times New Roman" w:cs="Times New Roman"/>
        </w:rPr>
      </w:pPr>
    </w:p>
    <w:p w:rsidR="00E80D28" w:rsidRPr="009A3944" w:rsidRDefault="00E80D28" w:rsidP="00E80D28">
      <w:pPr>
        <w:pStyle w:val="Heading3"/>
        <w:rPr>
          <w:rFonts w:ascii="Times New Roman" w:hAnsi="Times New Roman" w:cs="Times New Roman"/>
        </w:rPr>
      </w:pPr>
      <w:r w:rsidRPr="009A3944">
        <w:rPr>
          <w:rFonts w:ascii="Times New Roman" w:hAnsi="Times New Roman" w:cs="Times New Roman"/>
        </w:rPr>
        <w:t>Function Overloading</w:t>
      </w:r>
    </w:p>
    <w:p w:rsidR="00E80D28" w:rsidRPr="009A3944" w:rsidRDefault="00E80D28" w:rsidP="00E80D28">
      <w:pPr>
        <w:pStyle w:val="doctext"/>
      </w:pPr>
      <w:r w:rsidRPr="009A3944">
        <w:t xml:space="preserve">C++ enables several functions of the same name to be defined, as long as these functions have different sets of parameters (at least as far as the parameter types or the number of parameters or the order of the parameter types are concerned). This capability is called </w:t>
      </w:r>
      <w:bookmarkStart w:id="376" w:name="ch06term29"/>
      <w:bookmarkEnd w:id="376"/>
      <w:r w:rsidRPr="009A3944">
        <w:rPr>
          <w:b/>
          <w:bCs/>
        </w:rPr>
        <w:t>function overloading</w:t>
      </w:r>
      <w:r w:rsidRPr="009A3944">
        <w:t>. When an overloaded function is called, the C++ compiler selects the proper function by examining the number, types and order of the arguments in the call. Function overloading is commonly used to create several functions of the same name that perform similar tasks, but on different data types. For example, many functions in the math library are overloaded for different numeric data types</w:t>
      </w:r>
    </w:p>
    <w:p w:rsidR="00EF7BA8" w:rsidRPr="009A3944" w:rsidRDefault="00EF7BA8" w:rsidP="00EF7BA8">
      <w:pPr>
        <w:pStyle w:val="doctext"/>
        <w:spacing w:before="0" w:beforeAutospacing="0" w:after="0" w:afterAutospacing="0"/>
        <w:rPr>
          <w:i/>
        </w:rPr>
      </w:pPr>
      <w:r w:rsidRPr="009A3944">
        <w:rPr>
          <w:i/>
        </w:rPr>
        <w:t>Refer to Pages 248-249 in the textbook for the program</w:t>
      </w:r>
    </w:p>
    <w:p w:rsidR="00EF7BA8" w:rsidRPr="009A3944" w:rsidRDefault="00EF7BA8" w:rsidP="00EF7BA8">
      <w:pPr>
        <w:pStyle w:val="doctext"/>
        <w:spacing w:before="0" w:beforeAutospacing="0" w:after="0" w:afterAutospacing="0"/>
      </w:pPr>
    </w:p>
    <w:p w:rsidR="00E80D28" w:rsidRPr="009A3944" w:rsidRDefault="00E80D28" w:rsidP="00C05637">
      <w:pPr>
        <w:pStyle w:val="Heading3"/>
        <w:rPr>
          <w:rFonts w:ascii="Times New Roman" w:hAnsi="Times New Roman" w:cs="Times New Roman"/>
        </w:rPr>
      </w:pPr>
      <w:r w:rsidRPr="009A3944">
        <w:rPr>
          <w:rFonts w:ascii="Times New Roman" w:hAnsi="Times New Roman" w:cs="Times New Roman"/>
        </w:rPr>
        <w:t>Recursion</w:t>
      </w:r>
    </w:p>
    <w:p w:rsidR="00E80D28" w:rsidRPr="009A3944" w:rsidRDefault="00E80D28" w:rsidP="00E80D28">
      <w:pPr>
        <w:pStyle w:val="NormalWeb"/>
        <w:spacing w:before="0" w:beforeAutospacing="0" w:after="0" w:afterAutospacing="0"/>
      </w:pPr>
      <w:r w:rsidRPr="009A3944">
        <w:t xml:space="preserve">A </w:t>
      </w:r>
      <w:bookmarkStart w:id="377" w:name="ch06term93"/>
      <w:bookmarkEnd w:id="377"/>
      <w:r w:rsidRPr="009A3944">
        <w:rPr>
          <w:b/>
          <w:bCs/>
        </w:rPr>
        <w:t>recursive function</w:t>
      </w:r>
      <w:r w:rsidRPr="009A3944">
        <w:t xml:space="preserve"> is a function that calls itself, either directly, or indirectly</w:t>
      </w:r>
    </w:p>
    <w:p w:rsidR="00E80D28" w:rsidRPr="009A3944" w:rsidRDefault="00E80D28" w:rsidP="00E80D2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Recursive problem-solving approaches have a number of elements in common. A recursive function is called to solve a problem. The function actually knows how to solve only the simplest case(s), or so-called </w:t>
      </w:r>
      <w:bookmarkStart w:id="378" w:name="ch06term8"/>
      <w:bookmarkEnd w:id="378"/>
      <w:r w:rsidRPr="009A3944">
        <w:rPr>
          <w:rFonts w:ascii="Times New Roman" w:hAnsi="Times New Roman" w:cs="Times New Roman"/>
          <w:b/>
          <w:bCs w:val="0"/>
          <w:sz w:val="24"/>
        </w:rPr>
        <w:t>base case(s)</w:t>
      </w:r>
      <w:r w:rsidRPr="009A3944">
        <w:rPr>
          <w:rFonts w:ascii="Times New Roman" w:hAnsi="Times New Roman" w:cs="Times New Roman"/>
          <w:sz w:val="24"/>
        </w:rPr>
        <w:t xml:space="preserve">. If the function is called with a base case, the function simply returns a result. If the function is called with a more complex problem, it typically divides the problem into two conceptual pieces a piece that the function knows how to do and a piece that it does not know how to do. To make recursion feasible, the latter piece must resemble the original problem, but be a slightly simpler or slightly smaller version. This new problem looks like the original problem, so the function launches (calls) a fresh copy of itself to work on the smaller problem this is referred to as a </w:t>
      </w:r>
      <w:bookmarkStart w:id="379" w:name="ch06term91"/>
      <w:bookmarkEnd w:id="379"/>
      <w:r w:rsidRPr="009A3944">
        <w:rPr>
          <w:rFonts w:ascii="Times New Roman" w:hAnsi="Times New Roman" w:cs="Times New Roman"/>
          <w:b/>
          <w:bCs w:val="0"/>
          <w:sz w:val="24"/>
        </w:rPr>
        <w:t>recursive call</w:t>
      </w:r>
      <w:r w:rsidRPr="009A3944">
        <w:rPr>
          <w:rFonts w:ascii="Times New Roman" w:hAnsi="Times New Roman" w:cs="Times New Roman"/>
          <w:sz w:val="24"/>
        </w:rPr>
        <w:t xml:space="preserve"> and is also called the </w:t>
      </w:r>
      <w:bookmarkStart w:id="380" w:name="ch06term90"/>
      <w:bookmarkEnd w:id="380"/>
      <w:r w:rsidRPr="009A3944">
        <w:rPr>
          <w:rFonts w:ascii="Times New Roman" w:hAnsi="Times New Roman" w:cs="Times New Roman"/>
          <w:b/>
          <w:bCs w:val="0"/>
          <w:sz w:val="24"/>
        </w:rPr>
        <w:t>recursion step</w:t>
      </w:r>
      <w:r w:rsidRPr="009A3944">
        <w:rPr>
          <w:rFonts w:ascii="Times New Roman" w:hAnsi="Times New Roman" w:cs="Times New Roman"/>
          <w:sz w:val="24"/>
        </w:rPr>
        <w:t>. The recursion step often includes the keyword return, because its result will be combined with the portion of the problem the function knew how to solve to form a result that will be passed back to the original caller, possibly main.</w:t>
      </w:r>
    </w:p>
    <w:p w:rsidR="00E80D28" w:rsidRPr="009A3944" w:rsidRDefault="00E80D28" w:rsidP="00E80D2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The recursion step executes while the original call to the function is still open, i.e., it has not yet finished executing. The recursion step can result in many more such recursive calls, as the function keeps dividing each new sub-problem with which the function is called into two conceptual pieces. In order for the recursion to eventually terminate, each time the function calls itself with a slightly simpler version of the original problem, this sequence of smaller and smaller problems must eventually </w:t>
      </w:r>
      <w:bookmarkStart w:id="381" w:name="ch06term11"/>
      <w:bookmarkEnd w:id="381"/>
      <w:r w:rsidRPr="009A3944">
        <w:rPr>
          <w:rFonts w:ascii="Times New Roman" w:hAnsi="Times New Roman" w:cs="Times New Roman"/>
          <w:sz w:val="24"/>
        </w:rPr>
        <w:t>converge on the base case. At that point, the function recognizes the base case and returns a result to the previous copy of the function, and a sequence of returns ensues all the way up the line until the original function call eventually returns the final result to main.</w:t>
      </w:r>
    </w:p>
    <w:p w:rsidR="00841D07" w:rsidRPr="009A3944" w:rsidRDefault="00841D07" w:rsidP="00841D07">
      <w:pPr>
        <w:pStyle w:val="doctext"/>
        <w:spacing w:before="0" w:beforeAutospacing="0" w:after="0" w:afterAutospacing="0"/>
        <w:rPr>
          <w:i/>
        </w:rPr>
      </w:pPr>
      <w:r w:rsidRPr="009A3944">
        <w:rPr>
          <w:i/>
        </w:rPr>
        <w:t>Refer to Pages 255-256 in the textbook for the program</w:t>
      </w:r>
    </w:p>
    <w:p w:rsidR="009C11A1" w:rsidRPr="009A3944" w:rsidRDefault="009C11A1" w:rsidP="00E80D28">
      <w:pPr>
        <w:pStyle w:val="Heading3"/>
        <w:rPr>
          <w:rFonts w:ascii="Times New Roman" w:hAnsi="Times New Roman" w:cs="Times New Roman"/>
        </w:rPr>
      </w:pPr>
    </w:p>
    <w:p w:rsidR="00E80D28" w:rsidRPr="009A3944" w:rsidRDefault="00E80D28" w:rsidP="00E80D28">
      <w:pPr>
        <w:pStyle w:val="Heading3"/>
        <w:rPr>
          <w:rFonts w:ascii="Times New Roman" w:hAnsi="Times New Roman" w:cs="Times New Roman"/>
        </w:rPr>
      </w:pPr>
      <w:r w:rsidRPr="009A3944">
        <w:rPr>
          <w:rFonts w:ascii="Times New Roman" w:hAnsi="Times New Roman" w:cs="Times New Roman"/>
        </w:rPr>
        <w:t>Recursion vs. Iteration</w:t>
      </w:r>
    </w:p>
    <w:p w:rsidR="00E80D28" w:rsidRPr="009A3944" w:rsidRDefault="00E80D28" w:rsidP="007E6B43">
      <w:pPr>
        <w:pStyle w:val="doctext"/>
        <w:spacing w:before="0" w:beforeAutospacing="0"/>
      </w:pPr>
      <w:r w:rsidRPr="009A3944">
        <w:t xml:space="preserve">Both iteration and recursion are based on a control statement: Iteration uses a repetition structure; recursion uses a selection structure. Both iteration and recursion involve repetition: Iteration explicitly uses a repetition structure; recursion achieves repetition through repeated function calls. Iteration and recursion both involve a </w:t>
      </w:r>
      <w:bookmarkStart w:id="382" w:name="ch06term129"/>
      <w:bookmarkEnd w:id="382"/>
      <w:r w:rsidRPr="009A3944">
        <w:rPr>
          <w:rStyle w:val="docemphroman"/>
        </w:rPr>
        <w:t>termination test</w:t>
      </w:r>
      <w:r w:rsidRPr="009A3944">
        <w:t xml:space="preserve">: Iteration terminates when the loop-continuation condition fails; recursion terminates when a base case is recognized. Iteration with counter-controlled repetition and recursion both gradually approach termination: Iteration modifies a counter until the counter assumes a value that makes the loop-continuation condition fail; recursion produces simpler versions of the original problem until the base case is reached. Both iteration and recursion can occur infinitely: An infinite loop occurs with iteration if the loop-continuation test never becomes false; </w:t>
      </w:r>
      <w:bookmarkStart w:id="383" w:name="ch06term43"/>
      <w:bookmarkEnd w:id="383"/>
      <w:r w:rsidRPr="009A3944">
        <w:rPr>
          <w:rStyle w:val="docemphroman"/>
        </w:rPr>
        <w:t>infinite recursion</w:t>
      </w:r>
      <w:r w:rsidRPr="009A3944">
        <w:t xml:space="preserve"> occurs if the recursion step does not reduce the problem during each recursive call in a manner that converges on the base case.</w:t>
      </w:r>
    </w:p>
    <w:p w:rsidR="00E80D28" w:rsidRPr="009A3944" w:rsidRDefault="00E80D28" w:rsidP="00E80D28">
      <w:pPr>
        <w:pStyle w:val="doctext"/>
      </w:pPr>
      <w:r w:rsidRPr="009A3944">
        <w:t>Recursion has many negatives. It repeatedly invokes the mechanism, and consequently the overhead, of function calls. This can be expensive in both processor time and memory space. Each recursive call causes another copy of the function (actually only the function's variables) to be created; this can consume considerable memory. Iteration normally occurs within a function, so the overhead of repeated function calls and extra memory assignment is omitted.</w:t>
      </w:r>
    </w:p>
    <w:p w:rsidR="00E80D28" w:rsidRPr="009A3944" w:rsidRDefault="00E80D28" w:rsidP="00C05637">
      <w:pPr>
        <w:pStyle w:val="Heading3"/>
        <w:rPr>
          <w:rFonts w:ascii="Times New Roman" w:hAnsi="Times New Roman" w:cs="Times New Roman"/>
        </w:rPr>
      </w:pPr>
      <w:r w:rsidRPr="009A3944">
        <w:rPr>
          <w:rFonts w:ascii="Times New Roman" w:hAnsi="Times New Roman" w:cs="Times New Roman"/>
        </w:rPr>
        <w:t>So why choose recursion?</w:t>
      </w:r>
    </w:p>
    <w:p w:rsidR="00E80D28" w:rsidRPr="009A3944" w:rsidRDefault="00E80D28" w:rsidP="007E6B43">
      <w:pPr>
        <w:spacing w:after="100" w:afterAutospacing="1"/>
        <w:rPr>
          <w:rFonts w:ascii="Times New Roman" w:hAnsi="Times New Roman" w:cs="Times New Roman"/>
          <w:sz w:val="24"/>
        </w:rPr>
      </w:pPr>
      <w:r w:rsidRPr="009A3944">
        <w:rPr>
          <w:rFonts w:ascii="Times New Roman" w:hAnsi="Times New Roman" w:cs="Times New Roman"/>
          <w:sz w:val="24"/>
        </w:rPr>
        <w:t xml:space="preserve">Any problem that can be solved recursively can </w:t>
      </w:r>
      <w:r w:rsidR="007E6B43" w:rsidRPr="009A3944">
        <w:rPr>
          <w:rFonts w:ascii="Times New Roman" w:hAnsi="Times New Roman" w:cs="Times New Roman"/>
          <w:sz w:val="24"/>
        </w:rPr>
        <w:t>also be solved iteratively (non-</w:t>
      </w:r>
      <w:r w:rsidRPr="009A3944">
        <w:rPr>
          <w:rFonts w:ascii="Times New Roman" w:hAnsi="Times New Roman" w:cs="Times New Roman"/>
          <w:sz w:val="24"/>
        </w:rPr>
        <w:t>recursively). A recursive approach is normally chosen in preference to an iterative approach when the recursive approach more naturally mirrors the problem and results in a program that is easier to understand and debug. Another reason to choose a recursive solution is that an iterative solution is not apparent.</w:t>
      </w:r>
    </w:p>
    <w:p w:rsidR="002508F9" w:rsidRPr="009A3944" w:rsidRDefault="002508F9" w:rsidP="002508F9">
      <w:pPr>
        <w:spacing w:before="100" w:beforeAutospacing="1" w:after="100" w:afterAutospacing="1"/>
        <w:outlineLvl w:val="2"/>
        <w:rPr>
          <w:rFonts w:ascii="Times New Roman" w:hAnsi="Times New Roman" w:cs="Times New Roman"/>
          <w:b/>
          <w:sz w:val="27"/>
          <w:szCs w:val="27"/>
        </w:rPr>
      </w:pPr>
      <w:bookmarkStart w:id="384" w:name="idd1e77932"/>
      <w:bookmarkStart w:id="385" w:name="idd1e77928"/>
      <w:bookmarkStart w:id="386" w:name="idd1e77922"/>
      <w:bookmarkStart w:id="387" w:name="idd1e77916"/>
      <w:bookmarkStart w:id="388" w:name="idd1e77913"/>
      <w:bookmarkEnd w:id="384"/>
      <w:bookmarkEnd w:id="385"/>
      <w:bookmarkEnd w:id="386"/>
      <w:bookmarkEnd w:id="387"/>
      <w:bookmarkEnd w:id="388"/>
      <w:r w:rsidRPr="009A3944">
        <w:rPr>
          <w:rFonts w:ascii="Times New Roman" w:hAnsi="Times New Roman" w:cs="Times New Roman"/>
          <w:b/>
          <w:sz w:val="27"/>
          <w:szCs w:val="27"/>
        </w:rPr>
        <w:t>Storage Classes</w:t>
      </w:r>
    </w:p>
    <w:p w:rsidR="002508F9" w:rsidRPr="009A3944" w:rsidRDefault="002508F9" w:rsidP="002508F9">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The programs you have seen so far use identifiers for </w:t>
      </w:r>
      <w:bookmarkStart w:id="389" w:name="ch06term64"/>
      <w:bookmarkEnd w:id="389"/>
      <w:r w:rsidRPr="009A3944">
        <w:rPr>
          <w:rFonts w:ascii="Times New Roman" w:hAnsi="Times New Roman" w:cs="Times New Roman"/>
          <w:sz w:val="24"/>
        </w:rPr>
        <w:t xml:space="preserve">variable names. The attributes of variables include name, type, size and value. Actually, each identifier in a program has other attributes, including </w:t>
      </w:r>
      <w:bookmarkStart w:id="390" w:name="ch06term122"/>
      <w:bookmarkEnd w:id="390"/>
      <w:r w:rsidRPr="009A3944">
        <w:rPr>
          <w:rFonts w:ascii="Times New Roman" w:hAnsi="Times New Roman" w:cs="Times New Roman"/>
          <w:b/>
          <w:sz w:val="24"/>
        </w:rPr>
        <w:t>storage class</w:t>
      </w:r>
      <w:r w:rsidRPr="009A3944">
        <w:rPr>
          <w:rFonts w:ascii="Times New Roman" w:hAnsi="Times New Roman" w:cs="Times New Roman"/>
          <w:sz w:val="24"/>
        </w:rPr>
        <w:t xml:space="preserve">, scope and </w:t>
      </w:r>
      <w:bookmarkStart w:id="391" w:name="ch06term54"/>
      <w:bookmarkEnd w:id="391"/>
      <w:r w:rsidRPr="009A3944">
        <w:rPr>
          <w:rFonts w:ascii="Times New Roman" w:hAnsi="Times New Roman" w:cs="Times New Roman"/>
          <w:b/>
          <w:sz w:val="24"/>
        </w:rPr>
        <w:t>linkage</w:t>
      </w:r>
      <w:r w:rsidRPr="009A3944">
        <w:rPr>
          <w:rFonts w:ascii="Times New Roman" w:hAnsi="Times New Roman" w:cs="Times New Roman"/>
          <w:sz w:val="24"/>
        </w:rPr>
        <w:t>.</w:t>
      </w:r>
    </w:p>
    <w:p w:rsidR="002508F9" w:rsidRPr="009A3944" w:rsidRDefault="002508F9" w:rsidP="002508F9">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C++ provides five </w:t>
      </w:r>
      <w:bookmarkStart w:id="392" w:name="ch06term123"/>
      <w:bookmarkEnd w:id="392"/>
      <w:r w:rsidRPr="009A3944">
        <w:rPr>
          <w:rFonts w:ascii="Times New Roman" w:hAnsi="Times New Roman" w:cs="Times New Roman"/>
          <w:b/>
          <w:sz w:val="24"/>
        </w:rPr>
        <w:t>storage-class specifiers</w:t>
      </w:r>
      <w:r w:rsidRPr="009A3944">
        <w:rPr>
          <w:rFonts w:ascii="Times New Roman" w:hAnsi="Times New Roman" w:cs="Times New Roman"/>
          <w:sz w:val="24"/>
        </w:rPr>
        <w:t xml:space="preserve">: </w:t>
      </w:r>
      <w:r w:rsidRPr="009A3944">
        <w:rPr>
          <w:rFonts w:ascii="Andale Mono" w:hAnsi="Andale Mono" w:cs="Times New Roman"/>
          <w:b/>
          <w:bCs w:val="0"/>
          <w:szCs w:val="20"/>
        </w:rPr>
        <w:t>auto</w:t>
      </w:r>
      <w:r w:rsidRPr="009A3944">
        <w:rPr>
          <w:rFonts w:ascii="Times New Roman" w:hAnsi="Times New Roman" w:cs="Times New Roman"/>
          <w:sz w:val="24"/>
        </w:rPr>
        <w:t xml:space="preserve">, </w:t>
      </w:r>
      <w:bookmarkStart w:id="393" w:name="ch06term98"/>
      <w:bookmarkEnd w:id="393"/>
      <w:r w:rsidRPr="009A3944">
        <w:rPr>
          <w:rFonts w:ascii="Andale Mono" w:hAnsi="Andale Mono" w:cs="Times New Roman"/>
          <w:b/>
          <w:szCs w:val="20"/>
        </w:rPr>
        <w:t>register</w:t>
      </w:r>
      <w:r w:rsidRPr="009A3944">
        <w:rPr>
          <w:rFonts w:ascii="Times New Roman" w:hAnsi="Times New Roman" w:cs="Times New Roman"/>
          <w:sz w:val="24"/>
        </w:rPr>
        <w:t xml:space="preserve">, </w:t>
      </w:r>
      <w:bookmarkStart w:id="394" w:name="ch06term19"/>
      <w:bookmarkEnd w:id="394"/>
      <w:r w:rsidRPr="009A3944">
        <w:rPr>
          <w:rFonts w:ascii="Andale Mono" w:hAnsi="Andale Mono" w:cs="Times New Roman"/>
          <w:b/>
          <w:szCs w:val="20"/>
        </w:rPr>
        <w:t>extern</w:t>
      </w:r>
      <w:r w:rsidRPr="009A3944">
        <w:rPr>
          <w:rFonts w:ascii="Times New Roman" w:hAnsi="Times New Roman" w:cs="Times New Roman"/>
          <w:sz w:val="24"/>
        </w:rPr>
        <w:t xml:space="preserve">, </w:t>
      </w:r>
      <w:bookmarkStart w:id="395" w:name="ch06term61"/>
      <w:bookmarkEnd w:id="395"/>
      <w:r w:rsidRPr="009A3944">
        <w:rPr>
          <w:rFonts w:ascii="Andale Mono" w:hAnsi="Andale Mono" w:cs="Times New Roman"/>
          <w:b/>
          <w:szCs w:val="20"/>
        </w:rPr>
        <w:t>mutable</w:t>
      </w:r>
      <w:r w:rsidRPr="009A3944">
        <w:rPr>
          <w:rFonts w:ascii="Times New Roman" w:hAnsi="Times New Roman" w:cs="Times New Roman"/>
          <w:sz w:val="24"/>
        </w:rPr>
        <w:t xml:space="preserve"> and </w:t>
      </w:r>
      <w:bookmarkStart w:id="396" w:name="ch06term118"/>
      <w:bookmarkEnd w:id="396"/>
      <w:r w:rsidRPr="009A3944">
        <w:rPr>
          <w:rFonts w:ascii="Andale Mono" w:hAnsi="Andale Mono" w:cs="Times New Roman"/>
          <w:b/>
          <w:szCs w:val="20"/>
        </w:rPr>
        <w:t>static</w:t>
      </w:r>
      <w:r w:rsidRPr="009A3944">
        <w:rPr>
          <w:rFonts w:ascii="Times New Roman" w:hAnsi="Times New Roman" w:cs="Times New Roman"/>
          <w:sz w:val="24"/>
        </w:rPr>
        <w:t xml:space="preserve">. This section discusses </w:t>
      </w:r>
      <w:bookmarkStart w:id="397" w:name="ch06term5"/>
      <w:bookmarkEnd w:id="397"/>
      <w:r w:rsidRPr="009A3944">
        <w:rPr>
          <w:rFonts w:ascii="Times New Roman" w:hAnsi="Times New Roman" w:cs="Times New Roman"/>
          <w:sz w:val="24"/>
        </w:rPr>
        <w:t xml:space="preserve">storage-class specifiers </w:t>
      </w:r>
      <w:r w:rsidRPr="009A3944">
        <w:rPr>
          <w:rFonts w:ascii="Courier New" w:hAnsi="Courier New" w:cs="Courier New"/>
          <w:szCs w:val="20"/>
        </w:rPr>
        <w:t>auto</w:t>
      </w:r>
      <w:r w:rsidRPr="009A3944">
        <w:rPr>
          <w:rFonts w:ascii="Times New Roman" w:hAnsi="Times New Roman" w:cs="Times New Roman"/>
          <w:sz w:val="24"/>
        </w:rPr>
        <w:t xml:space="preserve">, </w:t>
      </w:r>
      <w:r w:rsidRPr="009A3944">
        <w:rPr>
          <w:rFonts w:ascii="Courier New" w:hAnsi="Courier New" w:cs="Courier New"/>
          <w:szCs w:val="20"/>
        </w:rPr>
        <w:t>register</w:t>
      </w:r>
      <w:r w:rsidRPr="009A3944">
        <w:rPr>
          <w:rFonts w:ascii="Times New Roman" w:hAnsi="Times New Roman" w:cs="Times New Roman"/>
          <w:sz w:val="24"/>
        </w:rPr>
        <w:t xml:space="preserve">, </w:t>
      </w:r>
      <w:r w:rsidRPr="009A3944">
        <w:rPr>
          <w:rFonts w:ascii="Courier New" w:hAnsi="Courier New" w:cs="Courier New"/>
          <w:szCs w:val="20"/>
        </w:rPr>
        <w:t>extern</w:t>
      </w:r>
      <w:r w:rsidRPr="009A3944">
        <w:rPr>
          <w:rFonts w:ascii="Times New Roman" w:hAnsi="Times New Roman" w:cs="Times New Roman"/>
          <w:sz w:val="24"/>
        </w:rPr>
        <w:t xml:space="preserve"> and </w:t>
      </w:r>
      <w:bookmarkStart w:id="398" w:name="ch06term121"/>
      <w:bookmarkEnd w:id="398"/>
      <w:r w:rsidRPr="009A3944">
        <w:rPr>
          <w:rFonts w:ascii="Courier New" w:hAnsi="Courier New" w:cs="Courier New"/>
          <w:szCs w:val="20"/>
        </w:rPr>
        <w:t>static</w:t>
      </w:r>
      <w:r w:rsidRPr="009A3944">
        <w:rPr>
          <w:rFonts w:ascii="Times New Roman" w:hAnsi="Times New Roman" w:cs="Times New Roman"/>
          <w:sz w:val="24"/>
        </w:rPr>
        <w:t xml:space="preserve">. </w:t>
      </w:r>
    </w:p>
    <w:p w:rsidR="002508F9" w:rsidRPr="009A3944" w:rsidRDefault="002508F9" w:rsidP="002508F9">
      <w:pPr>
        <w:spacing w:before="100" w:beforeAutospacing="1" w:after="100" w:afterAutospacing="1"/>
        <w:outlineLvl w:val="3"/>
        <w:rPr>
          <w:rFonts w:ascii="Times New Roman" w:hAnsi="Times New Roman" w:cs="Times New Roman"/>
          <w:b/>
          <w:sz w:val="24"/>
        </w:rPr>
      </w:pPr>
      <w:bookmarkStart w:id="399" w:name="ch06lev2sec8"/>
      <w:bookmarkEnd w:id="399"/>
      <w:r w:rsidRPr="009A3944">
        <w:rPr>
          <w:rFonts w:ascii="Times New Roman" w:hAnsi="Times New Roman" w:cs="Times New Roman"/>
          <w:b/>
          <w:sz w:val="24"/>
        </w:rPr>
        <w:t>Storage Class, Scope and Linkage</w:t>
      </w:r>
    </w:p>
    <w:p w:rsidR="002508F9" w:rsidRPr="009A3944" w:rsidRDefault="002508F9" w:rsidP="002508F9">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An identifier's storage class determines the period during which that identifier exists in memory. Some identifiers exist briefly, some are repeatedly created and destroyed and others exist for the entire execution of a program. This section discusses two storage classes: static and automatic.</w:t>
      </w:r>
    </w:p>
    <w:p w:rsidR="002508F9" w:rsidRPr="009A3944" w:rsidRDefault="002508F9" w:rsidP="002508F9">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An identifier's scope is where the identifier can be referenced in a program. Some identifiers can be referenced throughout a program; others can be referenced from only limited portions of a program. </w:t>
      </w:r>
      <w:bookmarkStart w:id="400" w:name="idd1e64797"/>
      <w:bookmarkStart w:id="401" w:name="idd1e64794"/>
      <w:bookmarkStart w:id="402" w:name="idd1e64791"/>
      <w:bookmarkStart w:id="403" w:name="idd1e64788"/>
      <w:bookmarkStart w:id="404" w:name="idd1e64785"/>
      <w:bookmarkStart w:id="405" w:name="idd1e64782"/>
      <w:bookmarkStart w:id="406" w:name="idd1e64779"/>
      <w:bookmarkStart w:id="407" w:name="idd1e64773"/>
      <w:bookmarkStart w:id="408" w:name="idd1e64770"/>
      <w:bookmarkStart w:id="409" w:name="idd1e64767"/>
      <w:bookmarkStart w:id="410" w:name="idd1e64764"/>
      <w:bookmarkStart w:id="411" w:name="idd1e64761"/>
      <w:bookmarkStart w:id="412" w:name="idd1e64758"/>
      <w:bookmarkStart w:id="413" w:name="idd1e64755"/>
      <w:bookmarkStart w:id="414" w:name="idd1e64752"/>
      <w:bookmarkStart w:id="415" w:name="idd1e64747"/>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rsidR="002508F9" w:rsidRPr="009A3944" w:rsidRDefault="002508F9" w:rsidP="002508F9">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An identifier's linkage determines whether an identifier is known only in the source file where it is declared or across multiple files that are compiled, then linked together. An identifier's storage-class specifier helps determine its storage class and linkage.</w:t>
      </w:r>
    </w:p>
    <w:p w:rsidR="002508F9" w:rsidRPr="009A3944" w:rsidRDefault="002508F9" w:rsidP="002508F9">
      <w:pPr>
        <w:spacing w:before="100" w:beforeAutospacing="1" w:after="100" w:afterAutospacing="1"/>
        <w:outlineLvl w:val="3"/>
        <w:rPr>
          <w:rFonts w:ascii="Times New Roman" w:hAnsi="Times New Roman" w:cs="Times New Roman"/>
          <w:b/>
          <w:sz w:val="24"/>
        </w:rPr>
      </w:pPr>
      <w:bookmarkStart w:id="416" w:name="ch06lev2sec9"/>
      <w:bookmarkEnd w:id="416"/>
      <w:r w:rsidRPr="009A3944">
        <w:rPr>
          <w:rFonts w:ascii="Times New Roman" w:hAnsi="Times New Roman" w:cs="Times New Roman"/>
          <w:b/>
          <w:sz w:val="24"/>
        </w:rPr>
        <w:t>Storage Class Categories</w:t>
      </w:r>
    </w:p>
    <w:p w:rsidR="002508F9" w:rsidRPr="009A3944" w:rsidRDefault="002508F9" w:rsidP="002508F9">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The storage-class specifiers can be split into two storage classes: </w:t>
      </w:r>
      <w:bookmarkStart w:id="417" w:name="ch06term7"/>
      <w:bookmarkEnd w:id="417"/>
      <w:r w:rsidRPr="009A3944">
        <w:rPr>
          <w:rFonts w:ascii="Times New Roman" w:hAnsi="Times New Roman" w:cs="Times New Roman"/>
          <w:sz w:val="24"/>
        </w:rPr>
        <w:t xml:space="preserve">automatic storage class and </w:t>
      </w:r>
      <w:bookmarkStart w:id="418" w:name="ch06term120"/>
      <w:bookmarkEnd w:id="418"/>
      <w:r w:rsidRPr="009A3944">
        <w:rPr>
          <w:rFonts w:ascii="Times New Roman" w:hAnsi="Times New Roman" w:cs="Times New Roman"/>
          <w:sz w:val="24"/>
        </w:rPr>
        <w:t xml:space="preserve">static storage class. Keywords </w:t>
      </w:r>
      <w:r w:rsidRPr="009A3944">
        <w:rPr>
          <w:rFonts w:ascii="Courier New" w:hAnsi="Courier New" w:cs="Courier New"/>
          <w:szCs w:val="20"/>
        </w:rPr>
        <w:t>auto</w:t>
      </w:r>
      <w:r w:rsidRPr="009A3944">
        <w:rPr>
          <w:rFonts w:ascii="Times New Roman" w:hAnsi="Times New Roman" w:cs="Times New Roman"/>
          <w:sz w:val="24"/>
        </w:rPr>
        <w:t xml:space="preserve"> and </w:t>
      </w:r>
      <w:r w:rsidRPr="009A3944">
        <w:rPr>
          <w:rFonts w:ascii="Courier New" w:hAnsi="Courier New" w:cs="Courier New"/>
          <w:szCs w:val="20"/>
        </w:rPr>
        <w:t>register</w:t>
      </w:r>
      <w:r w:rsidRPr="009A3944">
        <w:rPr>
          <w:rFonts w:ascii="Times New Roman" w:hAnsi="Times New Roman" w:cs="Times New Roman"/>
          <w:sz w:val="24"/>
        </w:rPr>
        <w:t xml:space="preserve"> are used to declare variables of the automatic storage class. Such variables are created when program execution enters the block in which they are defined, they exist while the block is active and they are destroyed when the program exits the block.</w:t>
      </w:r>
    </w:p>
    <w:p w:rsidR="002508F9" w:rsidRPr="009A3944" w:rsidRDefault="002508F9" w:rsidP="002508F9">
      <w:pPr>
        <w:spacing w:before="100" w:beforeAutospacing="1" w:after="100" w:afterAutospacing="1"/>
        <w:outlineLvl w:val="3"/>
        <w:rPr>
          <w:rFonts w:ascii="Times New Roman" w:hAnsi="Times New Roman" w:cs="Times New Roman"/>
          <w:b/>
          <w:sz w:val="24"/>
        </w:rPr>
      </w:pPr>
      <w:bookmarkStart w:id="419" w:name="ch06lev2sec10"/>
      <w:bookmarkEnd w:id="419"/>
      <w:r w:rsidRPr="009A3944">
        <w:rPr>
          <w:rFonts w:ascii="Times New Roman" w:hAnsi="Times New Roman" w:cs="Times New Roman"/>
          <w:b/>
          <w:sz w:val="24"/>
        </w:rPr>
        <w:t>Local Variables</w:t>
      </w:r>
    </w:p>
    <w:p w:rsidR="002508F9" w:rsidRPr="009A3944" w:rsidRDefault="002508F9" w:rsidP="002508F9">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Only local variables of a function can be of automatic storage class. A function's local variables and parameters normally are of automatic storage class. The storage class specifier </w:t>
      </w:r>
      <w:r w:rsidRPr="009A3944">
        <w:rPr>
          <w:rFonts w:ascii="Courier New" w:hAnsi="Courier New" w:cs="Courier New"/>
          <w:szCs w:val="20"/>
        </w:rPr>
        <w:t>auto</w:t>
      </w:r>
      <w:r w:rsidRPr="009A3944">
        <w:rPr>
          <w:rFonts w:ascii="Times New Roman" w:hAnsi="Times New Roman" w:cs="Times New Roman"/>
          <w:sz w:val="24"/>
        </w:rPr>
        <w:t xml:space="preserve"> explicitly declares variables of automatic storage class. For example, the following declaration indicates that </w:t>
      </w:r>
      <w:r w:rsidRPr="009A3944">
        <w:rPr>
          <w:rFonts w:ascii="Courier New" w:hAnsi="Courier New" w:cs="Courier New"/>
          <w:szCs w:val="20"/>
        </w:rPr>
        <w:t>double</w:t>
      </w:r>
      <w:r w:rsidRPr="009A3944">
        <w:rPr>
          <w:rFonts w:ascii="Times New Roman" w:hAnsi="Times New Roman" w:cs="Times New Roman"/>
          <w:sz w:val="24"/>
        </w:rPr>
        <w:t xml:space="preserve"> variables </w:t>
      </w:r>
      <w:r w:rsidRPr="009A3944">
        <w:rPr>
          <w:rFonts w:ascii="Courier New" w:hAnsi="Courier New" w:cs="Courier New"/>
          <w:szCs w:val="20"/>
        </w:rPr>
        <w:t>x</w:t>
      </w:r>
      <w:r w:rsidRPr="009A3944">
        <w:rPr>
          <w:rFonts w:ascii="Times New Roman" w:hAnsi="Times New Roman" w:cs="Times New Roman"/>
          <w:sz w:val="24"/>
        </w:rPr>
        <w:t xml:space="preserve"> and </w:t>
      </w:r>
      <w:r w:rsidRPr="009A3944">
        <w:rPr>
          <w:rFonts w:ascii="Courier New" w:hAnsi="Courier New" w:cs="Courier New"/>
          <w:szCs w:val="20"/>
        </w:rPr>
        <w:t>y</w:t>
      </w:r>
      <w:r w:rsidRPr="009A3944">
        <w:rPr>
          <w:rFonts w:ascii="Times New Roman" w:hAnsi="Times New Roman" w:cs="Times New Roman"/>
          <w:sz w:val="24"/>
        </w:rPr>
        <w:t xml:space="preserve"> are local variables of automatic storage class they exist only in the nearest enclosing pair of curly braces within the body of the function in which the definition appears:</w:t>
      </w:r>
    </w:p>
    <w:p w:rsidR="002508F9" w:rsidRPr="009A3944" w:rsidRDefault="002508F9" w:rsidP="00250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auto double x, y;</w:t>
      </w:r>
    </w:p>
    <w:p w:rsidR="002508F9" w:rsidRPr="009A3944" w:rsidRDefault="002508F9" w:rsidP="002508F9">
      <w:pPr>
        <w:rPr>
          <w:rFonts w:ascii="Times New Roman" w:hAnsi="Times New Roman" w:cs="Times New Roman"/>
          <w:sz w:val="24"/>
        </w:rPr>
      </w:pPr>
    </w:p>
    <w:p w:rsidR="002508F9" w:rsidRPr="009A3944" w:rsidRDefault="002508F9" w:rsidP="002508F9">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Local variables are of automatic storage class by default, so keyword </w:t>
      </w:r>
      <w:r w:rsidRPr="009A3944">
        <w:rPr>
          <w:rFonts w:ascii="Courier New" w:hAnsi="Courier New" w:cs="Courier New"/>
          <w:szCs w:val="20"/>
        </w:rPr>
        <w:t>auto</w:t>
      </w:r>
      <w:r w:rsidRPr="009A3944">
        <w:rPr>
          <w:rFonts w:ascii="Times New Roman" w:hAnsi="Times New Roman" w:cs="Times New Roman"/>
          <w:sz w:val="24"/>
        </w:rPr>
        <w:t xml:space="preserve"> rarely is used. For the remainder of the text, we refer to variables of automatic storage class simply as automatic variables.</w:t>
      </w:r>
    </w:p>
    <w:p w:rsidR="002508F9" w:rsidRPr="009A3944" w:rsidRDefault="002508F9" w:rsidP="002508F9">
      <w:pPr>
        <w:spacing w:before="100" w:beforeAutospacing="1" w:after="100" w:afterAutospacing="1"/>
        <w:outlineLvl w:val="3"/>
        <w:rPr>
          <w:rFonts w:ascii="Times New Roman" w:hAnsi="Times New Roman" w:cs="Times New Roman"/>
          <w:b/>
          <w:sz w:val="24"/>
        </w:rPr>
      </w:pPr>
      <w:r w:rsidRPr="009A3944">
        <w:rPr>
          <w:rFonts w:ascii="Times New Roman" w:hAnsi="Times New Roman" w:cs="Times New Roman"/>
          <w:b/>
          <w:sz w:val="24"/>
        </w:rPr>
        <w:t>Register Variables</w:t>
      </w:r>
    </w:p>
    <w:p w:rsidR="002508F9" w:rsidRPr="009A3944" w:rsidRDefault="002508F9" w:rsidP="002508F9">
      <w:pPr>
        <w:pStyle w:val="doctext"/>
      </w:pPr>
      <w:r w:rsidRPr="009A3944">
        <w:t>Data in the machine-language version of a program is normally loaded into registers for calculations and other processing.</w:t>
      </w:r>
    </w:p>
    <w:p w:rsidR="002508F9" w:rsidRPr="009A3944" w:rsidRDefault="002508F9" w:rsidP="002508F9">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The compiler might ignore </w:t>
      </w:r>
      <w:r w:rsidRPr="009A3944">
        <w:rPr>
          <w:rFonts w:ascii="Courier New" w:hAnsi="Courier New" w:cs="Courier New"/>
          <w:szCs w:val="20"/>
        </w:rPr>
        <w:t>register</w:t>
      </w:r>
      <w:r w:rsidRPr="009A3944">
        <w:rPr>
          <w:rFonts w:ascii="Times New Roman" w:hAnsi="Times New Roman" w:cs="Times New Roman"/>
          <w:sz w:val="24"/>
        </w:rPr>
        <w:t xml:space="preserve"> declarations. For example, there might not be a sufficient number of registers available for the compiler to use. The following definition suggests that the integer variable </w:t>
      </w:r>
      <w:r w:rsidRPr="009A3944">
        <w:rPr>
          <w:rFonts w:ascii="Courier New" w:hAnsi="Courier New" w:cs="Courier New"/>
          <w:szCs w:val="20"/>
        </w:rPr>
        <w:t>counter</w:t>
      </w:r>
      <w:r w:rsidRPr="009A3944">
        <w:rPr>
          <w:rFonts w:ascii="Times New Roman" w:hAnsi="Times New Roman" w:cs="Times New Roman"/>
          <w:sz w:val="24"/>
        </w:rPr>
        <w:t xml:space="preserve"> be placed in one of the computer's registers; regardless of whether the compiler does this, </w:t>
      </w:r>
      <w:r w:rsidRPr="009A3944">
        <w:rPr>
          <w:rFonts w:ascii="Courier New" w:hAnsi="Courier New" w:cs="Courier New"/>
          <w:szCs w:val="20"/>
        </w:rPr>
        <w:t>counter</w:t>
      </w:r>
      <w:r w:rsidRPr="009A3944">
        <w:rPr>
          <w:rFonts w:ascii="Times New Roman" w:hAnsi="Times New Roman" w:cs="Times New Roman"/>
          <w:sz w:val="24"/>
        </w:rPr>
        <w:t xml:space="preserve"> is initialized to 1:</w:t>
      </w:r>
    </w:p>
    <w:p w:rsidR="002508F9" w:rsidRPr="009A3944" w:rsidRDefault="002508F9" w:rsidP="00250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register int counter = 1;</w:t>
      </w:r>
    </w:p>
    <w:p w:rsidR="002508F9" w:rsidRPr="009A3944" w:rsidRDefault="002508F9" w:rsidP="002508F9">
      <w:pPr>
        <w:rPr>
          <w:rFonts w:ascii="Times New Roman" w:hAnsi="Times New Roman" w:cs="Times New Roman"/>
          <w:sz w:val="24"/>
        </w:rPr>
      </w:pPr>
    </w:p>
    <w:p w:rsidR="002508F9" w:rsidRPr="009A3944" w:rsidRDefault="002508F9" w:rsidP="002508F9">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The </w:t>
      </w:r>
      <w:r w:rsidRPr="009A3944">
        <w:rPr>
          <w:rFonts w:ascii="Courier New" w:hAnsi="Courier New" w:cs="Courier New"/>
          <w:szCs w:val="20"/>
        </w:rPr>
        <w:t>register</w:t>
      </w:r>
      <w:r w:rsidRPr="009A3944">
        <w:rPr>
          <w:rFonts w:ascii="Times New Roman" w:hAnsi="Times New Roman" w:cs="Times New Roman"/>
          <w:sz w:val="24"/>
        </w:rPr>
        <w:t xml:space="preserve"> keyword can be used only with local variables and function parameters.</w:t>
      </w:r>
    </w:p>
    <w:p w:rsidR="002508F9" w:rsidRPr="009A3944" w:rsidRDefault="002508F9" w:rsidP="002508F9">
      <w:pPr>
        <w:spacing w:before="100" w:beforeAutospacing="1" w:after="100" w:afterAutospacing="1"/>
        <w:outlineLvl w:val="3"/>
        <w:rPr>
          <w:rFonts w:ascii="Times New Roman" w:hAnsi="Times New Roman" w:cs="Times New Roman"/>
          <w:b/>
          <w:sz w:val="24"/>
        </w:rPr>
      </w:pPr>
      <w:r w:rsidRPr="009A3944">
        <w:rPr>
          <w:rFonts w:ascii="Times New Roman" w:hAnsi="Times New Roman" w:cs="Times New Roman"/>
          <w:b/>
          <w:sz w:val="24"/>
        </w:rPr>
        <w:t>Static Storage Class</w:t>
      </w:r>
    </w:p>
    <w:p w:rsidR="002508F9" w:rsidRPr="009A3944" w:rsidRDefault="002508F9" w:rsidP="002508F9">
      <w:pPr>
        <w:pStyle w:val="doctext"/>
      </w:pPr>
      <w:r w:rsidRPr="009A3944">
        <w:t xml:space="preserve">Keywords </w:t>
      </w:r>
      <w:r w:rsidRPr="009A3944">
        <w:rPr>
          <w:rStyle w:val="HTMLTypewriter"/>
        </w:rPr>
        <w:t>extern</w:t>
      </w:r>
      <w:r w:rsidRPr="009A3944">
        <w:t xml:space="preserve"> and </w:t>
      </w:r>
      <w:r w:rsidRPr="009A3944">
        <w:rPr>
          <w:rStyle w:val="HTMLTypewriter"/>
        </w:rPr>
        <w:t>static</w:t>
      </w:r>
      <w:r w:rsidRPr="009A3944">
        <w:t xml:space="preserve"> declare identifiers for variables of the static storage class and for functions. Static-storage-class variables exist from the point at which the program begins execution and last for the duration of the program. A static-storage-class variable's storage is allocated when the program begins execution. Such a variable is initialized once when its declaration is encountered. For functions, the name of the function exists when the program begins execution, just as for all other functions. However, even though the variables and the </w:t>
      </w:r>
      <w:bookmarkStart w:id="420" w:name="ch06term28"/>
      <w:bookmarkEnd w:id="420"/>
      <w:r w:rsidRPr="009A3944">
        <w:rPr>
          <w:rStyle w:val="docemphroman"/>
        </w:rPr>
        <w:t>function names</w:t>
      </w:r>
      <w:r w:rsidRPr="009A3944">
        <w:t xml:space="preserve"> exist from the start of program execution, this does not mean that these identifiers can be used throughout the program. </w:t>
      </w:r>
    </w:p>
    <w:p w:rsidR="002508F9" w:rsidRPr="009A3944" w:rsidRDefault="002508F9" w:rsidP="002508F9">
      <w:pPr>
        <w:spacing w:before="100" w:beforeAutospacing="1" w:after="100" w:afterAutospacing="1"/>
        <w:outlineLvl w:val="3"/>
        <w:rPr>
          <w:rFonts w:ascii="Times New Roman" w:hAnsi="Times New Roman" w:cs="Times New Roman"/>
          <w:b/>
          <w:sz w:val="24"/>
        </w:rPr>
      </w:pPr>
      <w:bookmarkStart w:id="421" w:name="ch06lev2sec13"/>
      <w:bookmarkEnd w:id="421"/>
      <w:r w:rsidRPr="009A3944">
        <w:rPr>
          <w:rFonts w:ascii="Times New Roman" w:hAnsi="Times New Roman" w:cs="Times New Roman"/>
          <w:b/>
          <w:sz w:val="24"/>
        </w:rPr>
        <w:t>Identifiers with Static Storage Class</w:t>
      </w:r>
    </w:p>
    <w:p w:rsidR="002508F9" w:rsidRPr="009A3944" w:rsidRDefault="002508F9" w:rsidP="002508F9">
      <w:pPr>
        <w:pStyle w:val="doctext"/>
      </w:pPr>
      <w:r w:rsidRPr="009A3944">
        <w:t xml:space="preserve">There are two types of identifiers with static storage classexternal identifiers (such as </w:t>
      </w:r>
      <w:bookmarkStart w:id="422" w:name="ch06term38"/>
      <w:bookmarkEnd w:id="422"/>
      <w:r w:rsidRPr="009A3944">
        <w:rPr>
          <w:b/>
          <w:bCs/>
        </w:rPr>
        <w:t>global variables</w:t>
      </w:r>
      <w:r w:rsidRPr="009A3944">
        <w:t xml:space="preserve"> and global function names) and local variables declared with the storage class specifier </w:t>
      </w:r>
      <w:r w:rsidRPr="009A3944">
        <w:rPr>
          <w:rStyle w:val="HTMLTypewriter"/>
        </w:rPr>
        <w:t>static</w:t>
      </w:r>
      <w:r w:rsidRPr="009A3944">
        <w:t>. Global variables are created by placing variable declarations outside any class or function definition. Global variables retain their values throughout the execution of the program. Global variables and global functions can be referenced by any function that follows their declarations or definitions in the source file.</w:t>
      </w:r>
    </w:p>
    <w:p w:rsidR="002508F9" w:rsidRPr="009A3944" w:rsidRDefault="002508F9" w:rsidP="002508F9">
      <w:pPr>
        <w:spacing w:before="100" w:beforeAutospacing="1" w:after="100" w:afterAutospacing="1"/>
        <w:rPr>
          <w:rFonts w:ascii="Times New Roman" w:hAnsi="Times New Roman" w:cs="Times New Roman"/>
          <w:sz w:val="24"/>
        </w:rPr>
      </w:pPr>
      <w:bookmarkStart w:id="423" w:name="idd1e65226"/>
      <w:bookmarkStart w:id="424" w:name="idd1e65223"/>
      <w:bookmarkStart w:id="425" w:name="idd1e65218"/>
      <w:bookmarkStart w:id="426" w:name="idd1e65213"/>
      <w:bookmarkStart w:id="427" w:name="idd1e65208"/>
      <w:bookmarkStart w:id="428" w:name="idd1e65203"/>
      <w:bookmarkStart w:id="429" w:name="idd1e65198"/>
      <w:bookmarkStart w:id="430" w:name="idd1e65193"/>
      <w:bookmarkStart w:id="431" w:name="idd1e65190"/>
      <w:bookmarkStart w:id="432" w:name="idd1e65187"/>
      <w:bookmarkStart w:id="433" w:name="idd1e65184"/>
      <w:bookmarkStart w:id="434" w:name="idd1e65178"/>
      <w:bookmarkStart w:id="435" w:name="idd1e65175"/>
      <w:bookmarkStart w:id="436" w:name="idd1e65172"/>
      <w:bookmarkStart w:id="437" w:name="idd1e65169"/>
      <w:bookmarkStart w:id="438" w:name="idd1e65164"/>
      <w:bookmarkStart w:id="439" w:name="idd1e65161"/>
      <w:bookmarkStart w:id="440" w:name="idd1e65156"/>
      <w:bookmarkStart w:id="441" w:name="idd1e65151"/>
      <w:bookmarkStart w:id="442" w:name="idd1e65146"/>
      <w:bookmarkStart w:id="443" w:name="idd1e65141"/>
      <w:bookmarkStart w:id="444" w:name="idd1e65138"/>
      <w:bookmarkStart w:id="445" w:name="idd1e65132"/>
      <w:bookmarkStart w:id="446" w:name="idd1e65129"/>
      <w:bookmarkStart w:id="447" w:name="idd1e65126"/>
      <w:bookmarkStart w:id="448" w:name="idd1e65123"/>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r w:rsidRPr="009A3944">
        <w:rPr>
          <w:rFonts w:ascii="Times New Roman" w:hAnsi="Times New Roman" w:cs="Times New Roman"/>
          <w:sz w:val="24"/>
        </w:rPr>
        <w:t xml:space="preserve">Local variables declared with the keyword </w:t>
      </w:r>
      <w:r w:rsidRPr="009A3944">
        <w:rPr>
          <w:rFonts w:ascii="Courier New" w:hAnsi="Courier New" w:cs="Courier New"/>
          <w:szCs w:val="20"/>
        </w:rPr>
        <w:t>static</w:t>
      </w:r>
      <w:r w:rsidRPr="009A3944">
        <w:rPr>
          <w:rFonts w:ascii="Times New Roman" w:hAnsi="Times New Roman" w:cs="Times New Roman"/>
          <w:sz w:val="24"/>
        </w:rPr>
        <w:t xml:space="preserve"> are still known only in the function in which they are declared, but, unlike automatic variables, </w:t>
      </w:r>
      <w:r w:rsidRPr="009A3944">
        <w:rPr>
          <w:rFonts w:ascii="Courier New" w:hAnsi="Courier New" w:cs="Courier New"/>
          <w:szCs w:val="20"/>
        </w:rPr>
        <w:t>static</w:t>
      </w:r>
      <w:r w:rsidRPr="009A3944">
        <w:rPr>
          <w:rFonts w:ascii="Times New Roman" w:hAnsi="Times New Roman" w:cs="Times New Roman"/>
          <w:sz w:val="24"/>
        </w:rPr>
        <w:t xml:space="preserve"> local variables retain their values when the function returns to its caller. The next time the function is called, the </w:t>
      </w:r>
      <w:bookmarkStart w:id="449" w:name="ch06term119"/>
      <w:bookmarkEnd w:id="449"/>
      <w:r w:rsidRPr="009A3944">
        <w:rPr>
          <w:rFonts w:ascii="Times New Roman" w:hAnsi="Times New Roman" w:cs="Times New Roman"/>
          <w:sz w:val="24"/>
        </w:rPr>
        <w:t xml:space="preserve">static local variables contain the values they had when the function last completed execution. The following statement declares local variable </w:t>
      </w:r>
      <w:r w:rsidRPr="009A3944">
        <w:rPr>
          <w:rFonts w:ascii="Courier New" w:hAnsi="Courier New" w:cs="Courier New"/>
          <w:szCs w:val="20"/>
        </w:rPr>
        <w:t>count</w:t>
      </w:r>
      <w:r w:rsidRPr="009A3944">
        <w:rPr>
          <w:rFonts w:ascii="Times New Roman" w:hAnsi="Times New Roman" w:cs="Times New Roman"/>
          <w:sz w:val="24"/>
        </w:rPr>
        <w:t xml:space="preserve"> to be </w:t>
      </w:r>
      <w:r w:rsidRPr="009A3944">
        <w:rPr>
          <w:rFonts w:ascii="Courier New" w:hAnsi="Courier New" w:cs="Courier New"/>
          <w:szCs w:val="20"/>
        </w:rPr>
        <w:t>static</w:t>
      </w:r>
      <w:r w:rsidRPr="009A3944">
        <w:rPr>
          <w:rFonts w:ascii="Times New Roman" w:hAnsi="Times New Roman" w:cs="Times New Roman"/>
          <w:sz w:val="24"/>
        </w:rPr>
        <w:t xml:space="preserve"> and to be initialized to 1:</w:t>
      </w:r>
    </w:p>
    <w:p w:rsidR="002508F9" w:rsidRPr="009A3944" w:rsidRDefault="002508F9" w:rsidP="00250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 xml:space="preserve"> static int count = 1;</w:t>
      </w:r>
    </w:p>
    <w:p w:rsidR="002508F9" w:rsidRPr="009A3944" w:rsidRDefault="002508F9" w:rsidP="002508F9">
      <w:pPr>
        <w:rPr>
          <w:rFonts w:ascii="Times New Roman" w:hAnsi="Times New Roman" w:cs="Times New Roman"/>
          <w:sz w:val="24"/>
        </w:rPr>
      </w:pPr>
    </w:p>
    <w:p w:rsidR="002508F9" w:rsidRPr="009A3944" w:rsidRDefault="002508F9" w:rsidP="002508F9">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All numeric variables of the static storage class are initialized to zero if they are not explicitly initialized by the programmer, but it is nevertheless a good practice to explicitly initialize all variables.</w:t>
      </w:r>
    </w:p>
    <w:p w:rsidR="002508F9" w:rsidRPr="009A3944" w:rsidRDefault="002508F9" w:rsidP="002508F9"/>
    <w:p w:rsidR="007E6B43" w:rsidRPr="009A3944" w:rsidRDefault="007E6B43" w:rsidP="00E80D28">
      <w:pPr>
        <w:pStyle w:val="doctext"/>
        <w:rPr>
          <w:b/>
        </w:rPr>
      </w:pPr>
    </w:p>
    <w:p w:rsidR="007E6B43" w:rsidRPr="009A3944" w:rsidRDefault="007E6B43" w:rsidP="00E80D28">
      <w:pPr>
        <w:pStyle w:val="doctext"/>
        <w:rPr>
          <w:b/>
        </w:rPr>
      </w:pPr>
    </w:p>
    <w:p w:rsidR="007E6B43" w:rsidRPr="009A3944" w:rsidRDefault="007E6B43" w:rsidP="00E80D28">
      <w:pPr>
        <w:pStyle w:val="doctext"/>
        <w:rPr>
          <w:b/>
        </w:rPr>
      </w:pPr>
    </w:p>
    <w:p w:rsidR="007E6B43" w:rsidRPr="009A3944" w:rsidRDefault="003F4A7B" w:rsidP="00E80D28">
      <w:pPr>
        <w:pStyle w:val="doctext"/>
        <w:rPr>
          <w:b/>
        </w:rPr>
      </w:pPr>
      <w:r>
        <w:rPr>
          <w:b/>
          <w:noProof/>
        </w:rPr>
        <mc:AlternateContent>
          <mc:Choice Requires="wps">
            <w:drawing>
              <wp:anchor distT="0" distB="0" distL="114300" distR="114300" simplePos="0" relativeHeight="251699200" behindDoc="0" locked="0" layoutInCell="1" allowOverlap="1">
                <wp:simplePos x="0" y="0"/>
                <wp:positionH relativeFrom="column">
                  <wp:posOffset>-33655</wp:posOffset>
                </wp:positionH>
                <wp:positionV relativeFrom="paragraph">
                  <wp:posOffset>115570</wp:posOffset>
                </wp:positionV>
                <wp:extent cx="5554345" cy="2943225"/>
                <wp:effectExtent l="13970" t="10795" r="13335" b="8255"/>
                <wp:wrapNone/>
                <wp:docPr id="37"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345" cy="2943225"/>
                        </a:xfrm>
                        <a:prstGeom prst="rect">
                          <a:avLst/>
                        </a:prstGeom>
                        <a:solidFill>
                          <a:schemeClr val="bg1">
                            <a:lumMod val="100000"/>
                            <a:lumOff val="0"/>
                          </a:schemeClr>
                        </a:solidFill>
                        <a:ln w="9525">
                          <a:solidFill>
                            <a:srgbClr val="000000"/>
                          </a:solidFill>
                          <a:miter lim="800000"/>
                          <a:headEnd/>
                          <a:tailEnd/>
                        </a:ln>
                      </wps:spPr>
                      <wps:txbx>
                        <w:txbxContent>
                          <w:p w:rsidR="009A3944" w:rsidRPr="009A3944" w:rsidRDefault="009A3944" w:rsidP="002013A3">
                            <w:pPr>
                              <w:pStyle w:val="doctext"/>
                              <w:rPr>
                                <w:rFonts w:ascii="Courier New" w:hAnsi="Courier New" w:cs="Courier New"/>
                                <w:sz w:val="22"/>
                                <w:szCs w:val="22"/>
                              </w:rPr>
                            </w:pPr>
                            <w:r w:rsidRPr="009A3944">
                              <w:rPr>
                                <w:rFonts w:ascii="Courier New" w:hAnsi="Courier New" w:cs="Courier New"/>
                                <w:sz w:val="22"/>
                                <w:szCs w:val="22"/>
                              </w:rPr>
                              <w:t>Class Assignment 2 - Craps:</w:t>
                            </w:r>
                          </w:p>
                          <w:p w:rsidR="009A3944" w:rsidRDefault="009A3944" w:rsidP="002013A3">
                            <w:pPr>
                              <w:pStyle w:val="doctext"/>
                              <w:rPr>
                                <w:rFonts w:ascii="Courier New" w:hAnsi="Courier New" w:cs="Courier New"/>
                                <w:sz w:val="22"/>
                                <w:szCs w:val="22"/>
                              </w:rPr>
                            </w:pPr>
                            <w:r w:rsidRPr="009A3944">
                              <w:rPr>
                                <w:rFonts w:ascii="Courier New" w:hAnsi="Courier New" w:cs="Courier New"/>
                                <w:sz w:val="22"/>
                                <w:szCs w:val="22"/>
                              </w:rPr>
                              <w:t xml:space="preserve">Modify the craps program of Fig. 6.11 to allow wagering. Package as a function the portion of the program that runs one game of craps. Initialize variable </w:t>
                            </w:r>
                            <w:r w:rsidRPr="009A3944">
                              <w:rPr>
                                <w:rStyle w:val="HTMLTypewriter"/>
                                <w:sz w:val="22"/>
                                <w:szCs w:val="22"/>
                              </w:rPr>
                              <w:t>bankBalance</w:t>
                            </w:r>
                            <w:r w:rsidRPr="009A3944">
                              <w:rPr>
                                <w:rFonts w:ascii="Courier New" w:hAnsi="Courier New" w:cs="Courier New"/>
                                <w:sz w:val="22"/>
                                <w:szCs w:val="22"/>
                              </w:rPr>
                              <w:t xml:space="preserve"> to 1000 dollars. Prompt the player to enter a </w:t>
                            </w:r>
                            <w:r w:rsidRPr="009A3944">
                              <w:rPr>
                                <w:rStyle w:val="HTMLTypewriter"/>
                                <w:sz w:val="22"/>
                                <w:szCs w:val="22"/>
                              </w:rPr>
                              <w:t>wager</w:t>
                            </w:r>
                            <w:r w:rsidRPr="009A3944">
                              <w:rPr>
                                <w:rFonts w:ascii="Courier New" w:hAnsi="Courier New" w:cs="Courier New"/>
                                <w:sz w:val="22"/>
                                <w:szCs w:val="22"/>
                              </w:rPr>
                              <w:t xml:space="preserve">. Use a </w:t>
                            </w:r>
                            <w:r w:rsidRPr="009A3944">
                              <w:rPr>
                                <w:rStyle w:val="HTMLTypewriter"/>
                                <w:sz w:val="22"/>
                                <w:szCs w:val="22"/>
                              </w:rPr>
                              <w:t>while</w:t>
                            </w:r>
                            <w:r w:rsidRPr="009A3944">
                              <w:rPr>
                                <w:rFonts w:ascii="Courier New" w:hAnsi="Courier New" w:cs="Courier New"/>
                                <w:sz w:val="22"/>
                                <w:szCs w:val="22"/>
                              </w:rPr>
                              <w:t xml:space="preserve"> loop to check that </w:t>
                            </w:r>
                            <w:r w:rsidRPr="009A3944">
                              <w:rPr>
                                <w:rStyle w:val="HTMLTypewriter"/>
                                <w:sz w:val="22"/>
                                <w:szCs w:val="22"/>
                              </w:rPr>
                              <w:t>wager</w:t>
                            </w:r>
                            <w:r w:rsidRPr="009A3944">
                              <w:rPr>
                                <w:rFonts w:ascii="Courier New" w:hAnsi="Courier New" w:cs="Courier New"/>
                                <w:sz w:val="22"/>
                                <w:szCs w:val="22"/>
                              </w:rPr>
                              <w:t xml:space="preserve"> is less than or equal to </w:t>
                            </w:r>
                            <w:r w:rsidRPr="009A3944">
                              <w:rPr>
                                <w:rStyle w:val="HTMLTypewriter"/>
                                <w:sz w:val="22"/>
                                <w:szCs w:val="22"/>
                              </w:rPr>
                              <w:t>bankBalance</w:t>
                            </w:r>
                            <w:r w:rsidRPr="009A3944">
                              <w:rPr>
                                <w:rFonts w:ascii="Courier New" w:hAnsi="Courier New" w:cs="Courier New"/>
                                <w:sz w:val="22"/>
                                <w:szCs w:val="22"/>
                              </w:rPr>
                              <w:t xml:space="preserve"> and, if not, prompt the user to reenter </w:t>
                            </w:r>
                            <w:r w:rsidRPr="009A3944">
                              <w:rPr>
                                <w:rStyle w:val="HTMLTypewriter"/>
                                <w:sz w:val="22"/>
                                <w:szCs w:val="22"/>
                              </w:rPr>
                              <w:t>wager</w:t>
                            </w:r>
                            <w:r w:rsidRPr="009A3944">
                              <w:rPr>
                                <w:rFonts w:ascii="Courier New" w:hAnsi="Courier New" w:cs="Courier New"/>
                                <w:sz w:val="22"/>
                                <w:szCs w:val="22"/>
                              </w:rPr>
                              <w:t xml:space="preserve"> until a valid </w:t>
                            </w:r>
                            <w:r w:rsidRPr="009A3944">
                              <w:rPr>
                                <w:rStyle w:val="HTMLTypewriter"/>
                                <w:sz w:val="22"/>
                                <w:szCs w:val="22"/>
                              </w:rPr>
                              <w:t>wager</w:t>
                            </w:r>
                            <w:r w:rsidRPr="009A3944">
                              <w:rPr>
                                <w:rFonts w:ascii="Courier New" w:hAnsi="Courier New" w:cs="Courier New"/>
                                <w:sz w:val="22"/>
                                <w:szCs w:val="22"/>
                              </w:rPr>
                              <w:t xml:space="preserve"> is entered. After a correct </w:t>
                            </w:r>
                            <w:r w:rsidRPr="009A3944">
                              <w:rPr>
                                <w:rStyle w:val="HTMLTypewriter"/>
                                <w:sz w:val="22"/>
                                <w:szCs w:val="22"/>
                              </w:rPr>
                              <w:t>wager</w:t>
                            </w:r>
                            <w:r w:rsidRPr="009A3944">
                              <w:rPr>
                                <w:rFonts w:ascii="Courier New" w:hAnsi="Courier New" w:cs="Courier New"/>
                                <w:sz w:val="22"/>
                                <w:szCs w:val="22"/>
                              </w:rPr>
                              <w:t xml:space="preserve"> is entered, run one game of craps. If the player wins, increase </w:t>
                            </w:r>
                            <w:r w:rsidRPr="009A3944">
                              <w:rPr>
                                <w:rStyle w:val="HTMLTypewriter"/>
                                <w:sz w:val="22"/>
                                <w:szCs w:val="22"/>
                              </w:rPr>
                              <w:t>bankBalance</w:t>
                            </w:r>
                            <w:r w:rsidRPr="009A3944">
                              <w:rPr>
                                <w:rFonts w:ascii="Courier New" w:hAnsi="Courier New" w:cs="Courier New"/>
                                <w:sz w:val="22"/>
                                <w:szCs w:val="22"/>
                              </w:rPr>
                              <w:t xml:space="preserve"> by </w:t>
                            </w:r>
                            <w:r w:rsidRPr="009A3944">
                              <w:rPr>
                                <w:rStyle w:val="HTMLTypewriter"/>
                                <w:sz w:val="22"/>
                                <w:szCs w:val="22"/>
                              </w:rPr>
                              <w:t>wager</w:t>
                            </w:r>
                            <w:r w:rsidRPr="009A3944">
                              <w:rPr>
                                <w:rFonts w:ascii="Courier New" w:hAnsi="Courier New" w:cs="Courier New"/>
                                <w:sz w:val="22"/>
                                <w:szCs w:val="22"/>
                              </w:rPr>
                              <w:t xml:space="preserve"> and print the new </w:t>
                            </w:r>
                            <w:r w:rsidRPr="009A3944">
                              <w:rPr>
                                <w:rStyle w:val="HTMLTypewriter"/>
                                <w:sz w:val="22"/>
                                <w:szCs w:val="22"/>
                              </w:rPr>
                              <w:t>bankBalance</w:t>
                            </w:r>
                            <w:r w:rsidRPr="009A3944">
                              <w:rPr>
                                <w:rFonts w:ascii="Courier New" w:hAnsi="Courier New" w:cs="Courier New"/>
                                <w:sz w:val="22"/>
                                <w:szCs w:val="22"/>
                              </w:rPr>
                              <w:t xml:space="preserve">. If the player loses, decrease </w:t>
                            </w:r>
                            <w:r w:rsidRPr="009A3944">
                              <w:rPr>
                                <w:rStyle w:val="HTMLTypewriter"/>
                                <w:sz w:val="22"/>
                                <w:szCs w:val="22"/>
                              </w:rPr>
                              <w:t>bankBalance</w:t>
                            </w:r>
                            <w:r w:rsidRPr="009A3944">
                              <w:rPr>
                                <w:rFonts w:ascii="Courier New" w:hAnsi="Courier New" w:cs="Courier New"/>
                                <w:sz w:val="22"/>
                                <w:szCs w:val="22"/>
                              </w:rPr>
                              <w:t xml:space="preserve"> by </w:t>
                            </w:r>
                            <w:r w:rsidRPr="009A3944">
                              <w:rPr>
                                <w:rStyle w:val="HTMLTypewriter"/>
                                <w:sz w:val="22"/>
                                <w:szCs w:val="22"/>
                              </w:rPr>
                              <w:t>wager</w:t>
                            </w:r>
                            <w:r w:rsidRPr="009A3944">
                              <w:rPr>
                                <w:rFonts w:ascii="Courier New" w:hAnsi="Courier New" w:cs="Courier New"/>
                                <w:sz w:val="22"/>
                                <w:szCs w:val="22"/>
                              </w:rPr>
                              <w:t xml:space="preserve">, print the new </w:t>
                            </w:r>
                            <w:r w:rsidRPr="009A3944">
                              <w:rPr>
                                <w:rStyle w:val="HTMLTypewriter"/>
                                <w:sz w:val="22"/>
                                <w:szCs w:val="22"/>
                              </w:rPr>
                              <w:t>bankBalance</w:t>
                            </w:r>
                            <w:r w:rsidRPr="009A3944">
                              <w:rPr>
                                <w:rFonts w:ascii="Courier New" w:hAnsi="Courier New" w:cs="Courier New"/>
                                <w:sz w:val="22"/>
                                <w:szCs w:val="22"/>
                              </w:rPr>
                              <w:t xml:space="preserve">, check on whether </w:t>
                            </w:r>
                            <w:r w:rsidRPr="009A3944">
                              <w:rPr>
                                <w:rStyle w:val="HTMLTypewriter"/>
                                <w:sz w:val="22"/>
                                <w:szCs w:val="22"/>
                              </w:rPr>
                              <w:t>bankBalance</w:t>
                            </w:r>
                            <w:r w:rsidRPr="009A3944">
                              <w:rPr>
                                <w:rFonts w:ascii="Courier New" w:hAnsi="Courier New" w:cs="Courier New"/>
                                <w:sz w:val="22"/>
                                <w:szCs w:val="22"/>
                              </w:rPr>
                              <w:t xml:space="preserve"> has become zero and, if so, print the message </w:t>
                            </w:r>
                            <w:r w:rsidRPr="009A3944">
                              <w:rPr>
                                <w:rStyle w:val="HTMLTypewriter"/>
                                <w:sz w:val="22"/>
                                <w:szCs w:val="22"/>
                              </w:rPr>
                              <w:t>"Sorry. You busted!"</w:t>
                            </w:r>
                            <w:r w:rsidRPr="009A3944">
                              <w:rPr>
                                <w:rFonts w:ascii="Courier New" w:hAnsi="Courier New" w:cs="Courier New"/>
                                <w:sz w:val="22"/>
                                <w:szCs w:val="22"/>
                              </w:rPr>
                              <w:t xml:space="preserve"> As the game progresses, print various messages to create some "chatter" such as </w:t>
                            </w:r>
                            <w:r w:rsidRPr="009A3944">
                              <w:rPr>
                                <w:rStyle w:val="HTMLTypewriter"/>
                                <w:sz w:val="22"/>
                                <w:szCs w:val="22"/>
                              </w:rPr>
                              <w:t>"Oh, you're going for broke, huh?"</w:t>
                            </w:r>
                            <w:r w:rsidRPr="009A3944">
                              <w:rPr>
                                <w:rFonts w:ascii="Courier New" w:hAnsi="Courier New" w:cs="Courier New"/>
                                <w:sz w:val="22"/>
                                <w:szCs w:val="22"/>
                              </w:rPr>
                              <w:t xml:space="preserve">, </w:t>
                            </w:r>
                            <w:r w:rsidRPr="009A3944">
                              <w:rPr>
                                <w:rStyle w:val="HTMLTypewriter"/>
                                <w:sz w:val="22"/>
                                <w:szCs w:val="22"/>
                              </w:rPr>
                              <w:t>"Aw cmon, take a chance!"</w:t>
                            </w:r>
                            <w:r w:rsidRPr="009A3944">
                              <w:rPr>
                                <w:rFonts w:ascii="Courier New" w:hAnsi="Courier New" w:cs="Courier New"/>
                                <w:sz w:val="22"/>
                                <w:szCs w:val="22"/>
                              </w:rPr>
                              <w:t xml:space="preserve"> or </w:t>
                            </w:r>
                            <w:r w:rsidRPr="009A3944">
                              <w:rPr>
                                <w:rStyle w:val="HTMLTypewriter"/>
                                <w:sz w:val="22"/>
                                <w:szCs w:val="22"/>
                              </w:rPr>
                              <w:t>"You're up big. Now's the time to cash in your chips!"</w:t>
                            </w:r>
                            <w:r w:rsidRPr="009A3944">
                              <w:rPr>
                                <w:rFonts w:ascii="Courier New" w:hAnsi="Courier New" w:cs="Courier New"/>
                                <w:sz w:val="22"/>
                                <w:szCs w:val="22"/>
                              </w:rPr>
                              <w:t>.</w:t>
                            </w:r>
                          </w:p>
                          <w:p w:rsidR="009A3944" w:rsidRPr="00D7556A" w:rsidRDefault="009A3944" w:rsidP="002013A3">
                            <w:pPr>
                              <w:spacing w:after="150"/>
                              <w:ind w:firstLine="720"/>
                              <w:rPr>
                                <w:rStyle w:val="HTMLTypewriter"/>
                                <w:b/>
                                <w:highlight w:val="yellow"/>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5" o:spid="_x0000_s1041" type="#_x0000_t202" style="position:absolute;margin-left:-2.65pt;margin-top:9.1pt;width:437.35pt;height:231.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" fillcolor="white [3212]">
                <v:textbox>
                  <w:txbxContent>
                    <w:p w:rsidR="009A3944" w:rsidRPr="009A3944" w:rsidRDefault="009A3944" w:rsidP="002013A3">
                      <w:pPr>
                        <w:pStyle w:val="doctext"/>
                        <w:rPr>
                          <w:rFonts w:ascii="Courier New" w:hAnsi="Courier New" w:cs="Courier New"/>
                          <w:sz w:val="22"/>
                          <w:szCs w:val="22"/>
                        </w:rPr>
                      </w:pPr>
                      <w:r w:rsidRPr="009A3944">
                        <w:rPr>
                          <w:rFonts w:ascii="Courier New" w:hAnsi="Courier New" w:cs="Courier New"/>
                          <w:sz w:val="22"/>
                          <w:szCs w:val="22"/>
                        </w:rPr>
                        <w:t>Class Assignment 2 - Craps:</w:t>
                      </w:r>
                    </w:p>
                    <w:p w:rsidR="009A3944" w:rsidRDefault="009A3944" w:rsidP="002013A3">
                      <w:pPr>
                        <w:pStyle w:val="doctext"/>
                        <w:rPr>
                          <w:rFonts w:ascii="Courier New" w:hAnsi="Courier New" w:cs="Courier New"/>
                          <w:sz w:val="22"/>
                          <w:szCs w:val="22"/>
                        </w:rPr>
                      </w:pPr>
                      <w:r w:rsidRPr="009A3944">
                        <w:rPr>
                          <w:rFonts w:ascii="Courier New" w:hAnsi="Courier New" w:cs="Courier New"/>
                          <w:sz w:val="22"/>
                          <w:szCs w:val="22"/>
                        </w:rPr>
                        <w:t xml:space="preserve">Modify the craps program of Fig. 6.11 to allow wagering. Package as a function the portion of the program that runs one game of craps. Initialize variable </w:t>
                      </w:r>
                      <w:r w:rsidRPr="009A3944">
                        <w:rPr>
                          <w:rStyle w:val="HTMLTypewriter"/>
                          <w:sz w:val="22"/>
                          <w:szCs w:val="22"/>
                        </w:rPr>
                        <w:t>bankBalance</w:t>
                      </w:r>
                      <w:r w:rsidRPr="009A3944">
                        <w:rPr>
                          <w:rFonts w:ascii="Courier New" w:hAnsi="Courier New" w:cs="Courier New"/>
                          <w:sz w:val="22"/>
                          <w:szCs w:val="22"/>
                        </w:rPr>
                        <w:t xml:space="preserve"> to 1000 dollars. Prompt the player to enter a </w:t>
                      </w:r>
                      <w:r w:rsidRPr="009A3944">
                        <w:rPr>
                          <w:rStyle w:val="HTMLTypewriter"/>
                          <w:sz w:val="22"/>
                          <w:szCs w:val="22"/>
                        </w:rPr>
                        <w:t>wager</w:t>
                      </w:r>
                      <w:r w:rsidRPr="009A3944">
                        <w:rPr>
                          <w:rFonts w:ascii="Courier New" w:hAnsi="Courier New" w:cs="Courier New"/>
                          <w:sz w:val="22"/>
                          <w:szCs w:val="22"/>
                        </w:rPr>
                        <w:t xml:space="preserve">. Use a </w:t>
                      </w:r>
                      <w:r w:rsidRPr="009A3944">
                        <w:rPr>
                          <w:rStyle w:val="HTMLTypewriter"/>
                          <w:sz w:val="22"/>
                          <w:szCs w:val="22"/>
                        </w:rPr>
                        <w:t>while</w:t>
                      </w:r>
                      <w:r w:rsidRPr="009A3944">
                        <w:rPr>
                          <w:rFonts w:ascii="Courier New" w:hAnsi="Courier New" w:cs="Courier New"/>
                          <w:sz w:val="22"/>
                          <w:szCs w:val="22"/>
                        </w:rPr>
                        <w:t xml:space="preserve"> loop to check that </w:t>
                      </w:r>
                      <w:r w:rsidRPr="009A3944">
                        <w:rPr>
                          <w:rStyle w:val="HTMLTypewriter"/>
                          <w:sz w:val="22"/>
                          <w:szCs w:val="22"/>
                        </w:rPr>
                        <w:t>wager</w:t>
                      </w:r>
                      <w:r w:rsidRPr="009A3944">
                        <w:rPr>
                          <w:rFonts w:ascii="Courier New" w:hAnsi="Courier New" w:cs="Courier New"/>
                          <w:sz w:val="22"/>
                          <w:szCs w:val="22"/>
                        </w:rPr>
                        <w:t xml:space="preserve"> is less than or equal to </w:t>
                      </w:r>
                      <w:r w:rsidRPr="009A3944">
                        <w:rPr>
                          <w:rStyle w:val="HTMLTypewriter"/>
                          <w:sz w:val="22"/>
                          <w:szCs w:val="22"/>
                        </w:rPr>
                        <w:t>bankBalance</w:t>
                      </w:r>
                      <w:r w:rsidRPr="009A3944">
                        <w:rPr>
                          <w:rFonts w:ascii="Courier New" w:hAnsi="Courier New" w:cs="Courier New"/>
                          <w:sz w:val="22"/>
                          <w:szCs w:val="22"/>
                        </w:rPr>
                        <w:t xml:space="preserve"> and, if not, prompt the user to reenter </w:t>
                      </w:r>
                      <w:r w:rsidRPr="009A3944">
                        <w:rPr>
                          <w:rStyle w:val="HTMLTypewriter"/>
                          <w:sz w:val="22"/>
                          <w:szCs w:val="22"/>
                        </w:rPr>
                        <w:t>wager</w:t>
                      </w:r>
                      <w:r w:rsidRPr="009A3944">
                        <w:rPr>
                          <w:rFonts w:ascii="Courier New" w:hAnsi="Courier New" w:cs="Courier New"/>
                          <w:sz w:val="22"/>
                          <w:szCs w:val="22"/>
                        </w:rPr>
                        <w:t xml:space="preserve"> until a valid </w:t>
                      </w:r>
                      <w:r w:rsidRPr="009A3944">
                        <w:rPr>
                          <w:rStyle w:val="HTMLTypewriter"/>
                          <w:sz w:val="22"/>
                          <w:szCs w:val="22"/>
                        </w:rPr>
                        <w:t>wager</w:t>
                      </w:r>
                      <w:r w:rsidRPr="009A3944">
                        <w:rPr>
                          <w:rFonts w:ascii="Courier New" w:hAnsi="Courier New" w:cs="Courier New"/>
                          <w:sz w:val="22"/>
                          <w:szCs w:val="22"/>
                        </w:rPr>
                        <w:t xml:space="preserve"> is entered. After a correct </w:t>
                      </w:r>
                      <w:r w:rsidRPr="009A3944">
                        <w:rPr>
                          <w:rStyle w:val="HTMLTypewriter"/>
                          <w:sz w:val="22"/>
                          <w:szCs w:val="22"/>
                        </w:rPr>
                        <w:t>wager</w:t>
                      </w:r>
                      <w:r w:rsidRPr="009A3944">
                        <w:rPr>
                          <w:rFonts w:ascii="Courier New" w:hAnsi="Courier New" w:cs="Courier New"/>
                          <w:sz w:val="22"/>
                          <w:szCs w:val="22"/>
                        </w:rPr>
                        <w:t xml:space="preserve"> is entered, run one game of craps. If the player wins, increase </w:t>
                      </w:r>
                      <w:r w:rsidRPr="009A3944">
                        <w:rPr>
                          <w:rStyle w:val="HTMLTypewriter"/>
                          <w:sz w:val="22"/>
                          <w:szCs w:val="22"/>
                        </w:rPr>
                        <w:t>bankBalance</w:t>
                      </w:r>
                      <w:r w:rsidRPr="009A3944">
                        <w:rPr>
                          <w:rFonts w:ascii="Courier New" w:hAnsi="Courier New" w:cs="Courier New"/>
                          <w:sz w:val="22"/>
                          <w:szCs w:val="22"/>
                        </w:rPr>
                        <w:t xml:space="preserve"> by </w:t>
                      </w:r>
                      <w:r w:rsidRPr="009A3944">
                        <w:rPr>
                          <w:rStyle w:val="HTMLTypewriter"/>
                          <w:sz w:val="22"/>
                          <w:szCs w:val="22"/>
                        </w:rPr>
                        <w:t>wager</w:t>
                      </w:r>
                      <w:r w:rsidRPr="009A3944">
                        <w:rPr>
                          <w:rFonts w:ascii="Courier New" w:hAnsi="Courier New" w:cs="Courier New"/>
                          <w:sz w:val="22"/>
                          <w:szCs w:val="22"/>
                        </w:rPr>
                        <w:t xml:space="preserve"> and print the new </w:t>
                      </w:r>
                      <w:r w:rsidRPr="009A3944">
                        <w:rPr>
                          <w:rStyle w:val="HTMLTypewriter"/>
                          <w:sz w:val="22"/>
                          <w:szCs w:val="22"/>
                        </w:rPr>
                        <w:t>bankBalance</w:t>
                      </w:r>
                      <w:r w:rsidRPr="009A3944">
                        <w:rPr>
                          <w:rFonts w:ascii="Courier New" w:hAnsi="Courier New" w:cs="Courier New"/>
                          <w:sz w:val="22"/>
                          <w:szCs w:val="22"/>
                        </w:rPr>
                        <w:t xml:space="preserve">. If the player loses, decrease </w:t>
                      </w:r>
                      <w:r w:rsidRPr="009A3944">
                        <w:rPr>
                          <w:rStyle w:val="HTMLTypewriter"/>
                          <w:sz w:val="22"/>
                          <w:szCs w:val="22"/>
                        </w:rPr>
                        <w:t>bankBalance</w:t>
                      </w:r>
                      <w:r w:rsidRPr="009A3944">
                        <w:rPr>
                          <w:rFonts w:ascii="Courier New" w:hAnsi="Courier New" w:cs="Courier New"/>
                          <w:sz w:val="22"/>
                          <w:szCs w:val="22"/>
                        </w:rPr>
                        <w:t xml:space="preserve"> by </w:t>
                      </w:r>
                      <w:r w:rsidRPr="009A3944">
                        <w:rPr>
                          <w:rStyle w:val="HTMLTypewriter"/>
                          <w:sz w:val="22"/>
                          <w:szCs w:val="22"/>
                        </w:rPr>
                        <w:t>wager</w:t>
                      </w:r>
                      <w:r w:rsidRPr="009A3944">
                        <w:rPr>
                          <w:rFonts w:ascii="Courier New" w:hAnsi="Courier New" w:cs="Courier New"/>
                          <w:sz w:val="22"/>
                          <w:szCs w:val="22"/>
                        </w:rPr>
                        <w:t xml:space="preserve">, print the new </w:t>
                      </w:r>
                      <w:r w:rsidRPr="009A3944">
                        <w:rPr>
                          <w:rStyle w:val="HTMLTypewriter"/>
                          <w:sz w:val="22"/>
                          <w:szCs w:val="22"/>
                        </w:rPr>
                        <w:t>bankBalance</w:t>
                      </w:r>
                      <w:r w:rsidRPr="009A3944">
                        <w:rPr>
                          <w:rFonts w:ascii="Courier New" w:hAnsi="Courier New" w:cs="Courier New"/>
                          <w:sz w:val="22"/>
                          <w:szCs w:val="22"/>
                        </w:rPr>
                        <w:t xml:space="preserve">, check on whether </w:t>
                      </w:r>
                      <w:r w:rsidRPr="009A3944">
                        <w:rPr>
                          <w:rStyle w:val="HTMLTypewriter"/>
                          <w:sz w:val="22"/>
                          <w:szCs w:val="22"/>
                        </w:rPr>
                        <w:t>bankBalance</w:t>
                      </w:r>
                      <w:r w:rsidRPr="009A3944">
                        <w:rPr>
                          <w:rFonts w:ascii="Courier New" w:hAnsi="Courier New" w:cs="Courier New"/>
                          <w:sz w:val="22"/>
                          <w:szCs w:val="22"/>
                        </w:rPr>
                        <w:t xml:space="preserve"> has become zero and, if so, print the message </w:t>
                      </w:r>
                      <w:r w:rsidRPr="009A3944">
                        <w:rPr>
                          <w:rStyle w:val="HTMLTypewriter"/>
                          <w:sz w:val="22"/>
                          <w:szCs w:val="22"/>
                        </w:rPr>
                        <w:t>"Sorry. You busted!"</w:t>
                      </w:r>
                      <w:r w:rsidRPr="009A3944">
                        <w:rPr>
                          <w:rFonts w:ascii="Courier New" w:hAnsi="Courier New" w:cs="Courier New"/>
                          <w:sz w:val="22"/>
                          <w:szCs w:val="22"/>
                        </w:rPr>
                        <w:t xml:space="preserve"> As the game progresses, print various messages to create some "chatter" such as </w:t>
                      </w:r>
                      <w:r w:rsidRPr="009A3944">
                        <w:rPr>
                          <w:rStyle w:val="HTMLTypewriter"/>
                          <w:sz w:val="22"/>
                          <w:szCs w:val="22"/>
                        </w:rPr>
                        <w:t>"Oh, you're going for broke, huh?"</w:t>
                      </w:r>
                      <w:r w:rsidRPr="009A3944">
                        <w:rPr>
                          <w:rFonts w:ascii="Courier New" w:hAnsi="Courier New" w:cs="Courier New"/>
                          <w:sz w:val="22"/>
                          <w:szCs w:val="22"/>
                        </w:rPr>
                        <w:t xml:space="preserve">, </w:t>
                      </w:r>
                      <w:r w:rsidRPr="009A3944">
                        <w:rPr>
                          <w:rStyle w:val="HTMLTypewriter"/>
                          <w:sz w:val="22"/>
                          <w:szCs w:val="22"/>
                        </w:rPr>
                        <w:t>"Aw cmon, take a chance!"</w:t>
                      </w:r>
                      <w:r w:rsidRPr="009A3944">
                        <w:rPr>
                          <w:rFonts w:ascii="Courier New" w:hAnsi="Courier New" w:cs="Courier New"/>
                          <w:sz w:val="22"/>
                          <w:szCs w:val="22"/>
                        </w:rPr>
                        <w:t xml:space="preserve"> or </w:t>
                      </w:r>
                      <w:r w:rsidRPr="009A3944">
                        <w:rPr>
                          <w:rStyle w:val="HTMLTypewriter"/>
                          <w:sz w:val="22"/>
                          <w:szCs w:val="22"/>
                        </w:rPr>
                        <w:t>"You're up big. Now's the time to cash in your chips!"</w:t>
                      </w:r>
                      <w:r w:rsidRPr="009A3944">
                        <w:rPr>
                          <w:rFonts w:ascii="Courier New" w:hAnsi="Courier New" w:cs="Courier New"/>
                          <w:sz w:val="22"/>
                          <w:szCs w:val="22"/>
                        </w:rPr>
                        <w:t>.</w:t>
                      </w:r>
                    </w:p>
                    <w:p w:rsidR="009A3944" w:rsidRPr="00D7556A" w:rsidRDefault="009A3944" w:rsidP="002013A3">
                      <w:pPr>
                        <w:spacing w:after="150"/>
                        <w:ind w:firstLine="720"/>
                        <w:rPr>
                          <w:rStyle w:val="HTMLTypewriter"/>
                          <w:b/>
                          <w:highlight w:val="yellow"/>
                        </w:rPr>
                      </w:pPr>
                    </w:p>
                  </w:txbxContent>
                </v:textbox>
              </v:shape>
            </w:pict>
          </mc:Fallback>
        </mc:AlternateContent>
      </w:r>
    </w:p>
    <w:p w:rsidR="007E6B43" w:rsidRPr="009A3944" w:rsidRDefault="007E6B43" w:rsidP="00E80D28">
      <w:pPr>
        <w:pStyle w:val="doctext"/>
        <w:rPr>
          <w:b/>
        </w:rPr>
      </w:pPr>
    </w:p>
    <w:p w:rsidR="007E6B43" w:rsidRPr="009A3944" w:rsidRDefault="007E6B43" w:rsidP="00E80D28">
      <w:pPr>
        <w:pStyle w:val="doctext"/>
        <w:rPr>
          <w:b/>
        </w:rPr>
      </w:pPr>
    </w:p>
    <w:p w:rsidR="007E6B43" w:rsidRPr="009A3944" w:rsidRDefault="007E6B43" w:rsidP="00E80D28">
      <w:pPr>
        <w:pStyle w:val="doctext"/>
        <w:rPr>
          <w:b/>
        </w:rPr>
      </w:pPr>
    </w:p>
    <w:p w:rsidR="007E6B43" w:rsidRPr="009A3944" w:rsidRDefault="007E6B43" w:rsidP="00E80D28">
      <w:pPr>
        <w:pStyle w:val="doctext"/>
        <w:rPr>
          <w:b/>
        </w:rPr>
      </w:pPr>
    </w:p>
    <w:p w:rsidR="007E6B43" w:rsidRPr="009A3944" w:rsidRDefault="007E6B43" w:rsidP="00E80D28">
      <w:pPr>
        <w:pStyle w:val="doctext"/>
        <w:rPr>
          <w:b/>
        </w:rPr>
      </w:pPr>
    </w:p>
    <w:p w:rsidR="007E6B43" w:rsidRPr="009A3944" w:rsidRDefault="007E6B43" w:rsidP="00E80D28">
      <w:pPr>
        <w:pStyle w:val="doctext"/>
        <w:rPr>
          <w:b/>
        </w:rPr>
      </w:pPr>
    </w:p>
    <w:p w:rsidR="007E6B43" w:rsidRPr="009A3944" w:rsidRDefault="007E6B43" w:rsidP="00E80D28">
      <w:pPr>
        <w:pStyle w:val="doctext"/>
        <w:rPr>
          <w:b/>
        </w:rPr>
      </w:pPr>
    </w:p>
    <w:p w:rsidR="007E6B43" w:rsidRPr="009A3944" w:rsidRDefault="007E6B43" w:rsidP="00E80D28">
      <w:pPr>
        <w:pStyle w:val="doctext"/>
        <w:rPr>
          <w:b/>
        </w:rPr>
      </w:pPr>
    </w:p>
    <w:p w:rsidR="007E6B43" w:rsidRPr="009A3944" w:rsidRDefault="003F4A7B" w:rsidP="00E80D28">
      <w:pPr>
        <w:pStyle w:val="doctext"/>
        <w:rPr>
          <w:b/>
        </w:rPr>
      </w:pPr>
      <w:r>
        <w:rPr>
          <w:b/>
          <w:noProof/>
        </w:rPr>
        <mc:AlternateContent>
          <mc:Choice Requires="wps">
            <w:drawing>
              <wp:anchor distT="0" distB="0" distL="114300" distR="114300" simplePos="0" relativeHeight="251679744" behindDoc="0" locked="0" layoutInCell="1" allowOverlap="1">
                <wp:simplePos x="0" y="0"/>
                <wp:positionH relativeFrom="column">
                  <wp:posOffset>-47625</wp:posOffset>
                </wp:positionH>
                <wp:positionV relativeFrom="paragraph">
                  <wp:posOffset>80645</wp:posOffset>
                </wp:positionV>
                <wp:extent cx="5554345" cy="847725"/>
                <wp:effectExtent l="9525" t="13970" r="8255" b="5080"/>
                <wp:wrapNone/>
                <wp:docPr id="3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345" cy="847725"/>
                        </a:xfrm>
                        <a:prstGeom prst="rect">
                          <a:avLst/>
                        </a:prstGeom>
                        <a:solidFill>
                          <a:schemeClr val="bg1">
                            <a:lumMod val="100000"/>
                            <a:lumOff val="0"/>
                          </a:schemeClr>
                        </a:solidFill>
                        <a:ln w="9525">
                          <a:solidFill>
                            <a:srgbClr val="000000"/>
                          </a:solidFill>
                          <a:miter lim="800000"/>
                          <a:headEnd/>
                          <a:tailEnd/>
                        </a:ln>
                      </wps:spPr>
                      <wps:txbx>
                        <w:txbxContent>
                          <w:p w:rsidR="009A3944" w:rsidRPr="009A3944" w:rsidRDefault="009A3944" w:rsidP="007E6B43">
                            <w:pPr>
                              <w:pStyle w:val="doctext"/>
                              <w:rPr>
                                <w:rFonts w:ascii="Courier New" w:hAnsi="Courier New" w:cs="Courier New"/>
                                <w:sz w:val="22"/>
                                <w:szCs w:val="22"/>
                              </w:rPr>
                            </w:pPr>
                            <w:r w:rsidRPr="009A3944">
                              <w:rPr>
                                <w:rFonts w:ascii="Courier New" w:hAnsi="Courier New" w:cs="Courier New"/>
                                <w:sz w:val="22"/>
                                <w:szCs w:val="22"/>
                              </w:rPr>
                              <w:t>Class Assignment 3 – Prime Numbers</w:t>
                            </w:r>
                          </w:p>
                          <w:p w:rsidR="009A3944" w:rsidRPr="00F8203B" w:rsidRDefault="009A3944" w:rsidP="007E6B43">
                            <w:pPr>
                              <w:pStyle w:val="doctext"/>
                              <w:rPr>
                                <w:rFonts w:ascii="Courier New" w:hAnsi="Courier New" w:cs="Courier New"/>
                                <w:sz w:val="22"/>
                                <w:szCs w:val="22"/>
                              </w:rPr>
                            </w:pPr>
                            <w:r w:rsidRPr="009A3944">
                              <w:rPr>
                                <w:rFonts w:ascii="Courier New" w:hAnsi="Courier New" w:cs="Courier New"/>
                                <w:sz w:val="22"/>
                                <w:szCs w:val="22"/>
                              </w:rPr>
                              <w:t>Refer to page 275 in the text book and follow instructions to complete exercise 6.29</w:t>
                            </w:r>
                          </w:p>
                          <w:p w:rsidR="009A3944" w:rsidRPr="00D7556A" w:rsidRDefault="009A3944" w:rsidP="007E6B43">
                            <w:pPr>
                              <w:spacing w:after="150"/>
                              <w:ind w:firstLine="720"/>
                              <w:rPr>
                                <w:rStyle w:val="HTMLTypewriter"/>
                                <w:b/>
                                <w:highlight w:val="yellow"/>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3" o:spid="_x0000_s1042" type="#_x0000_t202" style="position:absolute;margin-left:-3.75pt;margin-top:6.35pt;width:437.35pt;height:6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" fillcolor="white [3212]">
                <v:textbox>
                  <w:txbxContent>
                    <w:p w:rsidR="009A3944" w:rsidRPr="009A3944" w:rsidRDefault="009A3944" w:rsidP="007E6B43">
                      <w:pPr>
                        <w:pStyle w:val="doctext"/>
                        <w:rPr>
                          <w:rFonts w:ascii="Courier New" w:hAnsi="Courier New" w:cs="Courier New"/>
                          <w:sz w:val="22"/>
                          <w:szCs w:val="22"/>
                        </w:rPr>
                      </w:pPr>
                      <w:r w:rsidRPr="009A3944">
                        <w:rPr>
                          <w:rFonts w:ascii="Courier New" w:hAnsi="Courier New" w:cs="Courier New"/>
                          <w:sz w:val="22"/>
                          <w:szCs w:val="22"/>
                        </w:rPr>
                        <w:t>Class Assignment 3 – Prime Numbers</w:t>
                      </w:r>
                    </w:p>
                    <w:p w:rsidR="009A3944" w:rsidRPr="00F8203B" w:rsidRDefault="009A3944" w:rsidP="007E6B43">
                      <w:pPr>
                        <w:pStyle w:val="doctext"/>
                        <w:rPr>
                          <w:rFonts w:ascii="Courier New" w:hAnsi="Courier New" w:cs="Courier New"/>
                          <w:sz w:val="22"/>
                          <w:szCs w:val="22"/>
                        </w:rPr>
                      </w:pPr>
                      <w:r w:rsidRPr="009A3944">
                        <w:rPr>
                          <w:rFonts w:ascii="Courier New" w:hAnsi="Courier New" w:cs="Courier New"/>
                          <w:sz w:val="22"/>
                          <w:szCs w:val="22"/>
                        </w:rPr>
                        <w:t>Refer to page 275 in the text book and follow instructions to complete exercise 6.29</w:t>
                      </w:r>
                    </w:p>
                    <w:p w:rsidR="009A3944" w:rsidRPr="00D7556A" w:rsidRDefault="009A3944" w:rsidP="007E6B43">
                      <w:pPr>
                        <w:spacing w:after="150"/>
                        <w:ind w:firstLine="720"/>
                        <w:rPr>
                          <w:rStyle w:val="HTMLTypewriter"/>
                          <w:b/>
                          <w:highlight w:val="yellow"/>
                        </w:rPr>
                      </w:pPr>
                    </w:p>
                  </w:txbxContent>
                </v:textbox>
              </v:shape>
            </w:pict>
          </mc:Fallback>
        </mc:AlternateContent>
      </w:r>
    </w:p>
    <w:p w:rsidR="007E6B43" w:rsidRPr="009A3944" w:rsidRDefault="007E6B43" w:rsidP="00E80D28">
      <w:pPr>
        <w:pStyle w:val="doctext"/>
        <w:rPr>
          <w:b/>
        </w:rPr>
      </w:pPr>
    </w:p>
    <w:p w:rsidR="007E6B43" w:rsidRPr="009A3944" w:rsidRDefault="007E6B43" w:rsidP="00E80D28">
      <w:pPr>
        <w:pStyle w:val="doctext"/>
        <w:rPr>
          <w:b/>
        </w:rPr>
      </w:pPr>
    </w:p>
    <w:p w:rsidR="007E6B43" w:rsidRPr="009A3944" w:rsidRDefault="003F4A7B" w:rsidP="00E80D28">
      <w:pPr>
        <w:pStyle w:val="doctext"/>
        <w:rPr>
          <w:b/>
        </w:rPr>
      </w:pPr>
      <w:r>
        <w:rPr>
          <w:b/>
          <w:noProof/>
        </w:rPr>
        <mc:AlternateContent>
          <mc:Choice Requires="wps">
            <w:drawing>
              <wp:anchor distT="0" distB="0" distL="114300" distR="114300" simplePos="0" relativeHeight="251680768" behindDoc="0" locked="0" layoutInCell="1" allowOverlap="1">
                <wp:simplePos x="0" y="0"/>
                <wp:positionH relativeFrom="column">
                  <wp:posOffset>-47625</wp:posOffset>
                </wp:positionH>
                <wp:positionV relativeFrom="paragraph">
                  <wp:posOffset>107315</wp:posOffset>
                </wp:positionV>
                <wp:extent cx="5554345" cy="847725"/>
                <wp:effectExtent l="9525" t="12065" r="8255" b="6985"/>
                <wp:wrapNone/>
                <wp:docPr id="3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345" cy="847725"/>
                        </a:xfrm>
                        <a:prstGeom prst="rect">
                          <a:avLst/>
                        </a:prstGeom>
                        <a:solidFill>
                          <a:schemeClr val="bg1">
                            <a:lumMod val="100000"/>
                            <a:lumOff val="0"/>
                          </a:schemeClr>
                        </a:solidFill>
                        <a:ln w="9525">
                          <a:solidFill>
                            <a:srgbClr val="000000"/>
                          </a:solidFill>
                          <a:miter lim="800000"/>
                          <a:headEnd/>
                          <a:tailEnd/>
                        </a:ln>
                      </wps:spPr>
                      <wps:txbx>
                        <w:txbxContent>
                          <w:p w:rsidR="009A3944" w:rsidRPr="009A3944" w:rsidRDefault="009A3944" w:rsidP="007E6B43">
                            <w:pPr>
                              <w:pStyle w:val="doctext"/>
                              <w:rPr>
                                <w:rFonts w:ascii="Courier New" w:hAnsi="Courier New" w:cs="Courier New"/>
                                <w:sz w:val="22"/>
                                <w:szCs w:val="22"/>
                              </w:rPr>
                            </w:pPr>
                            <w:r w:rsidRPr="009A3944">
                              <w:rPr>
                                <w:rFonts w:ascii="Courier New" w:hAnsi="Courier New" w:cs="Courier New"/>
                                <w:sz w:val="22"/>
                                <w:szCs w:val="22"/>
                              </w:rPr>
                              <w:t>Class Assignment 4 – Towers of Hanoi</w:t>
                            </w:r>
                          </w:p>
                          <w:p w:rsidR="009A3944" w:rsidRPr="00F8203B" w:rsidRDefault="009A3944" w:rsidP="007E6B43">
                            <w:pPr>
                              <w:pStyle w:val="doctext"/>
                              <w:rPr>
                                <w:rFonts w:ascii="Courier New" w:hAnsi="Courier New" w:cs="Courier New"/>
                                <w:sz w:val="22"/>
                                <w:szCs w:val="22"/>
                              </w:rPr>
                            </w:pPr>
                            <w:r w:rsidRPr="009A3944">
                              <w:rPr>
                                <w:rFonts w:ascii="Courier New" w:hAnsi="Courier New" w:cs="Courier New"/>
                                <w:sz w:val="22"/>
                                <w:szCs w:val="22"/>
                              </w:rPr>
                              <w:t>Refer to page 276 in the text book and follow instructions to complete exercise 6.38</w:t>
                            </w:r>
                          </w:p>
                          <w:p w:rsidR="009A3944" w:rsidRPr="00D7556A" w:rsidRDefault="009A3944" w:rsidP="007E6B43">
                            <w:pPr>
                              <w:spacing w:after="150"/>
                              <w:ind w:firstLine="720"/>
                              <w:rPr>
                                <w:rStyle w:val="HTMLTypewriter"/>
                                <w:b/>
                                <w:highlight w:val="yellow"/>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4" o:spid="_x0000_s1043" type="#_x0000_t202" style="position:absolute;margin-left:-3.75pt;margin-top:8.45pt;width:437.35pt;height:66.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" fillcolor="white [3212]">
                <v:textbox>
                  <w:txbxContent>
                    <w:p w:rsidR="009A3944" w:rsidRPr="009A3944" w:rsidRDefault="009A3944" w:rsidP="007E6B43">
                      <w:pPr>
                        <w:pStyle w:val="doctext"/>
                        <w:rPr>
                          <w:rFonts w:ascii="Courier New" w:hAnsi="Courier New" w:cs="Courier New"/>
                          <w:sz w:val="22"/>
                          <w:szCs w:val="22"/>
                        </w:rPr>
                      </w:pPr>
                      <w:r w:rsidRPr="009A3944">
                        <w:rPr>
                          <w:rFonts w:ascii="Courier New" w:hAnsi="Courier New" w:cs="Courier New"/>
                          <w:sz w:val="22"/>
                          <w:szCs w:val="22"/>
                        </w:rPr>
                        <w:t>Class Assignment 4 – Towers of Hanoi</w:t>
                      </w:r>
                    </w:p>
                    <w:p w:rsidR="009A3944" w:rsidRPr="00F8203B" w:rsidRDefault="009A3944" w:rsidP="007E6B43">
                      <w:pPr>
                        <w:pStyle w:val="doctext"/>
                        <w:rPr>
                          <w:rFonts w:ascii="Courier New" w:hAnsi="Courier New" w:cs="Courier New"/>
                          <w:sz w:val="22"/>
                          <w:szCs w:val="22"/>
                        </w:rPr>
                      </w:pPr>
                      <w:r w:rsidRPr="009A3944">
                        <w:rPr>
                          <w:rFonts w:ascii="Courier New" w:hAnsi="Courier New" w:cs="Courier New"/>
                          <w:sz w:val="22"/>
                          <w:szCs w:val="22"/>
                        </w:rPr>
                        <w:t>Refer to page 276 in the text book and follow instructions to complete exercise 6.38</w:t>
                      </w:r>
                    </w:p>
                    <w:p w:rsidR="009A3944" w:rsidRPr="00D7556A" w:rsidRDefault="009A3944" w:rsidP="007E6B43">
                      <w:pPr>
                        <w:spacing w:after="150"/>
                        <w:ind w:firstLine="720"/>
                        <w:rPr>
                          <w:rStyle w:val="HTMLTypewriter"/>
                          <w:b/>
                          <w:highlight w:val="yellow"/>
                        </w:rPr>
                      </w:pPr>
                    </w:p>
                  </w:txbxContent>
                </v:textbox>
              </v:shape>
            </w:pict>
          </mc:Fallback>
        </mc:AlternateContent>
      </w:r>
    </w:p>
    <w:p w:rsidR="007E6B43" w:rsidRPr="009A3944" w:rsidRDefault="007E6B43" w:rsidP="00E80D28">
      <w:pPr>
        <w:pStyle w:val="doctext"/>
        <w:rPr>
          <w:b/>
        </w:rPr>
      </w:pPr>
    </w:p>
    <w:p w:rsidR="002013A3" w:rsidRPr="009A3944" w:rsidRDefault="002013A3" w:rsidP="00E80D28">
      <w:pPr>
        <w:pStyle w:val="doctext"/>
        <w:rPr>
          <w:b/>
        </w:rPr>
      </w:pPr>
    </w:p>
    <w:p w:rsidR="00E80D28" w:rsidRPr="009A3944" w:rsidRDefault="00E80D28" w:rsidP="00E80D28">
      <w:pPr>
        <w:pStyle w:val="doctext"/>
        <w:rPr>
          <w:b/>
        </w:rPr>
      </w:pPr>
      <w:r w:rsidRPr="009A3944">
        <w:rPr>
          <w:b/>
        </w:rPr>
        <w:t>Exercises</w:t>
      </w:r>
    </w:p>
    <w:p w:rsidR="00E80D28" w:rsidRPr="009A3944" w:rsidRDefault="00E80D28" w:rsidP="00E80D2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Answer each of the following:</w:t>
      </w:r>
    </w:p>
    <w:p w:rsidR="00E80D28" w:rsidRPr="009A3944" w:rsidRDefault="00E80D28" w:rsidP="00E80D28">
      <w:pPr>
        <w:numPr>
          <w:ilvl w:val="0"/>
          <w:numId w:val="40"/>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Program components in C++ are called ________ and ________.</w:t>
      </w:r>
    </w:p>
    <w:p w:rsidR="00E80D28" w:rsidRPr="009A3944" w:rsidRDefault="00E80D28" w:rsidP="00E80D28">
      <w:pPr>
        <w:numPr>
          <w:ilvl w:val="0"/>
          <w:numId w:val="40"/>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A function is invoked with a(n) ________.</w:t>
      </w:r>
    </w:p>
    <w:p w:rsidR="00E80D28" w:rsidRPr="009A3944" w:rsidRDefault="00E80D28" w:rsidP="00E80D28">
      <w:pPr>
        <w:numPr>
          <w:ilvl w:val="0"/>
          <w:numId w:val="40"/>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A variable that is known only within the function in which it is defined is called a(n) ________.</w:t>
      </w:r>
    </w:p>
    <w:p w:rsidR="00E80D28" w:rsidRPr="009A3944" w:rsidRDefault="00E80D28" w:rsidP="00E80D28">
      <w:pPr>
        <w:numPr>
          <w:ilvl w:val="0"/>
          <w:numId w:val="40"/>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The ________ statement in a called function passes the value of an expression back to the calling function.</w:t>
      </w:r>
    </w:p>
    <w:p w:rsidR="00E80D28" w:rsidRPr="009A3944" w:rsidRDefault="00E80D28" w:rsidP="00E80D28">
      <w:pPr>
        <w:numPr>
          <w:ilvl w:val="0"/>
          <w:numId w:val="40"/>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The keyword ________ is used in a function header to indicate that a function does not return a value or to indicate that a function contains no parameters.</w:t>
      </w:r>
    </w:p>
    <w:p w:rsidR="00E80D28" w:rsidRPr="009A3944" w:rsidRDefault="00E80D28" w:rsidP="00E80D28">
      <w:pPr>
        <w:numPr>
          <w:ilvl w:val="0"/>
          <w:numId w:val="40"/>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The ________ of an identifier is the portion of the program in which the identifier can be used.</w:t>
      </w:r>
    </w:p>
    <w:p w:rsidR="00E80D28" w:rsidRPr="009A3944" w:rsidRDefault="00E80D28" w:rsidP="00E80D28">
      <w:pPr>
        <w:numPr>
          <w:ilvl w:val="0"/>
          <w:numId w:val="40"/>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The three ways to return control from a called function to a caller are ________, ________ and ________.</w:t>
      </w:r>
    </w:p>
    <w:p w:rsidR="00E80D28" w:rsidRPr="009A3944" w:rsidRDefault="00E80D28" w:rsidP="00E80D28">
      <w:pPr>
        <w:numPr>
          <w:ilvl w:val="0"/>
          <w:numId w:val="40"/>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A(n)________ allows the compiler to check the number, types and order of the arguments passed to a function.</w:t>
      </w:r>
    </w:p>
    <w:p w:rsidR="00E80D28" w:rsidRPr="009A3944" w:rsidRDefault="00E80D28" w:rsidP="00E80D28">
      <w:pPr>
        <w:numPr>
          <w:ilvl w:val="0"/>
          <w:numId w:val="40"/>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Function ________ is used to produce random numbers.</w:t>
      </w:r>
    </w:p>
    <w:p w:rsidR="00E80D28" w:rsidRPr="009A3944" w:rsidRDefault="00E80D28" w:rsidP="00E80D28">
      <w:pPr>
        <w:numPr>
          <w:ilvl w:val="0"/>
          <w:numId w:val="40"/>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Function ________ is used to set the random number seed to randomize a program.</w:t>
      </w:r>
    </w:p>
    <w:p w:rsidR="00E80D28" w:rsidRPr="009A3944" w:rsidRDefault="00E80D28" w:rsidP="00E80D28">
      <w:pPr>
        <w:numPr>
          <w:ilvl w:val="0"/>
          <w:numId w:val="40"/>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The storage-class specifiers are mutable, ________, ________, ________ and ________.</w:t>
      </w:r>
    </w:p>
    <w:p w:rsidR="00E80D28" w:rsidRPr="009A3944" w:rsidRDefault="00E80D28" w:rsidP="00E80D28">
      <w:pPr>
        <w:numPr>
          <w:ilvl w:val="0"/>
          <w:numId w:val="40"/>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Variables declared in a block or in the parameter list of a function are assumed to be of storage class ________ unless specified otherwise.</w:t>
      </w:r>
    </w:p>
    <w:p w:rsidR="00E80D28" w:rsidRPr="009A3944" w:rsidRDefault="00E80D28" w:rsidP="00E80D28">
      <w:pPr>
        <w:numPr>
          <w:ilvl w:val="0"/>
          <w:numId w:val="40"/>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Storage-class specifier ________ is a recommendation to the compiler to store a variable in one of the computer's registers.</w:t>
      </w:r>
    </w:p>
    <w:p w:rsidR="00E80D28" w:rsidRPr="009A3944" w:rsidRDefault="00E80D28" w:rsidP="00E80D28">
      <w:pPr>
        <w:numPr>
          <w:ilvl w:val="0"/>
          <w:numId w:val="40"/>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A variable declared outside any block or function is a(n) ________ variable.</w:t>
      </w:r>
    </w:p>
    <w:p w:rsidR="00E80D28" w:rsidRPr="009A3944" w:rsidRDefault="00E80D28" w:rsidP="00E80D28">
      <w:pPr>
        <w:numPr>
          <w:ilvl w:val="0"/>
          <w:numId w:val="40"/>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For a local variable in a function to retain its value between calls to the function, it must be declared with the ________ storage-class specifier.</w:t>
      </w:r>
    </w:p>
    <w:p w:rsidR="00E80D28" w:rsidRPr="009A3944" w:rsidRDefault="00E80D28" w:rsidP="00E80D28">
      <w:pPr>
        <w:numPr>
          <w:ilvl w:val="0"/>
          <w:numId w:val="40"/>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The six possible scopes of an identifier are ________, ________, ________, ________, ________ and ________.</w:t>
      </w:r>
    </w:p>
    <w:p w:rsidR="00E80D28" w:rsidRPr="009A3944" w:rsidRDefault="00E80D28" w:rsidP="00E80D28">
      <w:pPr>
        <w:numPr>
          <w:ilvl w:val="0"/>
          <w:numId w:val="40"/>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A function that calls itself either directly or indirectly (i.e., through another function) is a(n) ________ function.</w:t>
      </w:r>
    </w:p>
    <w:p w:rsidR="00E80D28" w:rsidRPr="009A3944" w:rsidRDefault="00E80D28" w:rsidP="00E80D28">
      <w:pPr>
        <w:numPr>
          <w:ilvl w:val="0"/>
          <w:numId w:val="40"/>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A recursive function typically has two components: One that provides a means for the recursion to terminate by testing for a(n) ________ case and one that expresses the problem as a recursive call for a slightly simpler problem than the original call.</w:t>
      </w:r>
    </w:p>
    <w:p w:rsidR="00E80D28" w:rsidRPr="009A3944" w:rsidRDefault="00E80D28" w:rsidP="00E80D28">
      <w:pPr>
        <w:numPr>
          <w:ilvl w:val="0"/>
          <w:numId w:val="40"/>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In C++, it is possible to have various functions with the same name that operate on different types or numbers of arguments. This is called function ________.</w:t>
      </w:r>
    </w:p>
    <w:p w:rsidR="00E80D28" w:rsidRPr="009A3944" w:rsidRDefault="00E80D28" w:rsidP="00E80D2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Give the function header for each of the following functions:</w:t>
      </w:r>
    </w:p>
    <w:p w:rsidR="00E80D28" w:rsidRPr="009A3944" w:rsidRDefault="00E80D28" w:rsidP="00E80D28">
      <w:pPr>
        <w:numPr>
          <w:ilvl w:val="0"/>
          <w:numId w:val="41"/>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Function hypotenuse that takes two double-precision, floating-point arguments, side1 and side2, and returns a double-precision, floating-point result.</w:t>
      </w:r>
    </w:p>
    <w:p w:rsidR="00E80D28" w:rsidRPr="009A3944" w:rsidRDefault="00E80D28" w:rsidP="00E80D28">
      <w:pPr>
        <w:numPr>
          <w:ilvl w:val="0"/>
          <w:numId w:val="41"/>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Function smallest that takes three integers, x, y and z, and returns an integer.</w:t>
      </w:r>
    </w:p>
    <w:p w:rsidR="00E80D28" w:rsidRPr="009A3944" w:rsidRDefault="00E80D28" w:rsidP="00E80D28">
      <w:pPr>
        <w:numPr>
          <w:ilvl w:val="0"/>
          <w:numId w:val="41"/>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Function instructions that does not receive any arguments and does not return a value. [Note: Such functions are commonly used to display instructions to a user.]</w:t>
      </w:r>
    </w:p>
    <w:p w:rsidR="00E80D28" w:rsidRPr="009A3944" w:rsidRDefault="00E80D28" w:rsidP="00E80D28">
      <w:pPr>
        <w:numPr>
          <w:ilvl w:val="0"/>
          <w:numId w:val="41"/>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Function intToDouble that takes an integer argument, number, and returns a double-precision, floating-point result.</w:t>
      </w:r>
    </w:p>
    <w:p w:rsidR="00E80D28" w:rsidRPr="009A3944" w:rsidRDefault="00E80D28" w:rsidP="00E80D28">
      <w:pPr>
        <w:pStyle w:val="doctext"/>
      </w:pPr>
      <w:r w:rsidRPr="009A3944">
        <w:t>Find the error in each of the following program segments, and explain how the error can be corrected</w:t>
      </w:r>
    </w:p>
    <w:p w:rsidR="00E80D28" w:rsidRPr="009A3944" w:rsidRDefault="00E80D28" w:rsidP="00E80D28">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int g( void )</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cout &lt;&lt; "Inside function g" &lt;&lt; endl;</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int h( void )</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cout &lt;&lt; "Inside function h" &lt;&lt; endl;</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w:t>
      </w:r>
    </w:p>
    <w:p w:rsidR="00E80D28" w:rsidRPr="009A3944" w:rsidRDefault="00E80D28" w:rsidP="00E80D28">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int sum( int x, int y )</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int result;</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result = x + y;</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w:t>
      </w:r>
    </w:p>
    <w:p w:rsidR="00E80D28" w:rsidRPr="009A3944" w:rsidRDefault="00E80D28" w:rsidP="00E80D28">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int sum( int n )</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if ( n == 0 )</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return 0;</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else</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n + sum( n - 1 );</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w:t>
      </w:r>
    </w:p>
    <w:p w:rsidR="00E80D28" w:rsidRPr="009A3944" w:rsidRDefault="00E80D28" w:rsidP="00E80D28">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void f ( double a);</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float a;</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cout &lt;&lt; a &lt;&lt; endl;</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w:t>
      </w:r>
    </w:p>
    <w:p w:rsidR="003C1A39" w:rsidRPr="009A3944" w:rsidRDefault="003C1A39"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p>
    <w:p w:rsidR="003C1A39" w:rsidRPr="009A3944" w:rsidRDefault="003C1A39"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p>
    <w:p w:rsidR="00E80D28" w:rsidRPr="009A3944" w:rsidRDefault="00E80D28" w:rsidP="00E80D28">
      <w:pPr>
        <w:numPr>
          <w:ilvl w:val="0"/>
          <w:numId w:val="4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void product( void )</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int a;</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int b;</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int c;</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int result;</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cout &lt;&lt; "Enter three integers: ";</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cin &gt;&gt; a &gt;&gt; b &gt;&gt; c;</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result = a * b * c;</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cout &lt;&lt; "Result is " &lt;&lt; result;</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return result;</w:t>
      </w:r>
    </w:p>
    <w:p w:rsidR="00E80D28" w:rsidRPr="009A3944" w:rsidRDefault="00E80D28" w:rsidP="00E80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w:t>
      </w:r>
    </w:p>
    <w:p w:rsidR="007E6B43" w:rsidRPr="009A3944" w:rsidRDefault="007E6B43">
      <w:pPr>
        <w:rPr>
          <w:b/>
          <w:bCs w:val="0"/>
        </w:rPr>
      </w:pPr>
    </w:p>
    <w:p w:rsidR="008161DD" w:rsidRPr="009A3944" w:rsidRDefault="003F4A7B">
      <w:pPr>
        <w:rPr>
          <w:b/>
          <w:bCs w:val="0"/>
        </w:rPr>
      </w:pPr>
      <w:r>
        <w:rPr>
          <w:b/>
          <w:bCs w:val="0"/>
          <w:noProof/>
        </w:rPr>
        <mc:AlternateContent>
          <mc:Choice Requires="wps">
            <w:drawing>
              <wp:anchor distT="0" distB="0" distL="114300" distR="114300" simplePos="0" relativeHeight="251681792" behindDoc="0" locked="0" layoutInCell="1" allowOverlap="1">
                <wp:simplePos x="0" y="0"/>
                <wp:positionH relativeFrom="column">
                  <wp:posOffset>-34925</wp:posOffset>
                </wp:positionH>
                <wp:positionV relativeFrom="paragraph">
                  <wp:posOffset>99060</wp:posOffset>
                </wp:positionV>
                <wp:extent cx="5411470" cy="1122680"/>
                <wp:effectExtent l="12700" t="13335" r="5080" b="6985"/>
                <wp:wrapNone/>
                <wp:docPr id="3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1470" cy="1122680"/>
                        </a:xfrm>
                        <a:prstGeom prst="rect">
                          <a:avLst/>
                        </a:prstGeom>
                        <a:solidFill>
                          <a:schemeClr val="bg1">
                            <a:lumMod val="100000"/>
                            <a:lumOff val="0"/>
                          </a:schemeClr>
                        </a:solidFill>
                        <a:ln w="9525">
                          <a:solidFill>
                            <a:srgbClr val="000000"/>
                          </a:solidFill>
                          <a:miter lim="800000"/>
                          <a:headEnd/>
                          <a:tailEnd/>
                        </a:ln>
                      </wps:spPr>
                      <wps:txbx>
                        <w:txbxContent>
                          <w:p w:rsidR="009A3944" w:rsidRPr="009A3944" w:rsidRDefault="009A3944" w:rsidP="00E56AFF">
                            <w:pPr>
                              <w:pStyle w:val="doctext"/>
                              <w:rPr>
                                <w:rFonts w:ascii="Courier New" w:hAnsi="Courier New" w:cs="Courier New"/>
                                <w:b/>
                                <w:sz w:val="22"/>
                                <w:szCs w:val="22"/>
                              </w:rPr>
                            </w:pPr>
                            <w:r w:rsidRPr="009A3944">
                              <w:rPr>
                                <w:rFonts w:ascii="Courier New" w:hAnsi="Courier New" w:cs="Courier New"/>
                                <w:b/>
                                <w:sz w:val="22"/>
                                <w:szCs w:val="22"/>
                              </w:rPr>
                              <w:t>Project 1 (b)</w:t>
                            </w:r>
                            <w:r w:rsidRPr="009A3944">
                              <w:rPr>
                                <w:rFonts w:ascii="Courier New" w:hAnsi="Courier New" w:cs="Courier New"/>
                                <w:b/>
                                <w:sz w:val="22"/>
                                <w:szCs w:val="22"/>
                              </w:rPr>
                              <w:tab/>
                            </w:r>
                            <w:r w:rsidRPr="009A3944">
                              <w:rPr>
                                <w:rFonts w:ascii="Courier New" w:hAnsi="Courier New" w:cs="Courier New"/>
                                <w:b/>
                                <w:sz w:val="22"/>
                                <w:szCs w:val="22"/>
                              </w:rPr>
                              <w:tab/>
                            </w:r>
                            <w:r w:rsidRPr="009A3944">
                              <w:rPr>
                                <w:rFonts w:ascii="Courier New" w:hAnsi="Courier New" w:cs="Courier New"/>
                                <w:b/>
                                <w:sz w:val="22"/>
                                <w:szCs w:val="22"/>
                              </w:rPr>
                              <w:tab/>
                            </w:r>
                            <w:r w:rsidRPr="009A3944">
                              <w:rPr>
                                <w:rFonts w:ascii="Courier New" w:hAnsi="Courier New" w:cs="Courier New"/>
                                <w:b/>
                                <w:sz w:val="22"/>
                                <w:szCs w:val="22"/>
                              </w:rPr>
                              <w:tab/>
                            </w:r>
                            <w:r w:rsidRPr="009A3944">
                              <w:rPr>
                                <w:rFonts w:ascii="Courier New" w:hAnsi="Courier New" w:cs="Courier New"/>
                                <w:b/>
                                <w:sz w:val="22"/>
                                <w:szCs w:val="22"/>
                              </w:rPr>
                              <w:tab/>
                            </w:r>
                            <w:r w:rsidRPr="009A3944">
                              <w:rPr>
                                <w:rFonts w:ascii="Courier New" w:hAnsi="Courier New" w:cs="Courier New"/>
                                <w:b/>
                                <w:sz w:val="22"/>
                                <w:szCs w:val="22"/>
                              </w:rPr>
                              <w:tab/>
                            </w:r>
                            <w:r w:rsidRPr="009A3944">
                              <w:rPr>
                                <w:rFonts w:ascii="Courier New" w:hAnsi="Courier New" w:cs="Courier New"/>
                                <w:b/>
                                <w:sz w:val="22"/>
                                <w:szCs w:val="22"/>
                              </w:rPr>
                              <w:tab/>
                              <w:t>3 POINTS</w:t>
                            </w:r>
                          </w:p>
                          <w:p w:rsidR="009A3944" w:rsidRPr="009A3944" w:rsidRDefault="009A3944" w:rsidP="00E56AFF">
                            <w:pPr>
                              <w:pStyle w:val="doctext"/>
                              <w:rPr>
                                <w:rFonts w:ascii="Courier New" w:hAnsi="Courier New" w:cs="Courier New"/>
                                <w:sz w:val="22"/>
                                <w:szCs w:val="22"/>
                              </w:rPr>
                            </w:pPr>
                            <w:r w:rsidRPr="009A3944">
                              <w:rPr>
                                <w:rFonts w:ascii="Courier New" w:hAnsi="Courier New" w:cs="Courier New"/>
                                <w:sz w:val="22"/>
                                <w:szCs w:val="22"/>
                              </w:rPr>
                              <w:t>Using the algorithm given above write a fully developed pseudo code for the</w:t>
                            </w:r>
                            <w:r w:rsidRPr="009A3944">
                              <w:rPr>
                                <w:rFonts w:ascii="Courier New" w:hAnsi="Courier New" w:cs="Courier New"/>
                                <w:b/>
                                <w:sz w:val="22"/>
                                <w:szCs w:val="22"/>
                              </w:rPr>
                              <w:t xml:space="preserve"> run</w:t>
                            </w:r>
                            <w:r w:rsidRPr="009A3944">
                              <w:rPr>
                                <w:rFonts w:ascii="Courier New" w:hAnsi="Courier New" w:cs="Courier New"/>
                                <w:sz w:val="22"/>
                                <w:szCs w:val="22"/>
                              </w:rPr>
                              <w:t xml:space="preserve"> function for the TicTacToe game based on the description given above. Check if the description is sufficient. If not, what else needs to be done?</w:t>
                            </w:r>
                          </w:p>
                          <w:p w:rsidR="009A3944" w:rsidRDefault="009A3944" w:rsidP="00E56AF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5" o:spid="_x0000_s1044" type="#_x0000_t202" style="position:absolute;margin-left:-2.75pt;margin-top:7.8pt;width:426.1pt;height:88.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" fillcolor="white [3212]">
                <v:textbox>
                  <w:txbxContent>
                    <w:p w:rsidR="009A3944" w:rsidRPr="009A3944" w:rsidRDefault="009A3944" w:rsidP="00E56AFF">
                      <w:pPr>
                        <w:pStyle w:val="doctext"/>
                        <w:rPr>
                          <w:rFonts w:ascii="Courier New" w:hAnsi="Courier New" w:cs="Courier New"/>
                          <w:b/>
                          <w:sz w:val="22"/>
                          <w:szCs w:val="22"/>
                        </w:rPr>
                      </w:pPr>
                      <w:r w:rsidRPr="009A3944">
                        <w:rPr>
                          <w:rFonts w:ascii="Courier New" w:hAnsi="Courier New" w:cs="Courier New"/>
                          <w:b/>
                          <w:sz w:val="22"/>
                          <w:szCs w:val="22"/>
                        </w:rPr>
                        <w:t>Project 1 (b)</w:t>
                      </w:r>
                      <w:r w:rsidRPr="009A3944">
                        <w:rPr>
                          <w:rFonts w:ascii="Courier New" w:hAnsi="Courier New" w:cs="Courier New"/>
                          <w:b/>
                          <w:sz w:val="22"/>
                          <w:szCs w:val="22"/>
                        </w:rPr>
                        <w:tab/>
                      </w:r>
                      <w:r w:rsidRPr="009A3944">
                        <w:rPr>
                          <w:rFonts w:ascii="Courier New" w:hAnsi="Courier New" w:cs="Courier New"/>
                          <w:b/>
                          <w:sz w:val="22"/>
                          <w:szCs w:val="22"/>
                        </w:rPr>
                        <w:tab/>
                      </w:r>
                      <w:r w:rsidRPr="009A3944">
                        <w:rPr>
                          <w:rFonts w:ascii="Courier New" w:hAnsi="Courier New" w:cs="Courier New"/>
                          <w:b/>
                          <w:sz w:val="22"/>
                          <w:szCs w:val="22"/>
                        </w:rPr>
                        <w:tab/>
                      </w:r>
                      <w:r w:rsidRPr="009A3944">
                        <w:rPr>
                          <w:rFonts w:ascii="Courier New" w:hAnsi="Courier New" w:cs="Courier New"/>
                          <w:b/>
                          <w:sz w:val="22"/>
                          <w:szCs w:val="22"/>
                        </w:rPr>
                        <w:tab/>
                      </w:r>
                      <w:r w:rsidRPr="009A3944">
                        <w:rPr>
                          <w:rFonts w:ascii="Courier New" w:hAnsi="Courier New" w:cs="Courier New"/>
                          <w:b/>
                          <w:sz w:val="22"/>
                          <w:szCs w:val="22"/>
                        </w:rPr>
                        <w:tab/>
                      </w:r>
                      <w:r w:rsidRPr="009A3944">
                        <w:rPr>
                          <w:rFonts w:ascii="Courier New" w:hAnsi="Courier New" w:cs="Courier New"/>
                          <w:b/>
                          <w:sz w:val="22"/>
                          <w:szCs w:val="22"/>
                        </w:rPr>
                        <w:tab/>
                      </w:r>
                      <w:r w:rsidRPr="009A3944">
                        <w:rPr>
                          <w:rFonts w:ascii="Courier New" w:hAnsi="Courier New" w:cs="Courier New"/>
                          <w:b/>
                          <w:sz w:val="22"/>
                          <w:szCs w:val="22"/>
                        </w:rPr>
                        <w:tab/>
                        <w:t>3 POINTS</w:t>
                      </w:r>
                    </w:p>
                    <w:p w:rsidR="009A3944" w:rsidRPr="009A3944" w:rsidRDefault="009A3944" w:rsidP="00E56AFF">
                      <w:pPr>
                        <w:pStyle w:val="doctext"/>
                        <w:rPr>
                          <w:rFonts w:ascii="Courier New" w:hAnsi="Courier New" w:cs="Courier New"/>
                          <w:sz w:val="22"/>
                          <w:szCs w:val="22"/>
                        </w:rPr>
                      </w:pPr>
                      <w:r w:rsidRPr="009A3944">
                        <w:rPr>
                          <w:rFonts w:ascii="Courier New" w:hAnsi="Courier New" w:cs="Courier New"/>
                          <w:sz w:val="22"/>
                          <w:szCs w:val="22"/>
                        </w:rPr>
                        <w:t>Using the algorithm given above write a fully developed pseudo code for the</w:t>
                      </w:r>
                      <w:r w:rsidRPr="009A3944">
                        <w:rPr>
                          <w:rFonts w:ascii="Courier New" w:hAnsi="Courier New" w:cs="Courier New"/>
                          <w:b/>
                          <w:sz w:val="22"/>
                          <w:szCs w:val="22"/>
                        </w:rPr>
                        <w:t xml:space="preserve"> run</w:t>
                      </w:r>
                      <w:r w:rsidRPr="009A3944">
                        <w:rPr>
                          <w:rFonts w:ascii="Courier New" w:hAnsi="Courier New" w:cs="Courier New"/>
                          <w:sz w:val="22"/>
                          <w:szCs w:val="22"/>
                        </w:rPr>
                        <w:t xml:space="preserve"> function for the TicTacToe game based on the description given above. Check if the description is sufficient. If not, what else needs to be done?</w:t>
                      </w:r>
                    </w:p>
                    <w:p w:rsidR="009A3944" w:rsidRDefault="009A3944" w:rsidP="00E56AFF"/>
                  </w:txbxContent>
                </v:textbox>
              </v:shape>
            </w:pict>
          </mc:Fallback>
        </mc:AlternateContent>
      </w:r>
      <w:r w:rsidR="008161DD" w:rsidRPr="009A3944">
        <w:rPr>
          <w:b/>
          <w:bCs w:val="0"/>
        </w:rPr>
        <w:br w:type="page"/>
      </w:r>
    </w:p>
    <w:p w:rsidR="00123397" w:rsidRPr="009A3944" w:rsidRDefault="00123397" w:rsidP="00123397">
      <w:pPr>
        <w:rPr>
          <w:rFonts w:ascii="Times New Roman" w:hAnsi="Times New Roman" w:cs="Times New Roman"/>
          <w:b/>
          <w:sz w:val="24"/>
        </w:rPr>
      </w:pPr>
      <w:r w:rsidRPr="009A3944">
        <w:rPr>
          <w:rFonts w:ascii="Times New Roman" w:hAnsi="Times New Roman" w:cs="Times New Roman"/>
          <w:b/>
          <w:sz w:val="24"/>
        </w:rPr>
        <w:t>Lesson 5:  Arrays and Vectors</w:t>
      </w:r>
      <w:r w:rsidR="009D184D" w:rsidRPr="009A3944">
        <w:rPr>
          <w:rFonts w:ascii="Times New Roman" w:hAnsi="Times New Roman" w:cs="Times New Roman"/>
          <w:b/>
          <w:sz w:val="24"/>
        </w:rPr>
        <w:t xml:space="preserve"> </w:t>
      </w:r>
    </w:p>
    <w:p w:rsidR="00123397" w:rsidRPr="009A3944" w:rsidRDefault="00123397" w:rsidP="00123397">
      <w:pPr>
        <w:spacing w:before="100" w:beforeAutospacing="1" w:after="100" w:afterAutospacing="1"/>
        <w:rPr>
          <w:rFonts w:ascii="Times New Roman" w:hAnsi="Times New Roman" w:cs="Times New Roman"/>
          <w:sz w:val="24"/>
        </w:rPr>
      </w:pPr>
      <w:bookmarkStart w:id="450" w:name="idd1e78568"/>
      <w:bookmarkStart w:id="451" w:name="idd1e78565"/>
      <w:bookmarkStart w:id="452" w:name="idd1e78562"/>
      <w:bookmarkStart w:id="453" w:name="idd1e78559"/>
      <w:bookmarkStart w:id="454" w:name="idd1e78556"/>
      <w:bookmarkStart w:id="455" w:name="idd1e78553"/>
      <w:bookmarkStart w:id="456" w:name="idd1e78548"/>
      <w:bookmarkStart w:id="457" w:name="idd1e78545"/>
      <w:bookmarkStart w:id="458" w:name="idd1e78542"/>
      <w:bookmarkStart w:id="459" w:name="idd1e78539"/>
      <w:bookmarkEnd w:id="450"/>
      <w:bookmarkEnd w:id="451"/>
      <w:bookmarkEnd w:id="452"/>
      <w:bookmarkEnd w:id="453"/>
      <w:bookmarkEnd w:id="454"/>
      <w:bookmarkEnd w:id="455"/>
      <w:bookmarkEnd w:id="456"/>
      <w:bookmarkEnd w:id="457"/>
      <w:bookmarkEnd w:id="458"/>
      <w:bookmarkEnd w:id="459"/>
      <w:r w:rsidRPr="009A3944">
        <w:rPr>
          <w:rFonts w:ascii="Times New Roman" w:hAnsi="Times New Roman" w:cs="Times New Roman"/>
          <w:sz w:val="24"/>
        </w:rPr>
        <w:t xml:space="preserve">Arrays are data structures consisting of related data items of the same type. Elements in an array are stored in a consecutive group of memory locations and all have the same type. To refer to a particular location or element in the array, we specify the </w:t>
      </w:r>
      <w:bookmarkStart w:id="460" w:name="ch07term27"/>
      <w:bookmarkEnd w:id="460"/>
      <w:r w:rsidRPr="009A3944">
        <w:rPr>
          <w:rFonts w:ascii="Times New Roman" w:hAnsi="Times New Roman" w:cs="Times New Roman"/>
          <w:sz w:val="24"/>
        </w:rPr>
        <w:t xml:space="preserve">name of the array and the </w:t>
      </w:r>
      <w:bookmarkStart w:id="461" w:name="ch07term34"/>
      <w:bookmarkEnd w:id="461"/>
      <w:r w:rsidRPr="009A3944">
        <w:rPr>
          <w:rFonts w:ascii="Times New Roman" w:hAnsi="Times New Roman" w:cs="Times New Roman"/>
          <w:b/>
          <w:sz w:val="24"/>
        </w:rPr>
        <w:t>position number</w:t>
      </w:r>
      <w:r w:rsidRPr="009A3944">
        <w:rPr>
          <w:rFonts w:ascii="Times New Roman" w:hAnsi="Times New Roman" w:cs="Times New Roman"/>
          <w:sz w:val="24"/>
        </w:rPr>
        <w:t xml:space="preserve"> of the particular element in the array.</w:t>
      </w:r>
    </w:p>
    <w:p w:rsidR="00123397" w:rsidRPr="009A3944" w:rsidRDefault="00123397" w:rsidP="00123397">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 Figure 7.1 shows an integer array called </w:t>
      </w:r>
      <w:r w:rsidRPr="009A3944">
        <w:rPr>
          <w:rFonts w:ascii="Courier New" w:hAnsi="Courier New" w:cs="Courier New"/>
        </w:rPr>
        <w:t>c</w:t>
      </w:r>
      <w:r w:rsidRPr="009A3944">
        <w:rPr>
          <w:rFonts w:ascii="Times New Roman" w:hAnsi="Times New Roman" w:cs="Times New Roman"/>
          <w:sz w:val="24"/>
        </w:rPr>
        <w:t xml:space="preserve">. This array contains 12 elements. A program refers to any one of these elements by giving the name of the array followed by the position number of the particular element in </w:t>
      </w:r>
      <w:bookmarkStart w:id="462" w:name="ch07term45"/>
      <w:bookmarkEnd w:id="462"/>
      <w:r w:rsidRPr="009A3944">
        <w:rPr>
          <w:rFonts w:ascii="Times New Roman" w:hAnsi="Times New Roman" w:cs="Times New Roman"/>
          <w:sz w:val="24"/>
        </w:rPr>
        <w:t>square brackets (</w:t>
      </w:r>
      <w:r w:rsidRPr="009A3944">
        <w:rPr>
          <w:rFonts w:ascii="Courier New" w:hAnsi="Courier New" w:cs="Courier New"/>
        </w:rPr>
        <w:t>[]</w:t>
      </w:r>
      <w:r w:rsidRPr="009A3944">
        <w:rPr>
          <w:rFonts w:ascii="Times New Roman" w:hAnsi="Times New Roman" w:cs="Times New Roman"/>
          <w:sz w:val="24"/>
        </w:rPr>
        <w:t xml:space="preserve">). The position number is more formally called a </w:t>
      </w:r>
      <w:bookmarkStart w:id="463" w:name="ch07term48"/>
      <w:bookmarkEnd w:id="463"/>
      <w:r w:rsidRPr="009A3944">
        <w:rPr>
          <w:rFonts w:ascii="Times New Roman" w:hAnsi="Times New Roman" w:cs="Times New Roman"/>
          <w:b/>
          <w:sz w:val="24"/>
        </w:rPr>
        <w:t>subscript</w:t>
      </w:r>
      <w:r w:rsidRPr="009A3944">
        <w:rPr>
          <w:rFonts w:ascii="Times New Roman" w:hAnsi="Times New Roman" w:cs="Times New Roman"/>
          <w:sz w:val="24"/>
        </w:rPr>
        <w:t xml:space="preserve"> or </w:t>
      </w:r>
      <w:bookmarkStart w:id="464" w:name="ch07term15"/>
      <w:bookmarkEnd w:id="464"/>
      <w:r w:rsidRPr="009A3944">
        <w:rPr>
          <w:rFonts w:ascii="Times New Roman" w:hAnsi="Times New Roman" w:cs="Times New Roman"/>
          <w:b/>
          <w:sz w:val="24"/>
        </w:rPr>
        <w:t>index</w:t>
      </w:r>
      <w:r w:rsidRPr="009A3944">
        <w:rPr>
          <w:rFonts w:ascii="Times New Roman" w:hAnsi="Times New Roman" w:cs="Times New Roman"/>
          <w:sz w:val="24"/>
        </w:rPr>
        <w:t xml:space="preserve"> (this number specifies the number of elements from the beginning of the array). The first element in every array has subscript 0 (</w:t>
      </w:r>
      <w:bookmarkStart w:id="465" w:name="ch07term16"/>
      <w:bookmarkEnd w:id="465"/>
      <w:r w:rsidRPr="009A3944">
        <w:rPr>
          <w:rFonts w:ascii="Times New Roman" w:hAnsi="Times New Roman" w:cs="Times New Roman"/>
          <w:b/>
          <w:sz w:val="24"/>
        </w:rPr>
        <w:t>zero</w:t>
      </w:r>
      <w:r w:rsidRPr="009A3944">
        <w:rPr>
          <w:rFonts w:ascii="Times New Roman" w:hAnsi="Times New Roman" w:cs="Times New Roman"/>
          <w:sz w:val="24"/>
        </w:rPr>
        <w:t xml:space="preserve">) and is sometimes called the </w:t>
      </w:r>
      <w:bookmarkStart w:id="466" w:name="ch07term56"/>
      <w:bookmarkEnd w:id="466"/>
      <w:r w:rsidRPr="009A3944">
        <w:rPr>
          <w:rFonts w:ascii="Times New Roman" w:hAnsi="Times New Roman" w:cs="Times New Roman"/>
          <w:b/>
          <w:sz w:val="24"/>
        </w:rPr>
        <w:t>zeroth element</w:t>
      </w:r>
      <w:r w:rsidRPr="009A3944">
        <w:rPr>
          <w:rFonts w:ascii="Times New Roman" w:hAnsi="Times New Roman" w:cs="Times New Roman"/>
          <w:sz w:val="24"/>
        </w:rPr>
        <w:t xml:space="preserve">. Thus, the elements of array </w:t>
      </w:r>
      <w:r w:rsidRPr="009A3944">
        <w:rPr>
          <w:rFonts w:ascii="Courier New" w:hAnsi="Courier New" w:cs="Courier New"/>
        </w:rPr>
        <w:t>c</w:t>
      </w:r>
      <w:r w:rsidRPr="009A3944">
        <w:rPr>
          <w:rFonts w:ascii="Times New Roman" w:hAnsi="Times New Roman" w:cs="Times New Roman"/>
          <w:sz w:val="24"/>
        </w:rPr>
        <w:t xml:space="preserve"> are </w:t>
      </w:r>
      <w:r w:rsidRPr="009A3944">
        <w:rPr>
          <w:rFonts w:ascii="Courier New" w:hAnsi="Courier New" w:cs="Courier New"/>
        </w:rPr>
        <w:t>c[ 0 ]</w:t>
      </w:r>
      <w:r w:rsidRPr="009A3944">
        <w:rPr>
          <w:rFonts w:ascii="Times New Roman" w:hAnsi="Times New Roman" w:cs="Times New Roman"/>
          <w:sz w:val="24"/>
        </w:rPr>
        <w:t xml:space="preserve"> (pronounced "</w:t>
      </w:r>
      <w:r w:rsidRPr="009A3944">
        <w:rPr>
          <w:rFonts w:ascii="Courier New" w:hAnsi="Courier New" w:cs="Courier New"/>
        </w:rPr>
        <w:t>c</w:t>
      </w:r>
      <w:r w:rsidRPr="009A3944">
        <w:rPr>
          <w:rFonts w:ascii="Times New Roman" w:hAnsi="Times New Roman" w:cs="Times New Roman"/>
          <w:sz w:val="24"/>
        </w:rPr>
        <w:t xml:space="preserve"> sub zero"), </w:t>
      </w:r>
      <w:r w:rsidRPr="009A3944">
        <w:rPr>
          <w:rFonts w:ascii="Courier New" w:hAnsi="Courier New" w:cs="Courier New"/>
        </w:rPr>
        <w:t>c[ 1 ]</w:t>
      </w:r>
      <w:r w:rsidRPr="009A3944">
        <w:rPr>
          <w:rFonts w:ascii="Times New Roman" w:hAnsi="Times New Roman" w:cs="Times New Roman"/>
          <w:sz w:val="24"/>
        </w:rPr>
        <w:t xml:space="preserve">, </w:t>
      </w:r>
      <w:r w:rsidRPr="009A3944">
        <w:rPr>
          <w:rFonts w:ascii="Courier New" w:hAnsi="Courier New" w:cs="Courier New"/>
        </w:rPr>
        <w:t>c[ 2 ]</w:t>
      </w:r>
      <w:r w:rsidRPr="009A3944">
        <w:rPr>
          <w:rFonts w:ascii="Times New Roman" w:hAnsi="Times New Roman" w:cs="Times New Roman"/>
          <w:sz w:val="24"/>
        </w:rPr>
        <w:t xml:space="preserve"> and so on. The highest subscript in array </w:t>
      </w:r>
      <w:r w:rsidRPr="009A3944">
        <w:rPr>
          <w:rFonts w:ascii="Courier New" w:hAnsi="Courier New" w:cs="Courier New"/>
        </w:rPr>
        <w:t>c</w:t>
      </w:r>
      <w:r w:rsidRPr="009A3944">
        <w:rPr>
          <w:rFonts w:ascii="Times New Roman" w:hAnsi="Times New Roman" w:cs="Times New Roman"/>
          <w:sz w:val="24"/>
        </w:rPr>
        <w:t xml:space="preserve"> is 11, which is 1 less than 12the number of elements in the array. Array names follow the same conventions as other variable names, i.e., they must be identifiers.</w:t>
      </w:r>
    </w:p>
    <w:p w:rsidR="00123397" w:rsidRPr="009A3944" w:rsidRDefault="00123397" w:rsidP="00123397">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A subscript must be an integer or integer expression (using any integral type). If a program uses an expression as a subscript, then the program evaluates the expression to determine the subscript. For example, if we assume that variable </w:t>
      </w:r>
      <w:r w:rsidRPr="009A3944">
        <w:rPr>
          <w:rFonts w:ascii="Courier New" w:hAnsi="Courier New" w:cs="Courier New"/>
        </w:rPr>
        <w:t>a</w:t>
      </w:r>
      <w:r w:rsidRPr="009A3944">
        <w:rPr>
          <w:rFonts w:ascii="Times New Roman" w:hAnsi="Times New Roman" w:cs="Times New Roman"/>
          <w:sz w:val="24"/>
        </w:rPr>
        <w:t xml:space="preserve"> is equal to </w:t>
      </w:r>
      <w:r w:rsidRPr="009A3944">
        <w:rPr>
          <w:rFonts w:ascii="Courier New" w:hAnsi="Courier New" w:cs="Courier New"/>
        </w:rPr>
        <w:t>5</w:t>
      </w:r>
      <w:r w:rsidRPr="009A3944">
        <w:rPr>
          <w:rFonts w:ascii="Times New Roman" w:hAnsi="Times New Roman" w:cs="Times New Roman"/>
          <w:sz w:val="24"/>
        </w:rPr>
        <w:t xml:space="preserve"> and that variable </w:t>
      </w:r>
      <w:r w:rsidRPr="009A3944">
        <w:rPr>
          <w:rFonts w:ascii="Courier New" w:hAnsi="Courier New" w:cs="Courier New"/>
        </w:rPr>
        <w:t>b</w:t>
      </w:r>
      <w:r w:rsidRPr="009A3944">
        <w:rPr>
          <w:rFonts w:ascii="Times New Roman" w:hAnsi="Times New Roman" w:cs="Times New Roman"/>
          <w:sz w:val="24"/>
        </w:rPr>
        <w:t xml:space="preserve"> is equal to </w:t>
      </w:r>
      <w:r w:rsidRPr="009A3944">
        <w:rPr>
          <w:rFonts w:ascii="Courier New" w:hAnsi="Courier New" w:cs="Courier New"/>
        </w:rPr>
        <w:t>6</w:t>
      </w:r>
      <w:r w:rsidRPr="009A3944">
        <w:rPr>
          <w:rFonts w:ascii="Times New Roman" w:hAnsi="Times New Roman" w:cs="Times New Roman"/>
          <w:sz w:val="24"/>
        </w:rPr>
        <w:t>, then the statement</w:t>
      </w:r>
    </w:p>
    <w:p w:rsidR="00123397" w:rsidRPr="009A3944" w:rsidRDefault="00123397" w:rsidP="00123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c[ a + b ] += 2;</w:t>
      </w:r>
    </w:p>
    <w:p w:rsidR="00123397" w:rsidRPr="009A3944" w:rsidRDefault="00123397" w:rsidP="00123397">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adds 2 to array element </w:t>
      </w:r>
      <w:r w:rsidRPr="009A3944">
        <w:rPr>
          <w:rFonts w:ascii="Courier New" w:hAnsi="Courier New" w:cs="Courier New"/>
        </w:rPr>
        <w:t>c[ 11 ]</w:t>
      </w:r>
      <w:r w:rsidRPr="009A3944">
        <w:rPr>
          <w:rFonts w:ascii="Times New Roman" w:hAnsi="Times New Roman" w:cs="Times New Roman"/>
          <w:sz w:val="24"/>
        </w:rPr>
        <w:t>. Note that a subscripted array name is an lvalueit can be used on the left side of an assignment, just as non-array variable names can.</w:t>
      </w:r>
    </w:p>
    <w:p w:rsidR="00123397" w:rsidRPr="009A3944" w:rsidRDefault="00123397" w:rsidP="00123397">
      <w:pPr>
        <w:pStyle w:val="Heading3"/>
      </w:pPr>
      <w:r w:rsidRPr="009A3944">
        <w:t>Declaring Arrays</w:t>
      </w:r>
    </w:p>
    <w:p w:rsidR="00123397" w:rsidRPr="009A3944" w:rsidRDefault="00123397" w:rsidP="00123397">
      <w:pPr>
        <w:pStyle w:val="doctext"/>
      </w:pPr>
      <w:r w:rsidRPr="009A3944">
        <w:t>Arrays occupy space in memory. The programmer specifies the type of the elements and the number of elements required by an array as follows:</w:t>
      </w:r>
    </w:p>
    <w:p w:rsidR="00123397" w:rsidRPr="009A3944" w:rsidRDefault="00123397" w:rsidP="00123397">
      <w:pPr>
        <w:pStyle w:val="doclist"/>
      </w:pPr>
      <w:r w:rsidRPr="009A3944">
        <w:rPr>
          <w:rStyle w:val="docemphasis"/>
        </w:rPr>
        <w:t>type arrayName</w:t>
      </w:r>
      <w:r w:rsidRPr="009A3944">
        <w:t xml:space="preserve"> [ </w:t>
      </w:r>
      <w:r w:rsidRPr="009A3944">
        <w:rPr>
          <w:rStyle w:val="docemphasis"/>
        </w:rPr>
        <w:t>arraySize</w:t>
      </w:r>
      <w:r w:rsidRPr="009A3944">
        <w:t xml:space="preserve"> ];</w:t>
      </w:r>
    </w:p>
    <w:p w:rsidR="00123397" w:rsidRPr="009A3944" w:rsidRDefault="00123397" w:rsidP="00123397">
      <w:pPr>
        <w:spacing w:before="100" w:beforeAutospacing="1" w:after="100" w:afterAutospacing="1"/>
        <w:rPr>
          <w:rFonts w:ascii="Times New Roman" w:hAnsi="Times New Roman" w:cs="Times New Roman"/>
          <w:sz w:val="24"/>
        </w:rPr>
      </w:pPr>
      <w:bookmarkStart w:id="467" w:name="idd1e79166"/>
      <w:bookmarkStart w:id="468" w:name="idd1e79160"/>
      <w:bookmarkStart w:id="469" w:name="idd1e79155"/>
      <w:bookmarkStart w:id="470" w:name="idd1e79152"/>
      <w:bookmarkStart w:id="471" w:name="idd1e79149"/>
      <w:bookmarkStart w:id="472" w:name="idd1e79146"/>
      <w:bookmarkStart w:id="473" w:name="idd1e79143"/>
      <w:bookmarkStart w:id="474" w:name="idd1e79140"/>
      <w:bookmarkStart w:id="475" w:name="idd1e79137"/>
      <w:bookmarkEnd w:id="467"/>
      <w:bookmarkEnd w:id="468"/>
      <w:bookmarkEnd w:id="469"/>
      <w:bookmarkEnd w:id="470"/>
      <w:bookmarkEnd w:id="471"/>
      <w:bookmarkEnd w:id="472"/>
      <w:bookmarkEnd w:id="473"/>
      <w:bookmarkEnd w:id="474"/>
      <w:bookmarkEnd w:id="475"/>
      <w:r w:rsidRPr="009A3944">
        <w:rPr>
          <w:rFonts w:ascii="Times New Roman" w:hAnsi="Times New Roman" w:cs="Times New Roman"/>
          <w:sz w:val="24"/>
        </w:rPr>
        <w:t xml:space="preserve">and the compiler reserves the appropriate amount of memory. The arraySize must be an integer constant greater than zero. For example, to tell the compiler to reserve 12 elements for integer array </w:t>
      </w:r>
      <w:r w:rsidRPr="009A3944">
        <w:rPr>
          <w:rFonts w:ascii="Courier New" w:hAnsi="Courier New" w:cs="Courier New"/>
        </w:rPr>
        <w:t>c</w:t>
      </w:r>
      <w:r w:rsidRPr="009A3944">
        <w:rPr>
          <w:rFonts w:ascii="Times New Roman" w:hAnsi="Times New Roman" w:cs="Times New Roman"/>
          <w:sz w:val="24"/>
        </w:rPr>
        <w:t>, use the declaration</w:t>
      </w:r>
    </w:p>
    <w:p w:rsidR="00123397" w:rsidRPr="009A3944" w:rsidRDefault="00123397" w:rsidP="00123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int c[ 12 ]; // c is an array of 12 integers</w:t>
      </w:r>
    </w:p>
    <w:p w:rsidR="00123397" w:rsidRPr="009A3944" w:rsidRDefault="00123397" w:rsidP="00123397">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Memory can be reserved for several arrays with a single declaration. The following declaration reserves 100 elements for the integer array </w:t>
      </w:r>
      <w:r w:rsidRPr="009A3944">
        <w:rPr>
          <w:rFonts w:ascii="Courier New" w:hAnsi="Courier New" w:cs="Courier New"/>
        </w:rPr>
        <w:t>b</w:t>
      </w:r>
      <w:r w:rsidRPr="009A3944">
        <w:rPr>
          <w:rFonts w:ascii="Times New Roman" w:hAnsi="Times New Roman" w:cs="Times New Roman"/>
          <w:sz w:val="24"/>
        </w:rPr>
        <w:t xml:space="preserve"> and 27 elements for the integer array </w:t>
      </w:r>
      <w:r w:rsidRPr="009A3944">
        <w:rPr>
          <w:rFonts w:ascii="Courier New" w:hAnsi="Courier New" w:cs="Courier New"/>
        </w:rPr>
        <w:t>x</w:t>
      </w:r>
      <w:r w:rsidRPr="009A3944">
        <w:rPr>
          <w:rFonts w:ascii="Times New Roman" w:hAnsi="Times New Roman" w:cs="Times New Roman"/>
          <w:sz w:val="24"/>
        </w:rPr>
        <w:t>.</w:t>
      </w:r>
    </w:p>
    <w:p w:rsidR="00123397" w:rsidRPr="009A3944" w:rsidRDefault="00123397" w:rsidP="00123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int b[ 100 ], // b is an array of 100 integers</w:t>
      </w:r>
    </w:p>
    <w:p w:rsidR="00123397" w:rsidRPr="009A3944" w:rsidRDefault="00123397" w:rsidP="00123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 xml:space="preserve">    x[ 27 ]; // x is an array of 27 integers</w:t>
      </w:r>
    </w:p>
    <w:p w:rsidR="00123397" w:rsidRPr="009A3944" w:rsidRDefault="00123397" w:rsidP="00123397"/>
    <w:p w:rsidR="00123397" w:rsidRPr="009A3944" w:rsidRDefault="00123397" w:rsidP="00123397">
      <w:pPr>
        <w:rPr>
          <w:rFonts w:ascii="Times New Roman" w:hAnsi="Times New Roman" w:cs="Times New Roman"/>
          <w:sz w:val="24"/>
        </w:rPr>
      </w:pPr>
      <w:r w:rsidRPr="009A3944">
        <w:rPr>
          <w:rFonts w:ascii="Times New Roman" w:hAnsi="Times New Roman" w:cs="Times New Roman"/>
          <w:sz w:val="24"/>
        </w:rPr>
        <w:t xml:space="preserve">Arrays can be declared to contain values of any non-reference data type. For example, an array of type </w:t>
      </w:r>
      <w:r w:rsidRPr="009A3944">
        <w:rPr>
          <w:rStyle w:val="HTMLTypewriter"/>
          <w:rFonts w:ascii="Times New Roman" w:eastAsiaTheme="minorHAnsi" w:hAnsi="Times New Roman" w:cs="Times New Roman"/>
          <w:sz w:val="24"/>
        </w:rPr>
        <w:t>char</w:t>
      </w:r>
      <w:r w:rsidRPr="009A3944">
        <w:rPr>
          <w:rFonts w:ascii="Times New Roman" w:hAnsi="Times New Roman" w:cs="Times New Roman"/>
          <w:sz w:val="24"/>
        </w:rPr>
        <w:t xml:space="preserve"> can be used to store a character string. Until now, we have used </w:t>
      </w:r>
      <w:r w:rsidRPr="009A3944">
        <w:rPr>
          <w:rStyle w:val="HTMLTypewriter"/>
          <w:rFonts w:ascii="Times New Roman" w:eastAsiaTheme="minorHAnsi" w:hAnsi="Times New Roman" w:cs="Times New Roman"/>
          <w:sz w:val="24"/>
        </w:rPr>
        <w:t>string</w:t>
      </w:r>
      <w:r w:rsidRPr="009A3944">
        <w:rPr>
          <w:rFonts w:ascii="Times New Roman" w:hAnsi="Times New Roman" w:cs="Times New Roman"/>
          <w:sz w:val="24"/>
        </w:rPr>
        <w:t xml:space="preserve"> objects to store character strings.</w:t>
      </w:r>
    </w:p>
    <w:p w:rsidR="000A54C7" w:rsidRPr="009A3944" w:rsidRDefault="000A54C7" w:rsidP="000A54C7">
      <w:pPr>
        <w:pStyle w:val="doctext"/>
        <w:spacing w:before="0" w:beforeAutospacing="0" w:after="0" w:afterAutospacing="0"/>
        <w:rPr>
          <w:i/>
        </w:rPr>
      </w:pPr>
    </w:p>
    <w:p w:rsidR="000A54C7" w:rsidRPr="009A3944" w:rsidRDefault="000A54C7" w:rsidP="000A54C7">
      <w:pPr>
        <w:pStyle w:val="doctext"/>
        <w:spacing w:before="0" w:beforeAutospacing="0" w:after="0" w:afterAutospacing="0"/>
        <w:rPr>
          <w:i/>
        </w:rPr>
      </w:pPr>
      <w:r w:rsidRPr="009A3944">
        <w:rPr>
          <w:i/>
        </w:rPr>
        <w:t>Refer to Pages 286-2</w:t>
      </w:r>
      <w:r w:rsidR="00E95A44" w:rsidRPr="009A3944">
        <w:rPr>
          <w:i/>
        </w:rPr>
        <w:t>9</w:t>
      </w:r>
      <w:r w:rsidRPr="009A3944">
        <w:rPr>
          <w:i/>
        </w:rPr>
        <w:t>9 in the textbook for the program</w:t>
      </w:r>
    </w:p>
    <w:p w:rsidR="00123397" w:rsidRPr="009A3944" w:rsidRDefault="00123397" w:rsidP="00123397">
      <w:pPr>
        <w:spacing w:before="100" w:beforeAutospacing="1" w:after="100" w:afterAutospacing="1"/>
        <w:outlineLvl w:val="2"/>
        <w:rPr>
          <w:rFonts w:ascii="Times New Roman" w:hAnsi="Times New Roman" w:cs="Times New Roman"/>
          <w:b/>
          <w:bCs w:val="0"/>
          <w:sz w:val="27"/>
          <w:szCs w:val="27"/>
        </w:rPr>
      </w:pPr>
      <w:r w:rsidRPr="009A3944">
        <w:rPr>
          <w:rFonts w:ascii="Times New Roman" w:hAnsi="Times New Roman" w:cs="Times New Roman"/>
          <w:b/>
          <w:sz w:val="27"/>
          <w:szCs w:val="27"/>
        </w:rPr>
        <w:t>Passing Arrays to Functions</w:t>
      </w:r>
    </w:p>
    <w:p w:rsidR="00123397" w:rsidRPr="009A3944" w:rsidRDefault="00123397" w:rsidP="00123397">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To pass an array argument to a function, specify the name of the array without any brackets. For example, if array </w:t>
      </w:r>
      <w:r w:rsidRPr="009A3944">
        <w:rPr>
          <w:rFonts w:ascii="Courier New" w:hAnsi="Courier New" w:cs="Courier New"/>
        </w:rPr>
        <w:t>hourlyTemperatures</w:t>
      </w:r>
      <w:r w:rsidRPr="009A3944">
        <w:rPr>
          <w:rFonts w:ascii="Times New Roman" w:hAnsi="Times New Roman" w:cs="Times New Roman"/>
          <w:sz w:val="24"/>
        </w:rPr>
        <w:t xml:space="preserve"> has been declared as</w:t>
      </w:r>
    </w:p>
    <w:p w:rsidR="00123397" w:rsidRPr="009A3944" w:rsidRDefault="00123397" w:rsidP="00123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int hourlyTemperatures[ 24 ];</w:t>
      </w:r>
    </w:p>
    <w:p w:rsidR="00123397" w:rsidRPr="009A3944" w:rsidRDefault="00123397" w:rsidP="00123397">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the function call</w:t>
      </w:r>
    </w:p>
    <w:p w:rsidR="00123397" w:rsidRPr="009A3944" w:rsidRDefault="00123397" w:rsidP="00123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modifyArray( hourlyTemperatures, 24 );</w:t>
      </w:r>
    </w:p>
    <w:p w:rsidR="00123397" w:rsidRPr="009A3944" w:rsidRDefault="00123397" w:rsidP="00123397">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passes array </w:t>
      </w:r>
      <w:r w:rsidRPr="009A3944">
        <w:rPr>
          <w:rFonts w:ascii="Courier New" w:hAnsi="Courier New" w:cs="Courier New"/>
        </w:rPr>
        <w:t>hourlyTemperatures</w:t>
      </w:r>
      <w:r w:rsidRPr="009A3944">
        <w:rPr>
          <w:rFonts w:ascii="Times New Roman" w:hAnsi="Times New Roman" w:cs="Times New Roman"/>
          <w:sz w:val="24"/>
        </w:rPr>
        <w:t xml:space="preserve"> and its size to function </w:t>
      </w:r>
      <w:r w:rsidRPr="009A3944">
        <w:rPr>
          <w:rFonts w:ascii="Courier New" w:hAnsi="Courier New" w:cs="Courier New"/>
        </w:rPr>
        <w:t>modifyArray</w:t>
      </w:r>
      <w:r w:rsidRPr="009A3944">
        <w:rPr>
          <w:rFonts w:ascii="Times New Roman" w:hAnsi="Times New Roman" w:cs="Times New Roman"/>
          <w:sz w:val="24"/>
        </w:rPr>
        <w:t xml:space="preserve">. When passing an array to a function, the array size is normally passed as well, so the function can process </w:t>
      </w:r>
      <w:bookmarkStart w:id="476" w:name="idd1e82736"/>
      <w:bookmarkStart w:id="477" w:name="idd1e82729"/>
      <w:bookmarkStart w:id="478" w:name="idd1e82726"/>
      <w:bookmarkStart w:id="479" w:name="idd1e82723"/>
      <w:bookmarkStart w:id="480" w:name="idd1e82720"/>
      <w:bookmarkStart w:id="481" w:name="idd1e82717"/>
      <w:bookmarkStart w:id="482" w:name="idd1e82714"/>
      <w:bookmarkStart w:id="483" w:name="idd1e82711"/>
      <w:bookmarkEnd w:id="476"/>
      <w:bookmarkEnd w:id="477"/>
      <w:bookmarkEnd w:id="478"/>
      <w:bookmarkEnd w:id="479"/>
      <w:bookmarkEnd w:id="480"/>
      <w:bookmarkEnd w:id="481"/>
      <w:bookmarkEnd w:id="482"/>
      <w:bookmarkEnd w:id="483"/>
      <w:r w:rsidRPr="009A3944">
        <w:rPr>
          <w:rFonts w:ascii="Times New Roman" w:hAnsi="Times New Roman" w:cs="Times New Roman"/>
          <w:sz w:val="24"/>
        </w:rPr>
        <w:t xml:space="preserve">the specific number of elements in the array. </w:t>
      </w:r>
    </w:p>
    <w:p w:rsidR="00123397" w:rsidRPr="009A3944" w:rsidRDefault="00123397" w:rsidP="00123397">
      <w:pPr>
        <w:pStyle w:val="doctext"/>
      </w:pPr>
      <w:r w:rsidRPr="009A3944">
        <w:t xml:space="preserve">C++ </w:t>
      </w:r>
      <w:bookmarkStart w:id="484" w:name="ch07term33"/>
      <w:bookmarkEnd w:id="484"/>
      <w:r w:rsidRPr="009A3944">
        <w:rPr>
          <w:rStyle w:val="docemphroman"/>
        </w:rPr>
        <w:t>passes arrays to functions</w:t>
      </w:r>
      <w:r w:rsidRPr="009A3944">
        <w:t xml:space="preserve"> by referencethe called functions can modify the element values in the callers' original arrays. The value of the name of the array is the address in the computer's memory of the first element of the array. Because the starting address of the array is passed, the called function knows precisely where the array is stored in memory. Therefore, when the called function modifies array elements in its function body, it is modifying the actual elements of the array in their original memory locations.</w:t>
      </w:r>
    </w:p>
    <w:p w:rsidR="00123397" w:rsidRPr="009A3944" w:rsidRDefault="00123397" w:rsidP="00123397">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Although entire arrays are </w:t>
      </w:r>
      <w:bookmarkStart w:id="485" w:name="ch07term32"/>
      <w:bookmarkEnd w:id="485"/>
      <w:r w:rsidRPr="009A3944">
        <w:rPr>
          <w:rFonts w:ascii="Times New Roman" w:hAnsi="Times New Roman" w:cs="Times New Roman"/>
          <w:sz w:val="24"/>
        </w:rPr>
        <w:t xml:space="preserve">passed by reference, individual array elements are passed by value exactly as simple variables are. Such simple single pieces of data are called </w:t>
      </w:r>
      <w:bookmarkStart w:id="486" w:name="ch07term39"/>
      <w:bookmarkEnd w:id="486"/>
      <w:r w:rsidRPr="009A3944">
        <w:rPr>
          <w:rFonts w:ascii="Times New Roman" w:hAnsi="Times New Roman" w:cs="Times New Roman"/>
          <w:b/>
          <w:sz w:val="24"/>
        </w:rPr>
        <w:t>scalars</w:t>
      </w:r>
      <w:r w:rsidRPr="009A3944">
        <w:rPr>
          <w:rFonts w:ascii="Times New Roman" w:hAnsi="Times New Roman" w:cs="Times New Roman"/>
          <w:sz w:val="24"/>
        </w:rPr>
        <w:t xml:space="preserve"> or </w:t>
      </w:r>
      <w:bookmarkStart w:id="487" w:name="ch07term40"/>
      <w:bookmarkEnd w:id="487"/>
      <w:r w:rsidRPr="009A3944">
        <w:rPr>
          <w:rFonts w:ascii="Times New Roman" w:hAnsi="Times New Roman" w:cs="Times New Roman"/>
          <w:b/>
          <w:sz w:val="24"/>
        </w:rPr>
        <w:t>scalar quantities</w:t>
      </w:r>
      <w:r w:rsidRPr="009A3944">
        <w:rPr>
          <w:rFonts w:ascii="Times New Roman" w:hAnsi="Times New Roman" w:cs="Times New Roman"/>
          <w:sz w:val="24"/>
        </w:rPr>
        <w:t xml:space="preserve">. To pass an element of an array to a function, use the subscripted name of the array element as an argument in the function call. </w:t>
      </w:r>
    </w:p>
    <w:p w:rsidR="00123397" w:rsidRPr="009A3944" w:rsidRDefault="00123397" w:rsidP="00123397">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For a function to receive an array through a function call, the function's parameter list must specify that the function expects to receive an array. For example, the function header for function </w:t>
      </w:r>
      <w:r w:rsidRPr="009A3944">
        <w:rPr>
          <w:rFonts w:ascii="Courier New" w:hAnsi="Courier New" w:cs="Courier New"/>
        </w:rPr>
        <w:t>modifyArray</w:t>
      </w:r>
      <w:r w:rsidRPr="009A3944">
        <w:rPr>
          <w:rFonts w:ascii="Times New Roman" w:hAnsi="Times New Roman" w:cs="Times New Roman"/>
          <w:sz w:val="24"/>
        </w:rPr>
        <w:t xml:space="preserve"> might be written as</w:t>
      </w:r>
    </w:p>
    <w:p w:rsidR="00123397" w:rsidRPr="009A3944" w:rsidRDefault="00123397" w:rsidP="00123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void modifyArray( int b[], int arraySize )</w:t>
      </w:r>
    </w:p>
    <w:p w:rsidR="00123397" w:rsidRPr="009A3944" w:rsidRDefault="00123397" w:rsidP="00123397">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indicating that </w:t>
      </w:r>
      <w:r w:rsidRPr="009A3944">
        <w:rPr>
          <w:rFonts w:ascii="Courier New" w:hAnsi="Courier New" w:cs="Courier New"/>
        </w:rPr>
        <w:t>modifyArray</w:t>
      </w:r>
      <w:r w:rsidRPr="009A3944">
        <w:rPr>
          <w:rFonts w:ascii="Times New Roman" w:hAnsi="Times New Roman" w:cs="Times New Roman"/>
          <w:sz w:val="24"/>
        </w:rPr>
        <w:t xml:space="preserve"> expects to receive the address of an array of integers in parameter </w:t>
      </w:r>
      <w:r w:rsidRPr="009A3944">
        <w:rPr>
          <w:rFonts w:ascii="Courier New" w:hAnsi="Courier New" w:cs="Courier New"/>
        </w:rPr>
        <w:t>b</w:t>
      </w:r>
      <w:r w:rsidRPr="009A3944">
        <w:rPr>
          <w:rFonts w:ascii="Times New Roman" w:hAnsi="Times New Roman" w:cs="Times New Roman"/>
          <w:sz w:val="24"/>
        </w:rPr>
        <w:t xml:space="preserve"> and the number of array elements in parameter </w:t>
      </w:r>
      <w:r w:rsidRPr="009A3944">
        <w:rPr>
          <w:rFonts w:ascii="Courier New" w:hAnsi="Courier New" w:cs="Courier New"/>
        </w:rPr>
        <w:t>arraySize</w:t>
      </w:r>
      <w:r w:rsidRPr="009A3944">
        <w:rPr>
          <w:rFonts w:ascii="Times New Roman" w:hAnsi="Times New Roman" w:cs="Times New Roman"/>
          <w:sz w:val="24"/>
        </w:rPr>
        <w:t xml:space="preserve">. The size of the array is not required between the array brackets. If it is included, the compiler ignores it. Because C++ passes arrays to functions by reference, when the called function uses the array name </w:t>
      </w:r>
      <w:r w:rsidRPr="009A3944">
        <w:rPr>
          <w:rFonts w:ascii="Courier New" w:hAnsi="Courier New" w:cs="Courier New"/>
        </w:rPr>
        <w:t>b</w:t>
      </w:r>
      <w:r w:rsidRPr="009A3944">
        <w:rPr>
          <w:rFonts w:ascii="Times New Roman" w:hAnsi="Times New Roman" w:cs="Times New Roman"/>
          <w:sz w:val="24"/>
        </w:rPr>
        <w:t xml:space="preserve">, it will in fact be referring to the actual array in the caller (i.e., array </w:t>
      </w:r>
      <w:r w:rsidRPr="009A3944">
        <w:rPr>
          <w:rFonts w:ascii="Courier New" w:hAnsi="Courier New" w:cs="Courier New"/>
        </w:rPr>
        <w:t>hourlyTemperatures</w:t>
      </w:r>
      <w:r w:rsidRPr="009A3944">
        <w:rPr>
          <w:rFonts w:ascii="Times New Roman" w:hAnsi="Times New Roman" w:cs="Times New Roman"/>
          <w:sz w:val="24"/>
        </w:rPr>
        <w:t xml:space="preserve"> discussed at the beginning of this section).</w:t>
      </w:r>
    </w:p>
    <w:p w:rsidR="00123397" w:rsidRPr="009A3944" w:rsidRDefault="00123397" w:rsidP="00123397">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Note the strange appearance of the function prototype for </w:t>
      </w:r>
      <w:r w:rsidRPr="009A3944">
        <w:rPr>
          <w:rFonts w:ascii="Courier New" w:hAnsi="Courier New" w:cs="Courier New"/>
        </w:rPr>
        <w:t>modifyArray</w:t>
      </w:r>
    </w:p>
    <w:p w:rsidR="00123397" w:rsidRPr="009A3944" w:rsidRDefault="00123397" w:rsidP="00123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void modifyArray( int [], int );</w:t>
      </w:r>
    </w:p>
    <w:p w:rsidR="00123397" w:rsidRPr="009A3944" w:rsidRDefault="00123397" w:rsidP="00123397">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This prototype could have been written</w:t>
      </w:r>
    </w:p>
    <w:p w:rsidR="00123397" w:rsidRPr="009A3944" w:rsidRDefault="00123397" w:rsidP="00123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void modifyArray( int anyArrayName[], int anyVariableName );</w:t>
      </w:r>
    </w:p>
    <w:p w:rsidR="00123397" w:rsidRPr="009A3944" w:rsidRDefault="00123397" w:rsidP="00123397">
      <w:pPr>
        <w:rPr>
          <w:rFonts w:ascii="Times New Roman" w:hAnsi="Times New Roman" w:cs="Times New Roman"/>
          <w:b/>
          <w:sz w:val="24"/>
        </w:rPr>
      </w:pPr>
    </w:p>
    <w:p w:rsidR="00F157AD" w:rsidRPr="009A3944" w:rsidRDefault="003F4A7B" w:rsidP="00123397">
      <w:pP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682816" behindDoc="0" locked="0" layoutInCell="1" allowOverlap="1">
                <wp:simplePos x="0" y="0"/>
                <wp:positionH relativeFrom="column">
                  <wp:posOffset>-19050</wp:posOffset>
                </wp:positionH>
                <wp:positionV relativeFrom="paragraph">
                  <wp:posOffset>64770</wp:posOffset>
                </wp:positionV>
                <wp:extent cx="5554345" cy="2895600"/>
                <wp:effectExtent l="9525" t="7620" r="8255" b="11430"/>
                <wp:wrapNone/>
                <wp:docPr id="33"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345" cy="2895600"/>
                        </a:xfrm>
                        <a:prstGeom prst="rect">
                          <a:avLst/>
                        </a:prstGeom>
                        <a:solidFill>
                          <a:schemeClr val="bg1">
                            <a:lumMod val="100000"/>
                            <a:lumOff val="0"/>
                          </a:schemeClr>
                        </a:solidFill>
                        <a:ln w="9525">
                          <a:solidFill>
                            <a:srgbClr val="000000"/>
                          </a:solidFill>
                          <a:miter lim="800000"/>
                          <a:headEnd/>
                          <a:tailEnd/>
                        </a:ln>
                      </wps:spPr>
                      <wps:txbx>
                        <w:txbxContent>
                          <w:p w:rsidR="009A3944" w:rsidRPr="009A3944" w:rsidRDefault="009A3944" w:rsidP="00510635">
                            <w:pPr>
                              <w:pStyle w:val="HTMLPreformatted"/>
                            </w:pPr>
                            <w:r w:rsidRPr="009A3944">
                              <w:t xml:space="preserve">Class Assignment 1: </w:t>
                            </w:r>
                          </w:p>
                          <w:p w:rsidR="009A3944" w:rsidRPr="009A3944" w:rsidRDefault="009A3944" w:rsidP="00510635">
                            <w:pPr>
                              <w:pStyle w:val="HTMLPreformatted"/>
                              <w:rPr>
                                <w:rFonts w:ascii="Times New Roman" w:hAnsi="Times New Roman" w:cs="Times New Roman"/>
                                <w:sz w:val="24"/>
                                <w:szCs w:val="24"/>
                              </w:rPr>
                            </w:pPr>
                            <w:r w:rsidRPr="009A3944">
                              <w:t>Modify the Bonus Problem by declaring an integer array named bonus containing 10 bonus elements and pass the array to the player class to calculate the total bonus the player has received. Display the collective bonus points and display the total score after adding the bonus points. Also calculate the average bonus points and display the results. Use appropriate function and variables when necessary.</w:t>
                            </w:r>
                          </w:p>
                          <w:p w:rsidR="009A3944" w:rsidRPr="009A3944" w:rsidRDefault="009A3944" w:rsidP="00510635">
                            <w:pPr>
                              <w:pStyle w:val="HTMLPreformatted"/>
                              <w:rPr>
                                <w:rFonts w:ascii="Times New Roman" w:hAnsi="Times New Roman" w:cs="Times New Roman"/>
                                <w:sz w:val="24"/>
                                <w:szCs w:val="24"/>
                              </w:rPr>
                            </w:pPr>
                            <w:r w:rsidRPr="009A3944">
                              <w:object w:dxaOrig="6282" w:dyaOrig="2090">
                                <v:shape id="_x0000_i1029" type="#_x0000_t75" style="width:314.25pt;height:105pt" o:ole="">
                                  <v:imagedata r:id="rId31" o:title=""/>
                                </v:shape>
                                <o:OLEObject Type="Embed" ProgID="Visio.Drawing.11" ShapeID="_x0000_i1029" DrawAspect="Content" ObjectID="_1463316810" r:id="rId35"/>
                              </w:object>
                            </w:r>
                          </w:p>
                          <w:p w:rsidR="009A3944" w:rsidRPr="009A3944" w:rsidRDefault="009A3944" w:rsidP="00510635">
                            <w:pPr>
                              <w:pStyle w:val="HTMLPreformatted"/>
                            </w:pPr>
                            <w:r w:rsidRPr="009A3944">
                              <w:t>Total Bonus collected is 59 points</w:t>
                            </w:r>
                          </w:p>
                          <w:p w:rsidR="009A3944" w:rsidRPr="009A3944" w:rsidRDefault="009A3944" w:rsidP="00510635">
                            <w:pPr>
                              <w:pStyle w:val="HTMLPreformatted"/>
                            </w:pPr>
                            <w:r w:rsidRPr="009A3944">
                              <w:t>Total score is 69 points</w:t>
                            </w:r>
                          </w:p>
                          <w:p w:rsidR="009A3944" w:rsidRDefault="009A3944" w:rsidP="00510635">
                            <w:pPr>
                              <w:pStyle w:val="HTMLPreformatted"/>
                            </w:pPr>
                            <w:r w:rsidRPr="009A3944">
                              <w:t>The average Bonus is 5.9 points</w:t>
                            </w:r>
                          </w:p>
                          <w:p w:rsidR="009A3944" w:rsidRPr="00D7556A" w:rsidRDefault="009A3944" w:rsidP="00510635">
                            <w:pPr>
                              <w:spacing w:after="150"/>
                              <w:ind w:firstLine="720"/>
                              <w:rPr>
                                <w:rStyle w:val="HTMLTypewriter"/>
                                <w:b/>
                                <w:highlight w:val="yellow"/>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6" o:spid="_x0000_s1045" type="#_x0000_t202" style="position:absolute;margin-left:-1.5pt;margin-top:5.1pt;width:437.35pt;height:22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" fillcolor="white [3212]">
                <v:textbox>
                  <w:txbxContent>
                    <w:p w:rsidR="009A3944" w:rsidRPr="009A3944" w:rsidRDefault="009A3944" w:rsidP="00510635">
                      <w:pPr>
                        <w:pStyle w:val="HTMLPreformatted"/>
                      </w:pPr>
                      <w:r w:rsidRPr="009A3944">
                        <w:t xml:space="preserve">Class Assignment 1: </w:t>
                      </w:r>
                    </w:p>
                    <w:p w:rsidR="009A3944" w:rsidRPr="009A3944" w:rsidRDefault="009A3944" w:rsidP="00510635">
                      <w:pPr>
                        <w:pStyle w:val="HTMLPreformatted"/>
                        <w:rPr>
                          <w:rFonts w:ascii="Times New Roman" w:hAnsi="Times New Roman" w:cs="Times New Roman"/>
                          <w:sz w:val="24"/>
                          <w:szCs w:val="24"/>
                        </w:rPr>
                      </w:pPr>
                      <w:r w:rsidRPr="009A3944">
                        <w:t>Modify the Bonus Problem by declaring an integer array named bonus containing 10 bonus elements and pass the array to the player class to calculate the total bonus the player has received. Display the collective bonus points and display the total score after adding the bonus points. Also calculate the average bonus points and display the results. Use appropriate function and variables when necessary.</w:t>
                      </w:r>
                    </w:p>
                    <w:p w:rsidR="009A3944" w:rsidRPr="009A3944" w:rsidRDefault="009A3944" w:rsidP="00510635">
                      <w:pPr>
                        <w:pStyle w:val="HTMLPreformatted"/>
                        <w:rPr>
                          <w:rFonts w:ascii="Times New Roman" w:hAnsi="Times New Roman" w:cs="Times New Roman"/>
                          <w:sz w:val="24"/>
                          <w:szCs w:val="24"/>
                        </w:rPr>
                      </w:pPr>
                      <w:r w:rsidRPr="009A3944">
                        <w:object w:dxaOrig="6282" w:dyaOrig="2090">
                          <v:shape id="_x0000_i1029" type="#_x0000_t75" style="width:314.25pt;height:105pt" o:ole="">
                            <v:imagedata r:id="rId31" o:title=""/>
                          </v:shape>
                          <o:OLEObject Type="Embed" ProgID="Visio.Drawing.11" ShapeID="_x0000_i1029" DrawAspect="Content" ObjectID="_1463316810" r:id="rId36"/>
                        </w:object>
                      </w:r>
                    </w:p>
                    <w:p w:rsidR="009A3944" w:rsidRPr="009A3944" w:rsidRDefault="009A3944" w:rsidP="00510635">
                      <w:pPr>
                        <w:pStyle w:val="HTMLPreformatted"/>
                      </w:pPr>
                      <w:r w:rsidRPr="009A3944">
                        <w:t>Total Bonus collected is 59 points</w:t>
                      </w:r>
                    </w:p>
                    <w:p w:rsidR="009A3944" w:rsidRPr="009A3944" w:rsidRDefault="009A3944" w:rsidP="00510635">
                      <w:pPr>
                        <w:pStyle w:val="HTMLPreformatted"/>
                      </w:pPr>
                      <w:r w:rsidRPr="009A3944">
                        <w:t>Total score is 69 points</w:t>
                      </w:r>
                    </w:p>
                    <w:p w:rsidR="009A3944" w:rsidRDefault="009A3944" w:rsidP="00510635">
                      <w:pPr>
                        <w:pStyle w:val="HTMLPreformatted"/>
                      </w:pPr>
                      <w:r w:rsidRPr="009A3944">
                        <w:t>The average Bonus is 5.9 points</w:t>
                      </w:r>
                    </w:p>
                    <w:p w:rsidR="009A3944" w:rsidRPr="00D7556A" w:rsidRDefault="009A3944" w:rsidP="00510635">
                      <w:pPr>
                        <w:spacing w:after="150"/>
                        <w:ind w:firstLine="720"/>
                        <w:rPr>
                          <w:rStyle w:val="HTMLTypewriter"/>
                          <w:b/>
                          <w:highlight w:val="yellow"/>
                        </w:rPr>
                      </w:pPr>
                    </w:p>
                  </w:txbxContent>
                </v:textbox>
              </v:shape>
            </w:pict>
          </mc:Fallback>
        </mc:AlternateContent>
      </w:r>
    </w:p>
    <w:p w:rsidR="00510635" w:rsidRPr="009A3944" w:rsidRDefault="00510635" w:rsidP="00123397">
      <w:pPr>
        <w:rPr>
          <w:rFonts w:ascii="Times New Roman" w:hAnsi="Times New Roman" w:cs="Times New Roman"/>
          <w:b/>
          <w:sz w:val="24"/>
        </w:rPr>
      </w:pPr>
    </w:p>
    <w:p w:rsidR="00510635" w:rsidRPr="009A3944" w:rsidRDefault="00510635" w:rsidP="00123397">
      <w:pPr>
        <w:rPr>
          <w:rFonts w:ascii="Times New Roman" w:hAnsi="Times New Roman" w:cs="Times New Roman"/>
          <w:b/>
          <w:sz w:val="24"/>
        </w:rPr>
      </w:pPr>
    </w:p>
    <w:p w:rsidR="00510635" w:rsidRPr="009A3944" w:rsidRDefault="00510635" w:rsidP="00123397">
      <w:pPr>
        <w:rPr>
          <w:rFonts w:ascii="Times New Roman" w:hAnsi="Times New Roman" w:cs="Times New Roman"/>
          <w:b/>
          <w:sz w:val="24"/>
        </w:rPr>
      </w:pPr>
    </w:p>
    <w:p w:rsidR="00510635" w:rsidRPr="009A3944" w:rsidRDefault="00510635" w:rsidP="00123397">
      <w:pPr>
        <w:rPr>
          <w:rFonts w:ascii="Times New Roman" w:hAnsi="Times New Roman" w:cs="Times New Roman"/>
          <w:b/>
          <w:sz w:val="24"/>
        </w:rPr>
      </w:pPr>
    </w:p>
    <w:p w:rsidR="00510635" w:rsidRPr="009A3944" w:rsidRDefault="00510635" w:rsidP="00123397">
      <w:pPr>
        <w:rPr>
          <w:rFonts w:ascii="Times New Roman" w:hAnsi="Times New Roman" w:cs="Times New Roman"/>
          <w:b/>
          <w:sz w:val="24"/>
        </w:rPr>
      </w:pPr>
    </w:p>
    <w:p w:rsidR="00510635" w:rsidRPr="009A3944" w:rsidRDefault="00510635" w:rsidP="00123397">
      <w:pPr>
        <w:rPr>
          <w:rFonts w:ascii="Times New Roman" w:hAnsi="Times New Roman" w:cs="Times New Roman"/>
          <w:b/>
          <w:sz w:val="24"/>
        </w:rPr>
      </w:pPr>
    </w:p>
    <w:p w:rsidR="00510635" w:rsidRPr="009A3944" w:rsidRDefault="00510635" w:rsidP="00123397">
      <w:pPr>
        <w:rPr>
          <w:rFonts w:ascii="Times New Roman" w:hAnsi="Times New Roman" w:cs="Times New Roman"/>
          <w:b/>
          <w:sz w:val="24"/>
        </w:rPr>
      </w:pPr>
    </w:p>
    <w:p w:rsidR="00510635" w:rsidRPr="009A3944" w:rsidRDefault="00510635" w:rsidP="00123397">
      <w:pPr>
        <w:rPr>
          <w:rFonts w:ascii="Times New Roman" w:hAnsi="Times New Roman" w:cs="Times New Roman"/>
          <w:b/>
          <w:sz w:val="24"/>
        </w:rPr>
      </w:pPr>
    </w:p>
    <w:p w:rsidR="00510635" w:rsidRPr="009A3944" w:rsidRDefault="00510635" w:rsidP="00123397">
      <w:pPr>
        <w:rPr>
          <w:rFonts w:ascii="Times New Roman" w:hAnsi="Times New Roman" w:cs="Times New Roman"/>
          <w:b/>
          <w:sz w:val="24"/>
        </w:rPr>
      </w:pPr>
    </w:p>
    <w:p w:rsidR="00510635" w:rsidRPr="009A3944" w:rsidRDefault="00510635" w:rsidP="00123397">
      <w:pPr>
        <w:rPr>
          <w:rFonts w:ascii="Times New Roman" w:hAnsi="Times New Roman" w:cs="Times New Roman"/>
          <w:b/>
          <w:sz w:val="24"/>
        </w:rPr>
      </w:pPr>
    </w:p>
    <w:p w:rsidR="00510635" w:rsidRPr="009A3944" w:rsidRDefault="00510635" w:rsidP="00123397">
      <w:pPr>
        <w:rPr>
          <w:rFonts w:ascii="Times New Roman" w:hAnsi="Times New Roman" w:cs="Times New Roman"/>
          <w:b/>
          <w:sz w:val="24"/>
        </w:rPr>
      </w:pPr>
    </w:p>
    <w:p w:rsidR="00510635" w:rsidRPr="009A3944" w:rsidRDefault="00510635" w:rsidP="00123397">
      <w:pPr>
        <w:rPr>
          <w:rFonts w:ascii="Times New Roman" w:hAnsi="Times New Roman" w:cs="Times New Roman"/>
          <w:b/>
          <w:sz w:val="24"/>
        </w:rPr>
      </w:pPr>
    </w:p>
    <w:p w:rsidR="00510635" w:rsidRPr="009A3944" w:rsidRDefault="00510635" w:rsidP="00123397">
      <w:pPr>
        <w:rPr>
          <w:rFonts w:ascii="Times New Roman" w:hAnsi="Times New Roman" w:cs="Times New Roman"/>
          <w:b/>
          <w:sz w:val="24"/>
        </w:rPr>
      </w:pPr>
    </w:p>
    <w:p w:rsidR="00510635" w:rsidRPr="009A3944" w:rsidRDefault="00510635" w:rsidP="00123397">
      <w:pPr>
        <w:rPr>
          <w:rFonts w:ascii="Times New Roman" w:hAnsi="Times New Roman" w:cs="Times New Roman"/>
          <w:b/>
          <w:sz w:val="24"/>
        </w:rPr>
      </w:pPr>
    </w:p>
    <w:p w:rsidR="00510635" w:rsidRPr="009A3944" w:rsidRDefault="00510635" w:rsidP="00123397">
      <w:pPr>
        <w:rPr>
          <w:rFonts w:ascii="Times New Roman" w:hAnsi="Times New Roman" w:cs="Times New Roman"/>
          <w:b/>
          <w:sz w:val="24"/>
        </w:rPr>
      </w:pPr>
    </w:p>
    <w:p w:rsidR="00510635" w:rsidRPr="009A3944" w:rsidRDefault="00510635" w:rsidP="00123397">
      <w:pPr>
        <w:rPr>
          <w:rFonts w:ascii="Times New Roman" w:hAnsi="Times New Roman" w:cs="Times New Roman"/>
          <w:b/>
          <w:sz w:val="24"/>
        </w:rPr>
      </w:pPr>
    </w:p>
    <w:p w:rsidR="00510635" w:rsidRPr="009A3944" w:rsidRDefault="00510635" w:rsidP="00123397">
      <w:pPr>
        <w:rPr>
          <w:rFonts w:ascii="Times New Roman" w:hAnsi="Times New Roman" w:cs="Times New Roman"/>
          <w:b/>
          <w:sz w:val="24"/>
        </w:rPr>
      </w:pPr>
    </w:p>
    <w:p w:rsidR="00123397" w:rsidRPr="009A3944" w:rsidRDefault="00123397" w:rsidP="00123397">
      <w:pPr>
        <w:rPr>
          <w:rFonts w:ascii="Times New Roman" w:hAnsi="Times New Roman" w:cs="Times New Roman"/>
          <w:b/>
          <w:sz w:val="24"/>
        </w:rPr>
      </w:pPr>
      <w:r w:rsidRPr="009A3944">
        <w:rPr>
          <w:rFonts w:ascii="Times New Roman" w:hAnsi="Times New Roman" w:cs="Times New Roman"/>
          <w:b/>
          <w:sz w:val="24"/>
        </w:rPr>
        <w:t>Constant Keyword</w:t>
      </w:r>
    </w:p>
    <w:p w:rsidR="00123397" w:rsidRPr="009A3944" w:rsidRDefault="00123397" w:rsidP="00123397">
      <w:pPr>
        <w:pStyle w:val="doctext"/>
      </w:pPr>
      <w:bookmarkStart w:id="488" w:name="idd1e83259"/>
      <w:bookmarkEnd w:id="488"/>
      <w:r w:rsidRPr="009A3944">
        <w:t xml:space="preserve">There may be situations in your programs in which a function should not be allowed to modify array elements. C++ provides the type qualifier </w:t>
      </w:r>
      <w:r w:rsidRPr="009A3944">
        <w:rPr>
          <w:rStyle w:val="HTMLTypewriter"/>
        </w:rPr>
        <w:t>const</w:t>
      </w:r>
      <w:r w:rsidRPr="009A3944">
        <w:t xml:space="preserve"> that can be used to prevent modification of array values in the caller by code in a called function. When a function specifies an array parameter that is preceded by the </w:t>
      </w:r>
      <w:r w:rsidRPr="009A3944">
        <w:rPr>
          <w:rStyle w:val="HTMLTypewriter"/>
        </w:rPr>
        <w:t>const</w:t>
      </w:r>
      <w:r w:rsidRPr="009A3944">
        <w:t xml:space="preserve"> qualifier, the elements of the array become constant in the function body, and any attempt to modify an element of the array in the function body results in a compilation error. This enables the programmer to prevent accidental modification of array elements in the function's body.</w:t>
      </w:r>
    </w:p>
    <w:p w:rsidR="00123397" w:rsidRPr="009A3944" w:rsidRDefault="007A1AB8" w:rsidP="00123397">
      <w:pPr>
        <w:pStyle w:val="doctext"/>
      </w:pPr>
      <w:r w:rsidRPr="009A3944">
        <w:rPr>
          <w:i/>
        </w:rPr>
        <w:t>Figure 7.14</w:t>
      </w:r>
      <w:r w:rsidR="00123397" w:rsidRPr="009A3944">
        <w:t xml:space="preserve"> demonstrates the </w:t>
      </w:r>
      <w:r w:rsidR="00123397" w:rsidRPr="009A3944">
        <w:rPr>
          <w:rStyle w:val="HTMLTypewriter"/>
        </w:rPr>
        <w:t>const</w:t>
      </w:r>
      <w:r w:rsidR="00123397" w:rsidRPr="009A3944">
        <w:t xml:space="preserve"> qualifier. Function </w:t>
      </w:r>
      <w:r w:rsidR="00123397" w:rsidRPr="009A3944">
        <w:rPr>
          <w:rStyle w:val="HTMLTypewriter"/>
        </w:rPr>
        <w:t>tryToModifyArray</w:t>
      </w:r>
      <w:r w:rsidR="00123397" w:rsidRPr="009A3944">
        <w:t xml:space="preserve"> is defined with parameter </w:t>
      </w:r>
      <w:r w:rsidR="00123397" w:rsidRPr="009A3944">
        <w:rPr>
          <w:rStyle w:val="HTMLTypewriter"/>
        </w:rPr>
        <w:t>const int b[]</w:t>
      </w:r>
      <w:r w:rsidR="00123397" w:rsidRPr="009A3944">
        <w:t xml:space="preserve">, which specifies that array </w:t>
      </w:r>
      <w:r w:rsidR="00123397" w:rsidRPr="009A3944">
        <w:rPr>
          <w:rStyle w:val="HTMLTypewriter"/>
        </w:rPr>
        <w:t>b</w:t>
      </w:r>
      <w:r w:rsidR="00123397" w:rsidRPr="009A3944">
        <w:t xml:space="preserve"> is constant and cannot be modified. Each of the three attempts by the function to modify array </w:t>
      </w:r>
      <w:r w:rsidR="00123397" w:rsidRPr="009A3944">
        <w:rPr>
          <w:rStyle w:val="HTMLTypewriter"/>
        </w:rPr>
        <w:t>b</w:t>
      </w:r>
      <w:r w:rsidR="00123397" w:rsidRPr="009A3944">
        <w:t>'s elements results in a compilation error. The Microsoft Visual C++.NET compiler, for example, produces the error "</w:t>
      </w:r>
      <w:r w:rsidR="00123397" w:rsidRPr="009A3944">
        <w:rPr>
          <w:rStyle w:val="HTMLTypewriter"/>
        </w:rPr>
        <w:t>l-value specifies const object</w:t>
      </w:r>
      <w:r w:rsidR="00123397" w:rsidRPr="009A3944">
        <w:t>." [</w:t>
      </w:r>
      <w:r w:rsidR="00123397" w:rsidRPr="009A3944">
        <w:rPr>
          <w:rStyle w:val="docemphasis"/>
        </w:rPr>
        <w:t>Note:</w:t>
      </w:r>
      <w:r w:rsidR="00123397" w:rsidRPr="009A3944">
        <w:t xml:space="preserve"> The C++ standard defines an "object" as any "region of storage," thus including variables or array elements of fundamental data types as well as instances of classes (what we've been </w:t>
      </w:r>
      <w:bookmarkStart w:id="489" w:name="idd1e83303"/>
      <w:bookmarkStart w:id="490" w:name="idd1e83298"/>
      <w:bookmarkEnd w:id="489"/>
      <w:bookmarkEnd w:id="490"/>
      <w:r w:rsidR="00123397" w:rsidRPr="009A3944">
        <w:t xml:space="preserve">calling objects).] This message indicates that using a </w:t>
      </w:r>
      <w:r w:rsidR="00123397" w:rsidRPr="009A3944">
        <w:rPr>
          <w:rStyle w:val="HTMLTypewriter"/>
        </w:rPr>
        <w:t>const</w:t>
      </w:r>
      <w:r w:rsidR="00123397" w:rsidRPr="009A3944">
        <w:t xml:space="preserve"> object (e.g., </w:t>
      </w:r>
      <w:r w:rsidR="00123397" w:rsidRPr="009A3944">
        <w:rPr>
          <w:rStyle w:val="HTMLTypewriter"/>
        </w:rPr>
        <w:t>b[ 0 ]</w:t>
      </w:r>
      <w:r w:rsidR="00123397" w:rsidRPr="009A3944">
        <w:t xml:space="preserve">) as an </w:t>
      </w:r>
      <w:r w:rsidR="00123397" w:rsidRPr="009A3944">
        <w:rPr>
          <w:rStyle w:val="docemphasis"/>
        </w:rPr>
        <w:t>lvalue</w:t>
      </w:r>
      <w:r w:rsidR="00123397" w:rsidRPr="009A3944">
        <w:t xml:space="preserve"> is an error you cannot assign a new value to a </w:t>
      </w:r>
      <w:r w:rsidR="00123397" w:rsidRPr="009A3944">
        <w:rPr>
          <w:rStyle w:val="HTMLTypewriter"/>
        </w:rPr>
        <w:t>const</w:t>
      </w:r>
      <w:r w:rsidR="00123397" w:rsidRPr="009A3944">
        <w:t xml:space="preserve"> object by placing it on the left of an assignment operator. Note that compiler error messages vary between compilers.</w:t>
      </w:r>
    </w:p>
    <w:p w:rsidR="001227A3" w:rsidRPr="009A3944" w:rsidRDefault="001227A3" w:rsidP="00123397">
      <w:pPr>
        <w:pStyle w:val="Heading3"/>
        <w:rPr>
          <w:szCs w:val="24"/>
        </w:rPr>
      </w:pPr>
    </w:p>
    <w:p w:rsidR="00123397" w:rsidRPr="009A3944" w:rsidRDefault="00123397" w:rsidP="00123397">
      <w:pPr>
        <w:pStyle w:val="Heading3"/>
        <w:rPr>
          <w:rFonts w:ascii="Times New Roman" w:hAnsi="Times New Roman" w:cs="Times New Roman"/>
          <w:szCs w:val="24"/>
        </w:rPr>
      </w:pPr>
      <w:r w:rsidRPr="009A3944">
        <w:rPr>
          <w:rFonts w:ascii="Times New Roman" w:hAnsi="Times New Roman" w:cs="Times New Roman"/>
          <w:szCs w:val="24"/>
        </w:rPr>
        <w:t>7.6. Case Study: Class GradeBook Using an Array to Store Grades</w:t>
      </w:r>
    </w:p>
    <w:p w:rsidR="00123397" w:rsidRPr="009A3944" w:rsidRDefault="00123397" w:rsidP="00123397">
      <w:pPr>
        <w:pStyle w:val="Heading3"/>
        <w:rPr>
          <w:rFonts w:ascii="Times New Roman" w:hAnsi="Times New Roman" w:cs="Times New Roman"/>
          <w:szCs w:val="24"/>
        </w:rPr>
      </w:pPr>
      <w:r w:rsidRPr="009A3944">
        <w:rPr>
          <w:rFonts w:ascii="Times New Roman" w:hAnsi="Times New Roman" w:cs="Times New Roman"/>
          <w:szCs w:val="24"/>
        </w:rPr>
        <w:t>Searching Arrays with Linear Search</w:t>
      </w:r>
    </w:p>
    <w:p w:rsidR="007A1AB8" w:rsidRPr="009A3944" w:rsidRDefault="007A1AB8" w:rsidP="007A1AB8">
      <w:pPr>
        <w:pStyle w:val="doctext"/>
        <w:spacing w:before="0" w:beforeAutospacing="0" w:after="0" w:afterAutospacing="0"/>
        <w:rPr>
          <w:i/>
        </w:rPr>
      </w:pPr>
      <w:bookmarkStart w:id="491" w:name="idd1e84733"/>
      <w:bookmarkStart w:id="492" w:name="idd1e84730"/>
      <w:bookmarkStart w:id="493" w:name="idd1e84727"/>
      <w:bookmarkStart w:id="494" w:name="idd1e84724"/>
      <w:bookmarkStart w:id="495" w:name="idd1e84719"/>
      <w:bookmarkStart w:id="496" w:name="idd1e84716"/>
      <w:bookmarkEnd w:id="491"/>
      <w:bookmarkEnd w:id="492"/>
      <w:bookmarkEnd w:id="493"/>
      <w:bookmarkEnd w:id="494"/>
      <w:bookmarkEnd w:id="495"/>
      <w:bookmarkEnd w:id="496"/>
    </w:p>
    <w:p w:rsidR="007A1AB8" w:rsidRPr="009A3944" w:rsidRDefault="007A1AB8" w:rsidP="007A1AB8">
      <w:pPr>
        <w:pStyle w:val="doctext"/>
        <w:spacing w:before="0" w:beforeAutospacing="0" w:after="0" w:afterAutospacing="0"/>
        <w:rPr>
          <w:i/>
        </w:rPr>
      </w:pPr>
      <w:r w:rsidRPr="009A3944">
        <w:rPr>
          <w:i/>
        </w:rPr>
        <w:t>Refer to Pages 304-309 in the textbook for the program</w:t>
      </w:r>
    </w:p>
    <w:p w:rsidR="00241D2A" w:rsidRPr="009A3944" w:rsidRDefault="00241D2A" w:rsidP="00241D2A">
      <w:pPr>
        <w:pStyle w:val="Heading3"/>
        <w:rPr>
          <w:szCs w:val="24"/>
        </w:rPr>
      </w:pPr>
    </w:p>
    <w:p w:rsidR="00241D2A" w:rsidRPr="009A3944" w:rsidRDefault="00241D2A" w:rsidP="00241D2A">
      <w:pPr>
        <w:pStyle w:val="Heading3"/>
        <w:rPr>
          <w:rFonts w:ascii="Times New Roman" w:hAnsi="Times New Roman" w:cs="Times New Roman"/>
          <w:szCs w:val="24"/>
        </w:rPr>
      </w:pPr>
      <w:r w:rsidRPr="009A3944">
        <w:rPr>
          <w:rFonts w:ascii="Times New Roman" w:hAnsi="Times New Roman" w:cs="Times New Roman"/>
          <w:szCs w:val="24"/>
        </w:rPr>
        <w:t>Searching Arrays with Linear Search</w:t>
      </w:r>
    </w:p>
    <w:p w:rsidR="00123397" w:rsidRPr="009A3944" w:rsidRDefault="00123397" w:rsidP="00123397">
      <w:pPr>
        <w:pStyle w:val="doctext"/>
      </w:pPr>
      <w:r w:rsidRPr="009A3944">
        <w:t xml:space="preserve">Often a programmer will be working with large amounts of data stored in arrays. It may be necessary to determine whether an array contains a value that matches a certain </w:t>
      </w:r>
      <w:bookmarkStart w:id="497" w:name="ch07term21"/>
      <w:bookmarkEnd w:id="497"/>
      <w:r w:rsidRPr="009A3944">
        <w:rPr>
          <w:b/>
          <w:bCs/>
        </w:rPr>
        <w:t>key value</w:t>
      </w:r>
      <w:r w:rsidRPr="009A3944">
        <w:t xml:space="preserve">. The process of finding a particular element of an array is called </w:t>
      </w:r>
      <w:bookmarkStart w:id="498" w:name="ch07term41"/>
      <w:bookmarkEnd w:id="498"/>
      <w:r w:rsidRPr="009A3944">
        <w:rPr>
          <w:b/>
          <w:bCs/>
        </w:rPr>
        <w:t>searching</w:t>
      </w:r>
      <w:r w:rsidRPr="009A3944">
        <w:t xml:space="preserve">. In this section we discuss the simple linear search. Exercise 7.33 at the end of this chapter asks you to implement a recursive version of the linear search. </w:t>
      </w:r>
    </w:p>
    <w:p w:rsidR="00123397" w:rsidRPr="009A3944" w:rsidRDefault="00123397" w:rsidP="00123397">
      <w:pPr>
        <w:pStyle w:val="Heading3"/>
        <w:rPr>
          <w:rFonts w:ascii="Times New Roman" w:hAnsi="Times New Roman" w:cs="Times New Roman"/>
          <w:szCs w:val="24"/>
        </w:rPr>
      </w:pPr>
      <w:bookmarkStart w:id="499" w:name="ch07lev2sec12"/>
      <w:bookmarkEnd w:id="499"/>
      <w:r w:rsidRPr="009A3944">
        <w:rPr>
          <w:rFonts w:ascii="Times New Roman" w:hAnsi="Times New Roman" w:cs="Times New Roman"/>
          <w:szCs w:val="24"/>
        </w:rPr>
        <w:t>Linear Search</w:t>
      </w:r>
    </w:p>
    <w:p w:rsidR="00123397" w:rsidRPr="009A3944" w:rsidRDefault="00123397" w:rsidP="00123397">
      <w:pPr>
        <w:pStyle w:val="doctext"/>
      </w:pPr>
      <w:r w:rsidRPr="009A3944">
        <w:t xml:space="preserve">The </w:t>
      </w:r>
      <w:bookmarkStart w:id="500" w:name="ch07term22"/>
      <w:bookmarkEnd w:id="500"/>
      <w:r w:rsidRPr="009A3944">
        <w:rPr>
          <w:b/>
          <w:bCs/>
        </w:rPr>
        <w:t>linear search</w:t>
      </w:r>
      <w:r w:rsidRPr="009A3944">
        <w:t xml:space="preserve"> (Fig. 7.19) compares each element of an array with a </w:t>
      </w:r>
      <w:bookmarkStart w:id="501" w:name="ch07term42"/>
      <w:bookmarkEnd w:id="501"/>
      <w:r w:rsidRPr="009A3944">
        <w:rPr>
          <w:b/>
          <w:bCs/>
        </w:rPr>
        <w:t>search key</w:t>
      </w:r>
      <w:r w:rsidRPr="009A3944">
        <w:t>. Because the array is not in any particular order, it is just as likely that the value will be found in the first element as the last. On average, therefore, the program must compare the search key with half the elements of the array. To determine that a value is not in the array, the program must compare the search key to every element in the array.</w:t>
      </w:r>
    </w:p>
    <w:p w:rsidR="00123397" w:rsidRPr="009A3944" w:rsidRDefault="00123397" w:rsidP="00123397">
      <w:pPr>
        <w:pStyle w:val="doctext"/>
      </w:pPr>
      <w:r w:rsidRPr="009A3944">
        <w:t>The linear searching method works well for small arrays or for unsorted arrays (i.e., arrays whose elements are in no particular order). However, for large arrays, linear searching is inefficient. If the array is sorted (e.g., its elements are in ascending order), you can use the high-speed binary search technique that you will learn about in Searching and Sorting.</w:t>
      </w:r>
    </w:p>
    <w:p w:rsidR="00110437" w:rsidRPr="009A3944" w:rsidRDefault="00110437" w:rsidP="00110437">
      <w:pPr>
        <w:pStyle w:val="doctext"/>
        <w:spacing w:before="0" w:beforeAutospacing="0" w:after="0" w:afterAutospacing="0"/>
        <w:rPr>
          <w:i/>
        </w:rPr>
      </w:pPr>
      <w:r w:rsidRPr="009A3944">
        <w:rPr>
          <w:i/>
        </w:rPr>
        <w:t>Refer to Pages 310-311 in the textbook for the program</w:t>
      </w:r>
    </w:p>
    <w:p w:rsidR="00110437" w:rsidRPr="009A3944" w:rsidRDefault="003F4A7B" w:rsidP="00123397">
      <w:pPr>
        <w:rPr>
          <w:rFonts w:ascii="Courier New" w:hAnsi="Courier New" w:cs="Courier New"/>
          <w:sz w:val="24"/>
        </w:rPr>
      </w:pPr>
      <w:r>
        <w:rPr>
          <w:rFonts w:ascii="Times New Roman" w:hAnsi="Times New Roman" w:cs="Times New Roman"/>
          <w:noProof/>
        </w:rPr>
        <mc:AlternateContent>
          <mc:Choice Requires="wps">
            <w:drawing>
              <wp:anchor distT="0" distB="0" distL="114300" distR="114300" simplePos="0" relativeHeight="251683840" behindDoc="0" locked="0" layoutInCell="1" allowOverlap="1">
                <wp:simplePos x="0" y="0"/>
                <wp:positionH relativeFrom="column">
                  <wp:posOffset>9525</wp:posOffset>
                </wp:positionH>
                <wp:positionV relativeFrom="paragraph">
                  <wp:posOffset>125730</wp:posOffset>
                </wp:positionV>
                <wp:extent cx="5554345" cy="809625"/>
                <wp:effectExtent l="9525" t="11430" r="8255" b="7620"/>
                <wp:wrapNone/>
                <wp:docPr id="3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345" cy="809625"/>
                        </a:xfrm>
                        <a:prstGeom prst="rect">
                          <a:avLst/>
                        </a:prstGeom>
                        <a:solidFill>
                          <a:schemeClr val="bg1">
                            <a:lumMod val="100000"/>
                            <a:lumOff val="0"/>
                          </a:schemeClr>
                        </a:solidFill>
                        <a:ln w="9525">
                          <a:solidFill>
                            <a:srgbClr val="000000"/>
                          </a:solidFill>
                          <a:miter lim="800000"/>
                          <a:headEnd/>
                          <a:tailEnd/>
                        </a:ln>
                      </wps:spPr>
                      <wps:txbx>
                        <w:txbxContent>
                          <w:p w:rsidR="009A3944" w:rsidRPr="009A3944" w:rsidRDefault="009A3944" w:rsidP="00510635">
                            <w:pPr>
                              <w:rPr>
                                <w:rFonts w:ascii="Courier New" w:hAnsi="Courier New" w:cs="Courier New"/>
                              </w:rPr>
                            </w:pPr>
                            <w:r w:rsidRPr="009A3944">
                              <w:rPr>
                                <w:rFonts w:ascii="Courier New" w:hAnsi="Courier New" w:cs="Courier New"/>
                              </w:rPr>
                              <w:t>Class Assignment 2</w:t>
                            </w:r>
                          </w:p>
                          <w:p w:rsidR="009A3944" w:rsidRPr="000B4F5E" w:rsidRDefault="009A3944" w:rsidP="00510635">
                            <w:pPr>
                              <w:pStyle w:val="doctext"/>
                              <w:rPr>
                                <w:rFonts w:ascii="Courier New" w:hAnsi="Courier New" w:cs="Courier New"/>
                                <w:sz w:val="22"/>
                                <w:szCs w:val="22"/>
                              </w:rPr>
                            </w:pPr>
                            <w:r w:rsidRPr="009A3944">
                              <w:rPr>
                                <w:rFonts w:ascii="Courier New" w:hAnsi="Courier New" w:cs="Courier New"/>
                                <w:sz w:val="22"/>
                                <w:szCs w:val="22"/>
                              </w:rPr>
                              <w:t xml:space="preserve">Refer to page 343 in the text book and follow instructions to complete exercise </w:t>
                            </w:r>
                            <w:r w:rsidRPr="009A3944">
                              <w:rPr>
                                <w:rFonts w:ascii="Courier New" w:hAnsi="Courier New" w:cs="Courier New"/>
                                <w:sz w:val="20"/>
                                <w:szCs w:val="20"/>
                              </w:rPr>
                              <w:t>7.33</w:t>
                            </w:r>
                          </w:p>
                          <w:p w:rsidR="009A3944" w:rsidRPr="00D7556A" w:rsidRDefault="009A3944" w:rsidP="00510635">
                            <w:pPr>
                              <w:spacing w:after="150"/>
                              <w:ind w:firstLine="720"/>
                              <w:rPr>
                                <w:rStyle w:val="HTMLTypewriter"/>
                                <w:b/>
                                <w:highlight w:val="yellow"/>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46" type="#_x0000_t202" style="position:absolute;margin-left:.75pt;margin-top:9.9pt;width:437.35pt;height:63.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" fillcolor="white [3212]">
                <v:textbox>
                  <w:txbxContent>
                    <w:p w:rsidR="009A3944" w:rsidRPr="009A3944" w:rsidRDefault="009A3944" w:rsidP="00510635">
                      <w:pPr>
                        <w:rPr>
                          <w:rFonts w:ascii="Courier New" w:hAnsi="Courier New" w:cs="Courier New"/>
                        </w:rPr>
                      </w:pPr>
                      <w:r w:rsidRPr="009A3944">
                        <w:rPr>
                          <w:rFonts w:ascii="Courier New" w:hAnsi="Courier New" w:cs="Courier New"/>
                        </w:rPr>
                        <w:t>Class Assignment 2</w:t>
                      </w:r>
                    </w:p>
                    <w:p w:rsidR="009A3944" w:rsidRPr="000B4F5E" w:rsidRDefault="009A3944" w:rsidP="00510635">
                      <w:pPr>
                        <w:pStyle w:val="doctext"/>
                        <w:rPr>
                          <w:rFonts w:ascii="Courier New" w:hAnsi="Courier New" w:cs="Courier New"/>
                          <w:sz w:val="22"/>
                          <w:szCs w:val="22"/>
                        </w:rPr>
                      </w:pPr>
                      <w:r w:rsidRPr="009A3944">
                        <w:rPr>
                          <w:rFonts w:ascii="Courier New" w:hAnsi="Courier New" w:cs="Courier New"/>
                          <w:sz w:val="22"/>
                          <w:szCs w:val="22"/>
                        </w:rPr>
                        <w:t xml:space="preserve">Refer to page 343 in the text book and follow instructions to complete exercise </w:t>
                      </w:r>
                      <w:r w:rsidRPr="009A3944">
                        <w:rPr>
                          <w:rFonts w:ascii="Courier New" w:hAnsi="Courier New" w:cs="Courier New"/>
                          <w:sz w:val="20"/>
                          <w:szCs w:val="20"/>
                        </w:rPr>
                        <w:t>7.33</w:t>
                      </w:r>
                    </w:p>
                    <w:p w:rsidR="009A3944" w:rsidRPr="00D7556A" w:rsidRDefault="009A3944" w:rsidP="00510635">
                      <w:pPr>
                        <w:spacing w:after="150"/>
                        <w:ind w:firstLine="720"/>
                        <w:rPr>
                          <w:rStyle w:val="HTMLTypewriter"/>
                          <w:b/>
                          <w:highlight w:val="yellow"/>
                        </w:rPr>
                      </w:pPr>
                    </w:p>
                  </w:txbxContent>
                </v:textbox>
              </v:shape>
            </w:pict>
          </mc:Fallback>
        </mc:AlternateContent>
      </w:r>
    </w:p>
    <w:p w:rsidR="00510635" w:rsidRPr="009A3944" w:rsidRDefault="00510635" w:rsidP="00123397">
      <w:pPr>
        <w:pStyle w:val="Heading3"/>
        <w:rPr>
          <w:rFonts w:ascii="Times New Roman" w:hAnsi="Times New Roman" w:cs="Times New Roman"/>
          <w:szCs w:val="24"/>
        </w:rPr>
      </w:pPr>
    </w:p>
    <w:p w:rsidR="00510635" w:rsidRPr="009A3944" w:rsidRDefault="00510635" w:rsidP="00123397">
      <w:pPr>
        <w:pStyle w:val="Heading3"/>
        <w:rPr>
          <w:rFonts w:ascii="Times New Roman" w:hAnsi="Times New Roman" w:cs="Times New Roman"/>
          <w:szCs w:val="24"/>
        </w:rPr>
      </w:pPr>
    </w:p>
    <w:p w:rsidR="00510635" w:rsidRPr="009A3944" w:rsidRDefault="00510635" w:rsidP="00123397">
      <w:pPr>
        <w:pStyle w:val="Heading3"/>
        <w:rPr>
          <w:rFonts w:ascii="Times New Roman" w:hAnsi="Times New Roman" w:cs="Times New Roman"/>
          <w:szCs w:val="24"/>
        </w:rPr>
      </w:pPr>
    </w:p>
    <w:p w:rsidR="00510635" w:rsidRPr="009A3944" w:rsidRDefault="00510635" w:rsidP="00123397">
      <w:pPr>
        <w:pStyle w:val="Heading3"/>
        <w:rPr>
          <w:rFonts w:ascii="Times New Roman" w:hAnsi="Times New Roman" w:cs="Times New Roman"/>
          <w:szCs w:val="24"/>
        </w:rPr>
      </w:pPr>
    </w:p>
    <w:p w:rsidR="00510635" w:rsidRPr="009A3944" w:rsidRDefault="00510635" w:rsidP="00123397">
      <w:pPr>
        <w:pStyle w:val="Heading3"/>
        <w:rPr>
          <w:rFonts w:ascii="Times New Roman" w:hAnsi="Times New Roman" w:cs="Times New Roman"/>
          <w:szCs w:val="24"/>
        </w:rPr>
      </w:pPr>
    </w:p>
    <w:p w:rsidR="00123397" w:rsidRPr="009A3944" w:rsidRDefault="00123397" w:rsidP="00123397">
      <w:pPr>
        <w:pStyle w:val="Heading3"/>
        <w:rPr>
          <w:rFonts w:ascii="Times New Roman" w:hAnsi="Times New Roman" w:cs="Times New Roman"/>
          <w:szCs w:val="24"/>
        </w:rPr>
      </w:pPr>
      <w:r w:rsidRPr="009A3944">
        <w:rPr>
          <w:rFonts w:ascii="Times New Roman" w:hAnsi="Times New Roman" w:cs="Times New Roman"/>
          <w:szCs w:val="24"/>
        </w:rPr>
        <w:t>Sorting Arrays with Insertion Sort</w:t>
      </w:r>
    </w:p>
    <w:p w:rsidR="00123397" w:rsidRPr="009A3944" w:rsidRDefault="00123397" w:rsidP="00123397">
      <w:pPr>
        <w:pStyle w:val="doctext"/>
      </w:pPr>
      <w:bookmarkStart w:id="502" w:name="ch07term44"/>
      <w:bookmarkEnd w:id="502"/>
      <w:r w:rsidRPr="009A3944">
        <w:rPr>
          <w:b/>
          <w:bCs/>
        </w:rPr>
        <w:t>Sorting</w:t>
      </w:r>
      <w:r w:rsidRPr="009A3944">
        <w:t xml:space="preserve"> data (i.e., placing the data into some particular order such as ascending or descending) is one of the most important computing applications. A bank sorts all checks by account number so that it can prepare individual bank statements at the end of each month. Telephone companies sort their phone directories by last name and, within that, by first name to make it easy to find phone numbers. Virtually every organization must sort some data and, in many cases, massive amounts of data. Sorting data is an intriguing problem that has attracted some of the most intense research efforts in the field of computer science. In this chapter, we discuss a simple sorting scheme. </w:t>
      </w:r>
    </w:p>
    <w:p w:rsidR="00123397" w:rsidRPr="009A3944" w:rsidRDefault="00123397" w:rsidP="00123397">
      <w:pPr>
        <w:pStyle w:val="Heading3"/>
        <w:rPr>
          <w:rFonts w:ascii="Times New Roman" w:hAnsi="Times New Roman" w:cs="Times New Roman"/>
          <w:szCs w:val="24"/>
        </w:rPr>
      </w:pPr>
      <w:r w:rsidRPr="009A3944">
        <w:rPr>
          <w:rFonts w:ascii="Times New Roman" w:hAnsi="Times New Roman" w:cs="Times New Roman"/>
          <w:szCs w:val="24"/>
        </w:rPr>
        <w:t>Insertion Sort</w:t>
      </w:r>
    </w:p>
    <w:p w:rsidR="00123397" w:rsidRPr="009A3944" w:rsidRDefault="00123397" w:rsidP="00123397">
      <w:pPr>
        <w:pStyle w:val="doctext"/>
      </w:pPr>
      <w:r w:rsidRPr="009A3944">
        <w:t xml:space="preserve">The program in Fig. 7.20 sorts the values of the 10-element array </w:t>
      </w:r>
      <w:r w:rsidRPr="009A3944">
        <w:rPr>
          <w:rStyle w:val="HTMLTypewriter"/>
        </w:rPr>
        <w:t>data</w:t>
      </w:r>
      <w:r w:rsidRPr="009A3944">
        <w:t xml:space="preserve"> into ascending order. The technique we use is called </w:t>
      </w:r>
      <w:bookmarkStart w:id="503" w:name="ch07term20"/>
      <w:bookmarkEnd w:id="503"/>
      <w:r w:rsidRPr="009A3944">
        <w:rPr>
          <w:b/>
          <w:bCs/>
        </w:rPr>
        <w:t>insertion sort</w:t>
      </w:r>
      <w:r w:rsidR="00904B55" w:rsidRPr="009A3944">
        <w:rPr>
          <w:b/>
          <w:bCs/>
        </w:rPr>
        <w:t xml:space="preserve"> </w:t>
      </w:r>
      <w:r w:rsidRPr="009A3944">
        <w:t xml:space="preserve">a simple, but inefficient, sorting algorithm. The first iteration of this algorithm takes the second element and, if it is less than the first element, swaps it with the first element (i.e., the program </w:t>
      </w:r>
      <w:r w:rsidRPr="009A3944">
        <w:rPr>
          <w:rStyle w:val="docemphasis"/>
        </w:rPr>
        <w:t>inserts</w:t>
      </w:r>
      <w:r w:rsidRPr="009A3944">
        <w:t xml:space="preserve"> the second element in front of the first element). The second iteration looks at the third element and inserts it into the correct position with respect to the first two elements, so all three elements are in order. At the </w:t>
      </w:r>
      <w:r w:rsidRPr="009A3944">
        <w:rPr>
          <w:rStyle w:val="docemphasis"/>
        </w:rPr>
        <w:t>i</w:t>
      </w:r>
      <w:r w:rsidRPr="009A3944">
        <w:rPr>
          <w:vertAlign w:val="superscript"/>
        </w:rPr>
        <w:t>th</w:t>
      </w:r>
      <w:r w:rsidRPr="009A3944">
        <w:t xml:space="preserve"> iteration of this algorithm, the first </w:t>
      </w:r>
      <w:r w:rsidRPr="009A3944">
        <w:rPr>
          <w:rStyle w:val="docemphasis"/>
        </w:rPr>
        <w:t>i</w:t>
      </w:r>
      <w:r w:rsidRPr="009A3944">
        <w:t xml:space="preserve"> elements in the original array will be sorted.</w:t>
      </w:r>
    </w:p>
    <w:p w:rsidR="00904B55" w:rsidRPr="009A3944" w:rsidRDefault="00904B55" w:rsidP="00904B55">
      <w:pPr>
        <w:pStyle w:val="doctext"/>
        <w:spacing w:before="0" w:beforeAutospacing="0" w:after="0" w:afterAutospacing="0"/>
        <w:rPr>
          <w:i/>
        </w:rPr>
      </w:pPr>
      <w:r w:rsidRPr="009A3944">
        <w:rPr>
          <w:i/>
        </w:rPr>
        <w:t>Refer to Pages 312-313 in the textbook for the program</w:t>
      </w:r>
    </w:p>
    <w:p w:rsidR="00123397" w:rsidRPr="009A3944" w:rsidRDefault="00123397" w:rsidP="00123397">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The chief virtue of the insertion sort is that it is easy to program; however, it runs slowly. This becomes apparent when sorting large arrays. </w:t>
      </w:r>
    </w:p>
    <w:p w:rsidR="00123397" w:rsidRPr="009A3944" w:rsidRDefault="00123397" w:rsidP="00123397">
      <w:pPr>
        <w:pStyle w:val="Heading3"/>
        <w:rPr>
          <w:rFonts w:ascii="Times New Roman" w:hAnsi="Times New Roman" w:cs="Times New Roman"/>
          <w:szCs w:val="24"/>
        </w:rPr>
      </w:pPr>
      <w:r w:rsidRPr="009A3944">
        <w:rPr>
          <w:rFonts w:ascii="Times New Roman" w:hAnsi="Times New Roman" w:cs="Times New Roman"/>
          <w:szCs w:val="24"/>
        </w:rPr>
        <w:t>Multidimensional Arrays</w:t>
      </w:r>
    </w:p>
    <w:p w:rsidR="00123397" w:rsidRPr="009A3944" w:rsidRDefault="00123397" w:rsidP="00123397">
      <w:pPr>
        <w:pStyle w:val="doctext"/>
      </w:pPr>
      <w:bookmarkStart w:id="504" w:name="ch07term26"/>
      <w:bookmarkStart w:id="505" w:name="idd1e85563"/>
      <w:bookmarkStart w:id="506" w:name="idd1e85560"/>
      <w:bookmarkStart w:id="507" w:name="idd1e85557"/>
      <w:bookmarkStart w:id="508" w:name="idd1e85554"/>
      <w:bookmarkStart w:id="509" w:name="idd1e85551"/>
      <w:bookmarkStart w:id="510" w:name="idd1e85543"/>
      <w:bookmarkStart w:id="511" w:name="idd1e85540"/>
      <w:bookmarkStart w:id="512" w:name="idd1e85537"/>
      <w:bookmarkStart w:id="513" w:name="idd1e85534"/>
      <w:bookmarkEnd w:id="504"/>
      <w:bookmarkEnd w:id="505"/>
      <w:bookmarkEnd w:id="506"/>
      <w:bookmarkEnd w:id="507"/>
      <w:bookmarkEnd w:id="508"/>
      <w:bookmarkEnd w:id="509"/>
      <w:bookmarkEnd w:id="510"/>
      <w:bookmarkEnd w:id="511"/>
      <w:bookmarkEnd w:id="512"/>
      <w:bookmarkEnd w:id="513"/>
      <w:r w:rsidRPr="009A3944">
        <w:rPr>
          <w:b/>
          <w:bCs/>
        </w:rPr>
        <w:t>Multidimensional arrays</w:t>
      </w:r>
      <w:r w:rsidRPr="009A3944">
        <w:t xml:space="preserve"> with two dimensions are often used to represent </w:t>
      </w:r>
      <w:bookmarkStart w:id="514" w:name="ch07term49"/>
      <w:bookmarkEnd w:id="514"/>
      <w:r w:rsidRPr="009A3944">
        <w:rPr>
          <w:b/>
          <w:bCs/>
        </w:rPr>
        <w:t>tables of values</w:t>
      </w:r>
      <w:r w:rsidRPr="009A3944">
        <w:t xml:space="preserve"> consisting of information arranged in </w:t>
      </w:r>
      <w:r w:rsidRPr="009A3944">
        <w:rPr>
          <w:rStyle w:val="docemphstrong"/>
        </w:rPr>
        <w:t>rows</w:t>
      </w:r>
      <w:r w:rsidRPr="009A3944">
        <w:t xml:space="preserve"> and </w:t>
      </w:r>
      <w:r w:rsidRPr="009A3944">
        <w:rPr>
          <w:rStyle w:val="docemphstrong"/>
        </w:rPr>
        <w:t>columns</w:t>
      </w:r>
      <w:r w:rsidRPr="009A3944">
        <w:t xml:space="preserve">. To identify a particular table element, we must specify two subscripts. By convention, the first identifies the element's row and the second identifies the element's column. Arrays that require two subscripts to identify a particular element are called </w:t>
      </w:r>
      <w:bookmarkStart w:id="515" w:name="ch07term51"/>
      <w:bookmarkEnd w:id="515"/>
      <w:r w:rsidRPr="009A3944">
        <w:rPr>
          <w:b/>
          <w:bCs/>
        </w:rPr>
        <w:t>two-dimensional arrays</w:t>
      </w:r>
      <w:r w:rsidRPr="009A3944">
        <w:t xml:space="preserve"> or </w:t>
      </w:r>
      <w:bookmarkStart w:id="516" w:name="ch07term1"/>
      <w:bookmarkEnd w:id="516"/>
      <w:r w:rsidRPr="009A3944">
        <w:rPr>
          <w:b/>
          <w:bCs/>
        </w:rPr>
        <w:t>2-D arrays</w:t>
      </w:r>
      <w:r w:rsidRPr="009A3944">
        <w:t xml:space="preserve">. Note that multidimensional arrays can have more than two dimensions (i.e., subscripts). Figure 7.21 illustrates a </w:t>
      </w:r>
      <w:bookmarkStart w:id="517" w:name="ch07term8"/>
      <w:bookmarkEnd w:id="517"/>
      <w:r w:rsidRPr="009A3944">
        <w:rPr>
          <w:rStyle w:val="docemphroman"/>
        </w:rPr>
        <w:t>two-dimensional array</w:t>
      </w:r>
      <w:r w:rsidRPr="009A3944">
        <w:t xml:space="preserve">, </w:t>
      </w:r>
      <w:r w:rsidRPr="009A3944">
        <w:rPr>
          <w:rStyle w:val="HTMLTypewriter"/>
        </w:rPr>
        <w:t>a</w:t>
      </w:r>
      <w:r w:rsidRPr="009A3944">
        <w:t xml:space="preserve">. The array contains three rows and four columns, so it is said to be a 3-by-4 array. In general, an array with </w:t>
      </w:r>
      <w:r w:rsidRPr="009A3944">
        <w:rPr>
          <w:rStyle w:val="docemphasis"/>
        </w:rPr>
        <w:t>m</w:t>
      </w:r>
      <w:r w:rsidRPr="009A3944">
        <w:t xml:space="preserve"> rows and </w:t>
      </w:r>
      <w:r w:rsidRPr="009A3944">
        <w:rPr>
          <w:rStyle w:val="docemphasis"/>
        </w:rPr>
        <w:t>n</w:t>
      </w:r>
      <w:r w:rsidRPr="009A3944">
        <w:t xml:space="preserve"> columns is called an </w:t>
      </w:r>
      <w:bookmarkStart w:id="518" w:name="ch07term24"/>
      <w:bookmarkEnd w:id="518"/>
      <w:r w:rsidRPr="009A3944">
        <w:rPr>
          <w:rStyle w:val="docemphasis"/>
        </w:rPr>
        <w:t>m</w:t>
      </w:r>
      <w:r w:rsidRPr="009A3944">
        <w:rPr>
          <w:b/>
          <w:bCs/>
        </w:rPr>
        <w:t>-by-</w:t>
      </w:r>
      <w:r w:rsidRPr="009A3944">
        <w:rPr>
          <w:rStyle w:val="docemphasis"/>
        </w:rPr>
        <w:t>n</w:t>
      </w:r>
      <w:r w:rsidRPr="009A3944">
        <w:rPr>
          <w:b/>
          <w:bCs/>
        </w:rPr>
        <w:t xml:space="preserve"> array</w:t>
      </w:r>
      <w:r w:rsidRPr="009A3944">
        <w:t>.</w:t>
      </w:r>
    </w:p>
    <w:p w:rsidR="00123397" w:rsidRPr="009A3944" w:rsidRDefault="00123397" w:rsidP="00123397">
      <w:pPr>
        <w:pStyle w:val="doctext"/>
      </w:pPr>
      <w:r w:rsidRPr="009A3944">
        <w:t xml:space="preserve">Every element in array </w:t>
      </w:r>
      <w:r w:rsidRPr="009A3944">
        <w:rPr>
          <w:rStyle w:val="HTMLTypewriter"/>
        </w:rPr>
        <w:t>a</w:t>
      </w:r>
      <w:r w:rsidRPr="009A3944">
        <w:t xml:space="preserve"> is identified in Fig. 7.21 by an element name of the form </w:t>
      </w:r>
      <w:bookmarkStart w:id="519" w:name="ch07term3"/>
      <w:bookmarkEnd w:id="519"/>
      <w:r w:rsidRPr="009A3944">
        <w:rPr>
          <w:rStyle w:val="HTMLTypewriter"/>
        </w:rPr>
        <w:t>a[ i ][ j ]</w:t>
      </w:r>
      <w:r w:rsidRPr="009A3944">
        <w:t xml:space="preserve">, where </w:t>
      </w:r>
      <w:r w:rsidRPr="009A3944">
        <w:rPr>
          <w:rStyle w:val="HTMLTypewriter"/>
        </w:rPr>
        <w:t>a</w:t>
      </w:r>
      <w:r w:rsidRPr="009A3944">
        <w:t xml:space="preserve"> is the name of the array, and </w:t>
      </w:r>
      <w:r w:rsidRPr="009A3944">
        <w:rPr>
          <w:rStyle w:val="HTMLTypewriter"/>
        </w:rPr>
        <w:t>i</w:t>
      </w:r>
      <w:r w:rsidRPr="009A3944">
        <w:t xml:space="preserve"> and </w:t>
      </w:r>
      <w:r w:rsidRPr="009A3944">
        <w:rPr>
          <w:rStyle w:val="HTMLTypewriter"/>
        </w:rPr>
        <w:t>j</w:t>
      </w:r>
      <w:r w:rsidRPr="009A3944">
        <w:t xml:space="preserve"> are the subscripts that uniquely identify each element in </w:t>
      </w:r>
      <w:r w:rsidRPr="009A3944">
        <w:rPr>
          <w:rStyle w:val="HTMLTypewriter"/>
        </w:rPr>
        <w:t>a</w:t>
      </w:r>
      <w:r w:rsidRPr="009A3944">
        <w:t xml:space="preserve">. Notice that the names of the elements in row 0 all have a first subscript of </w:t>
      </w:r>
      <w:r w:rsidRPr="009A3944">
        <w:rPr>
          <w:rStyle w:val="HTMLTypewriter"/>
        </w:rPr>
        <w:t>0</w:t>
      </w:r>
      <w:r w:rsidRPr="009A3944">
        <w:t xml:space="preserve">; the names of the elements in column 3 all have a second subscript of </w:t>
      </w:r>
      <w:r w:rsidRPr="009A3944">
        <w:rPr>
          <w:rStyle w:val="HTMLTypewriter"/>
        </w:rPr>
        <w:t>3</w:t>
      </w:r>
      <w:r w:rsidRPr="009A3944">
        <w:t>.</w:t>
      </w:r>
    </w:p>
    <w:p w:rsidR="00123397" w:rsidRPr="009A3944" w:rsidRDefault="00123397" w:rsidP="00123397">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A multidimensional array can be initialized in its declaration much like a </w:t>
      </w:r>
      <w:bookmarkStart w:id="520" w:name="ch07term31"/>
      <w:bookmarkEnd w:id="520"/>
      <w:r w:rsidRPr="009A3944">
        <w:rPr>
          <w:rFonts w:ascii="Times New Roman" w:hAnsi="Times New Roman" w:cs="Times New Roman"/>
          <w:sz w:val="24"/>
        </w:rPr>
        <w:t xml:space="preserve">one-dimensional array. For example, a two-dimensional array </w:t>
      </w:r>
      <w:r w:rsidRPr="009A3944">
        <w:rPr>
          <w:rFonts w:ascii="Courier New" w:hAnsi="Courier New" w:cs="Courier New"/>
        </w:rPr>
        <w:t>b</w:t>
      </w:r>
      <w:r w:rsidRPr="009A3944">
        <w:rPr>
          <w:rFonts w:ascii="Times New Roman" w:hAnsi="Times New Roman" w:cs="Times New Roman"/>
          <w:sz w:val="24"/>
        </w:rPr>
        <w:t xml:space="preserve"> with values 1 and 2 in its row 0 elements and values 3 and 4 in its row 1 elements could be declared and initialized with</w:t>
      </w:r>
    </w:p>
    <w:p w:rsidR="00123397" w:rsidRPr="009A3944" w:rsidRDefault="00123397" w:rsidP="00123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int b[ 2 ][ 2 ] = { { 1, 2 }, { 3, 4 } };</w:t>
      </w:r>
    </w:p>
    <w:p w:rsidR="00123397" w:rsidRPr="009A3944" w:rsidRDefault="00123397" w:rsidP="00123397">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The values are grouped by row in braces. So, </w:t>
      </w:r>
      <w:r w:rsidRPr="009A3944">
        <w:rPr>
          <w:rFonts w:ascii="Courier New" w:hAnsi="Courier New" w:cs="Courier New"/>
        </w:rPr>
        <w:t>1</w:t>
      </w:r>
      <w:r w:rsidRPr="009A3944">
        <w:rPr>
          <w:rFonts w:ascii="Times New Roman" w:hAnsi="Times New Roman" w:cs="Times New Roman"/>
          <w:sz w:val="24"/>
        </w:rPr>
        <w:t xml:space="preserve"> and </w:t>
      </w:r>
      <w:r w:rsidRPr="009A3944">
        <w:rPr>
          <w:rFonts w:ascii="Courier New" w:hAnsi="Courier New" w:cs="Courier New"/>
        </w:rPr>
        <w:t>2</w:t>
      </w:r>
      <w:r w:rsidRPr="009A3944">
        <w:rPr>
          <w:rFonts w:ascii="Times New Roman" w:hAnsi="Times New Roman" w:cs="Times New Roman"/>
          <w:sz w:val="24"/>
        </w:rPr>
        <w:t xml:space="preserve"> initialize </w:t>
      </w:r>
      <w:r w:rsidRPr="009A3944">
        <w:rPr>
          <w:rFonts w:ascii="Courier New" w:hAnsi="Courier New" w:cs="Courier New"/>
        </w:rPr>
        <w:t>b[ 0 ][ 0 ]</w:t>
      </w:r>
      <w:r w:rsidRPr="009A3944">
        <w:rPr>
          <w:rFonts w:ascii="Times New Roman" w:hAnsi="Times New Roman" w:cs="Times New Roman"/>
          <w:sz w:val="24"/>
        </w:rPr>
        <w:t xml:space="preserve"> and </w:t>
      </w:r>
      <w:r w:rsidRPr="009A3944">
        <w:rPr>
          <w:rFonts w:ascii="Courier New" w:hAnsi="Courier New" w:cs="Courier New"/>
        </w:rPr>
        <w:t>b[ 0 ][ 1 ]</w:t>
      </w:r>
      <w:r w:rsidRPr="009A3944">
        <w:rPr>
          <w:rFonts w:ascii="Times New Roman" w:hAnsi="Times New Roman" w:cs="Times New Roman"/>
          <w:sz w:val="24"/>
        </w:rPr>
        <w:t xml:space="preserve">, respectfully, and </w:t>
      </w:r>
      <w:r w:rsidRPr="009A3944">
        <w:rPr>
          <w:rFonts w:ascii="Courier New" w:hAnsi="Courier New" w:cs="Courier New"/>
        </w:rPr>
        <w:t>3</w:t>
      </w:r>
      <w:r w:rsidRPr="009A3944">
        <w:rPr>
          <w:rFonts w:ascii="Times New Roman" w:hAnsi="Times New Roman" w:cs="Times New Roman"/>
          <w:sz w:val="24"/>
        </w:rPr>
        <w:t xml:space="preserve"> and </w:t>
      </w:r>
      <w:r w:rsidRPr="009A3944">
        <w:rPr>
          <w:rFonts w:ascii="Courier New" w:hAnsi="Courier New" w:cs="Courier New"/>
        </w:rPr>
        <w:t>4</w:t>
      </w:r>
      <w:r w:rsidRPr="009A3944">
        <w:rPr>
          <w:rFonts w:ascii="Times New Roman" w:hAnsi="Times New Roman" w:cs="Times New Roman"/>
          <w:sz w:val="24"/>
        </w:rPr>
        <w:t xml:space="preserve"> initialize </w:t>
      </w:r>
      <w:r w:rsidRPr="009A3944">
        <w:rPr>
          <w:rFonts w:ascii="Courier New" w:hAnsi="Courier New" w:cs="Courier New"/>
        </w:rPr>
        <w:t>b[ 1 ][ 0 ]</w:t>
      </w:r>
      <w:r w:rsidRPr="009A3944">
        <w:rPr>
          <w:rFonts w:ascii="Times New Roman" w:hAnsi="Times New Roman" w:cs="Times New Roman"/>
          <w:sz w:val="24"/>
        </w:rPr>
        <w:t xml:space="preserve"> and </w:t>
      </w:r>
      <w:r w:rsidRPr="009A3944">
        <w:rPr>
          <w:rFonts w:ascii="Courier New" w:hAnsi="Courier New" w:cs="Courier New"/>
        </w:rPr>
        <w:t>b[ 1 ][ 1 ]</w:t>
      </w:r>
      <w:r w:rsidRPr="009A3944">
        <w:rPr>
          <w:rFonts w:ascii="Times New Roman" w:hAnsi="Times New Roman" w:cs="Times New Roman"/>
          <w:sz w:val="24"/>
        </w:rPr>
        <w:t xml:space="preserve">, respectfully. If there are not enough initializers for a given row, the remaining elements of that row are initialized to </w:t>
      </w:r>
      <w:r w:rsidRPr="009A3944">
        <w:rPr>
          <w:rFonts w:ascii="Courier New" w:hAnsi="Courier New" w:cs="Courier New"/>
        </w:rPr>
        <w:t>0</w:t>
      </w:r>
      <w:r w:rsidRPr="009A3944">
        <w:rPr>
          <w:rFonts w:ascii="Times New Roman" w:hAnsi="Times New Roman" w:cs="Times New Roman"/>
          <w:sz w:val="24"/>
        </w:rPr>
        <w:t>. Thus, the declaration</w:t>
      </w:r>
    </w:p>
    <w:p w:rsidR="00123397" w:rsidRPr="009A3944" w:rsidRDefault="00123397" w:rsidP="00123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int b[ 2 ][ 2 ] = { { 1 }, { 3, 4 } };</w:t>
      </w:r>
    </w:p>
    <w:p w:rsidR="00123397" w:rsidRPr="009A3944" w:rsidRDefault="00123397" w:rsidP="00123397">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initializes </w:t>
      </w:r>
      <w:r w:rsidRPr="009A3944">
        <w:rPr>
          <w:rFonts w:ascii="Courier New" w:hAnsi="Courier New" w:cs="Courier New"/>
        </w:rPr>
        <w:t>b[ 0 ][ 0 ]</w:t>
      </w:r>
      <w:r w:rsidRPr="009A3944">
        <w:rPr>
          <w:rFonts w:ascii="Times New Roman" w:hAnsi="Times New Roman" w:cs="Times New Roman"/>
          <w:sz w:val="24"/>
        </w:rPr>
        <w:t xml:space="preserve"> to </w:t>
      </w:r>
      <w:r w:rsidRPr="009A3944">
        <w:rPr>
          <w:rFonts w:ascii="Courier New" w:hAnsi="Courier New" w:cs="Courier New"/>
        </w:rPr>
        <w:t>1</w:t>
      </w:r>
      <w:r w:rsidRPr="009A3944">
        <w:rPr>
          <w:rFonts w:ascii="Times New Roman" w:hAnsi="Times New Roman" w:cs="Times New Roman"/>
          <w:sz w:val="24"/>
        </w:rPr>
        <w:t xml:space="preserve">, </w:t>
      </w:r>
      <w:r w:rsidRPr="009A3944">
        <w:rPr>
          <w:rFonts w:ascii="Courier New" w:hAnsi="Courier New" w:cs="Courier New"/>
        </w:rPr>
        <w:t>b[ 0 ][ 1 ]</w:t>
      </w:r>
      <w:r w:rsidRPr="009A3944">
        <w:rPr>
          <w:rFonts w:ascii="Times New Roman" w:hAnsi="Times New Roman" w:cs="Times New Roman"/>
          <w:sz w:val="24"/>
        </w:rPr>
        <w:t xml:space="preserve"> to </w:t>
      </w:r>
      <w:r w:rsidRPr="009A3944">
        <w:rPr>
          <w:rFonts w:ascii="Courier New" w:hAnsi="Courier New" w:cs="Courier New"/>
        </w:rPr>
        <w:t>0</w:t>
      </w:r>
      <w:r w:rsidRPr="009A3944">
        <w:rPr>
          <w:rFonts w:ascii="Times New Roman" w:hAnsi="Times New Roman" w:cs="Times New Roman"/>
          <w:sz w:val="24"/>
        </w:rPr>
        <w:t xml:space="preserve">, </w:t>
      </w:r>
      <w:r w:rsidRPr="009A3944">
        <w:rPr>
          <w:rFonts w:ascii="Courier New" w:hAnsi="Courier New" w:cs="Courier New"/>
        </w:rPr>
        <w:t>b[ 1 ][ 0 ]</w:t>
      </w:r>
      <w:r w:rsidRPr="009A3944">
        <w:rPr>
          <w:rFonts w:ascii="Times New Roman" w:hAnsi="Times New Roman" w:cs="Times New Roman"/>
          <w:sz w:val="24"/>
        </w:rPr>
        <w:t xml:space="preserve"> to </w:t>
      </w:r>
      <w:r w:rsidRPr="009A3944">
        <w:rPr>
          <w:rFonts w:ascii="Courier New" w:hAnsi="Courier New" w:cs="Courier New"/>
        </w:rPr>
        <w:t>3</w:t>
      </w:r>
      <w:r w:rsidRPr="009A3944">
        <w:rPr>
          <w:rFonts w:ascii="Times New Roman" w:hAnsi="Times New Roman" w:cs="Times New Roman"/>
          <w:sz w:val="24"/>
        </w:rPr>
        <w:t xml:space="preserve"> and </w:t>
      </w:r>
      <w:r w:rsidRPr="009A3944">
        <w:rPr>
          <w:rFonts w:ascii="Courier New" w:hAnsi="Courier New" w:cs="Courier New"/>
        </w:rPr>
        <w:t>b[ 1 ][ 1 ]</w:t>
      </w:r>
      <w:r w:rsidRPr="009A3944">
        <w:rPr>
          <w:rFonts w:ascii="Times New Roman" w:hAnsi="Times New Roman" w:cs="Times New Roman"/>
          <w:sz w:val="24"/>
        </w:rPr>
        <w:t xml:space="preserve"> to </w:t>
      </w:r>
      <w:r w:rsidRPr="009A3944">
        <w:rPr>
          <w:rFonts w:ascii="Courier New" w:hAnsi="Courier New" w:cs="Courier New"/>
        </w:rPr>
        <w:t>4</w:t>
      </w:r>
      <w:r w:rsidRPr="009A3944">
        <w:rPr>
          <w:rFonts w:ascii="Times New Roman" w:hAnsi="Times New Roman" w:cs="Times New Roman"/>
          <w:sz w:val="24"/>
        </w:rPr>
        <w:t>.</w:t>
      </w:r>
    </w:p>
    <w:p w:rsidR="00292CAC" w:rsidRPr="009A3944" w:rsidRDefault="00292CAC" w:rsidP="00292CAC">
      <w:pPr>
        <w:pStyle w:val="doctext"/>
        <w:spacing w:before="0" w:beforeAutospacing="0" w:after="0" w:afterAutospacing="0"/>
        <w:rPr>
          <w:i/>
        </w:rPr>
      </w:pPr>
      <w:r w:rsidRPr="009A3944">
        <w:rPr>
          <w:i/>
        </w:rPr>
        <w:t>Refer to Pages 314 - 315 in the textbook for the program</w:t>
      </w:r>
    </w:p>
    <w:p w:rsidR="00C937EC" w:rsidRPr="009A3944" w:rsidRDefault="003F4A7B" w:rsidP="00123397">
      <w:pPr>
        <w:spacing w:before="100" w:beforeAutospacing="1" w:after="100" w:afterAutospacing="1"/>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705344" behindDoc="0" locked="0" layoutInCell="1" allowOverlap="1">
                <wp:simplePos x="0" y="0"/>
                <wp:positionH relativeFrom="column">
                  <wp:posOffset>9525</wp:posOffset>
                </wp:positionH>
                <wp:positionV relativeFrom="paragraph">
                  <wp:posOffset>296545</wp:posOffset>
                </wp:positionV>
                <wp:extent cx="5554345" cy="809625"/>
                <wp:effectExtent l="9525" t="10795" r="8255" b="8255"/>
                <wp:wrapNone/>
                <wp:docPr id="31"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345" cy="809625"/>
                        </a:xfrm>
                        <a:prstGeom prst="rect">
                          <a:avLst/>
                        </a:prstGeom>
                        <a:solidFill>
                          <a:schemeClr val="bg1">
                            <a:lumMod val="100000"/>
                            <a:lumOff val="0"/>
                          </a:schemeClr>
                        </a:solidFill>
                        <a:ln w="9525">
                          <a:solidFill>
                            <a:srgbClr val="000000"/>
                          </a:solidFill>
                          <a:miter lim="800000"/>
                          <a:headEnd/>
                          <a:tailEnd/>
                        </a:ln>
                      </wps:spPr>
                      <wps:txbx>
                        <w:txbxContent>
                          <w:p w:rsidR="009A3944" w:rsidRPr="00167293" w:rsidRDefault="009A3944" w:rsidP="00C937EC">
                            <w:pPr>
                              <w:rPr>
                                <w:rFonts w:ascii="Courier New" w:hAnsi="Courier New" w:cs="Courier New"/>
                              </w:rPr>
                            </w:pPr>
                            <w:r w:rsidRPr="00167293">
                              <w:rPr>
                                <w:rFonts w:ascii="Courier New" w:hAnsi="Courier New" w:cs="Courier New"/>
                              </w:rPr>
                              <w:t>Class Assignment 3</w:t>
                            </w:r>
                          </w:p>
                          <w:p w:rsidR="009A3944" w:rsidRPr="00167293" w:rsidRDefault="009A3944" w:rsidP="00C937EC">
                            <w:pPr>
                              <w:rPr>
                                <w:rFonts w:ascii="Courier New" w:hAnsi="Courier New" w:cs="Courier New"/>
                              </w:rPr>
                            </w:pPr>
                          </w:p>
                          <w:p w:rsidR="009A3944" w:rsidRPr="00167293" w:rsidRDefault="009A3944" w:rsidP="000F40B4">
                            <w:pPr>
                              <w:rPr>
                                <w:rStyle w:val="HTMLTypewriter"/>
                                <w:b/>
                              </w:rPr>
                            </w:pPr>
                            <w:r w:rsidRPr="00167293">
                              <w:rPr>
                                <w:rFonts w:ascii="Courier New" w:hAnsi="Courier New" w:cs="Courier New"/>
                              </w:rPr>
                              <w:t xml:space="preserve">Type the program listed on Pages 314 - 315 in the textbook and execute it. </w:t>
                            </w:r>
                            <w:r w:rsidRPr="00167293">
                              <w:rPr>
                                <w:rStyle w:val="HTMLTypewriter"/>
                              </w:rPr>
                              <w:t>What do you observe?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7" o:spid="_x0000_s1047" type="#_x0000_t202" style="position:absolute;margin-left:.75pt;margin-top:23.35pt;width:437.35pt;height:63.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" fillcolor="white [3212]">
                <v:textbox>
                  <w:txbxContent>
                    <w:p w:rsidR="009A3944" w:rsidRPr="00167293" w:rsidRDefault="009A3944" w:rsidP="00C937EC">
                      <w:pPr>
                        <w:rPr>
                          <w:rFonts w:ascii="Courier New" w:hAnsi="Courier New" w:cs="Courier New"/>
                        </w:rPr>
                      </w:pPr>
                      <w:r w:rsidRPr="00167293">
                        <w:rPr>
                          <w:rFonts w:ascii="Courier New" w:hAnsi="Courier New" w:cs="Courier New"/>
                        </w:rPr>
                        <w:t>Class Assignment 3</w:t>
                      </w:r>
                    </w:p>
                    <w:p w:rsidR="009A3944" w:rsidRPr="00167293" w:rsidRDefault="009A3944" w:rsidP="00C937EC">
                      <w:pPr>
                        <w:rPr>
                          <w:rFonts w:ascii="Courier New" w:hAnsi="Courier New" w:cs="Courier New"/>
                        </w:rPr>
                      </w:pPr>
                    </w:p>
                    <w:p w:rsidR="009A3944" w:rsidRPr="00167293" w:rsidRDefault="009A3944" w:rsidP="000F40B4">
                      <w:pPr>
                        <w:rPr>
                          <w:rStyle w:val="HTMLTypewriter"/>
                          <w:b/>
                        </w:rPr>
                      </w:pPr>
                      <w:r w:rsidRPr="00167293">
                        <w:rPr>
                          <w:rFonts w:ascii="Courier New" w:hAnsi="Courier New" w:cs="Courier New"/>
                        </w:rPr>
                        <w:t xml:space="preserve">Type the program listed on Pages 314 - 315 in the textbook and execute it. </w:t>
                      </w:r>
                      <w:r w:rsidRPr="00167293">
                        <w:rPr>
                          <w:rStyle w:val="HTMLTypewriter"/>
                        </w:rPr>
                        <w:t>What do you observe?</w:t>
                      </w:r>
                    </w:p>
                  </w:txbxContent>
                </v:textbox>
              </v:shape>
            </w:pict>
          </mc:Fallback>
        </mc:AlternateContent>
      </w:r>
    </w:p>
    <w:p w:rsidR="00C937EC" w:rsidRPr="009A3944" w:rsidRDefault="00C937EC" w:rsidP="00123397">
      <w:pPr>
        <w:spacing w:before="100" w:beforeAutospacing="1" w:after="100" w:afterAutospacing="1"/>
        <w:rPr>
          <w:rFonts w:ascii="Times New Roman" w:hAnsi="Times New Roman" w:cs="Times New Roman"/>
          <w:b/>
          <w:sz w:val="24"/>
        </w:rPr>
      </w:pPr>
    </w:p>
    <w:p w:rsidR="00C937EC" w:rsidRPr="009A3944" w:rsidRDefault="00C937EC" w:rsidP="00123397">
      <w:pPr>
        <w:spacing w:before="100" w:beforeAutospacing="1" w:after="100" w:afterAutospacing="1"/>
        <w:rPr>
          <w:rFonts w:ascii="Times New Roman" w:hAnsi="Times New Roman" w:cs="Times New Roman"/>
          <w:b/>
          <w:sz w:val="24"/>
        </w:rPr>
      </w:pPr>
    </w:p>
    <w:p w:rsidR="00C937EC" w:rsidRPr="009A3944" w:rsidRDefault="00C937EC" w:rsidP="00123397">
      <w:pPr>
        <w:spacing w:before="100" w:beforeAutospacing="1" w:after="100" w:afterAutospacing="1"/>
        <w:rPr>
          <w:rFonts w:ascii="Times New Roman" w:hAnsi="Times New Roman" w:cs="Times New Roman"/>
          <w:b/>
          <w:sz w:val="24"/>
        </w:rPr>
      </w:pPr>
    </w:p>
    <w:p w:rsidR="00123397" w:rsidRPr="009A3944" w:rsidRDefault="00123397" w:rsidP="00123397">
      <w:pPr>
        <w:spacing w:before="100" w:beforeAutospacing="1" w:after="100" w:afterAutospacing="1"/>
        <w:rPr>
          <w:rFonts w:ascii="Times New Roman" w:hAnsi="Times New Roman" w:cs="Times New Roman"/>
          <w:b/>
          <w:sz w:val="24"/>
        </w:rPr>
      </w:pPr>
      <w:r w:rsidRPr="009A3944">
        <w:rPr>
          <w:rFonts w:ascii="Times New Roman" w:hAnsi="Times New Roman" w:cs="Times New Roman"/>
          <w:b/>
          <w:sz w:val="24"/>
        </w:rPr>
        <w:t>Case Study: Class GradeBook Using a Two-Dimensional Array</w:t>
      </w:r>
    </w:p>
    <w:p w:rsidR="00BB105B" w:rsidRPr="009A3944" w:rsidRDefault="00BB105B" w:rsidP="00BB105B">
      <w:pPr>
        <w:pStyle w:val="doctext"/>
        <w:spacing w:before="0" w:beforeAutospacing="0" w:after="0" w:afterAutospacing="0"/>
        <w:rPr>
          <w:i/>
        </w:rPr>
      </w:pPr>
      <w:r w:rsidRPr="009A3944">
        <w:rPr>
          <w:i/>
        </w:rPr>
        <w:t>Refer to Pages 212-214 in the textbook for the program</w:t>
      </w:r>
    </w:p>
    <w:p w:rsidR="00BB105B" w:rsidRPr="009A3944" w:rsidRDefault="00BB105B" w:rsidP="00123397">
      <w:pPr>
        <w:pStyle w:val="Heading3"/>
      </w:pPr>
    </w:p>
    <w:p w:rsidR="00123397" w:rsidRPr="009A3944" w:rsidRDefault="00123397" w:rsidP="00123397">
      <w:pPr>
        <w:pStyle w:val="Heading3"/>
      </w:pPr>
      <w:r w:rsidRPr="009A3944">
        <w:rPr>
          <w:rFonts w:ascii="Times New Roman" w:hAnsi="Times New Roman" w:cs="Times New Roman"/>
          <w:szCs w:val="24"/>
        </w:rPr>
        <w:t>Introduction to C++ Standard Library Class Template</w:t>
      </w:r>
      <w:r w:rsidRPr="009A3944">
        <w:t xml:space="preserve"> </w:t>
      </w:r>
      <w:r w:rsidRPr="009A3944">
        <w:rPr>
          <w:rStyle w:val="HTMLTypewriter"/>
        </w:rPr>
        <w:t>vector</w:t>
      </w:r>
    </w:p>
    <w:p w:rsidR="00123397" w:rsidRPr="009A3944" w:rsidRDefault="00123397" w:rsidP="00123397">
      <w:pPr>
        <w:pStyle w:val="doctext"/>
      </w:pPr>
      <w:r w:rsidRPr="009A3944">
        <w:t xml:space="preserve">We now introduce C++ Standard Library class template </w:t>
      </w:r>
      <w:r w:rsidRPr="009A3944">
        <w:rPr>
          <w:rStyle w:val="docemphstrong"/>
          <w:rFonts w:ascii="Andale Mono" w:hAnsi="Andale Mono"/>
          <w:sz w:val="20"/>
          <w:szCs w:val="20"/>
        </w:rPr>
        <w:t>vector</w:t>
      </w:r>
      <w:r w:rsidRPr="009A3944">
        <w:t xml:space="preserve">, which represents a more robust type of array featuring many additional capabilities. C-style pointer-based arrays (i.e., the type of arrays presented thus far) have great potential for errors. For example, a program can easily "walk off" either end of an array, because C++ does not check whether subscripts fall outside the range of an array. Two arrays cannot be meaningfully compared with equality operators or relational operators. </w:t>
      </w:r>
    </w:p>
    <w:p w:rsidR="00123397" w:rsidRPr="009A3944" w:rsidRDefault="00123397" w:rsidP="00123397">
      <w:pPr>
        <w:pStyle w:val="doctext"/>
      </w:pPr>
      <w:r w:rsidRPr="009A3944">
        <w:t xml:space="preserve">Pointer variables (known more commonly as pointers) contain memory addresses as their values. Array names are simply pointers to where the arrays begin in memory, and, of course, two arrays will always be at different memory locations. When an array is passed to a general-purpose function designed to handle arrays of any size, the size of the array must be passed as an additional argument. Furthermore, one array cannot be assigned to another with the assignment operator(s) array names are </w:t>
      </w:r>
      <w:r w:rsidRPr="009A3944">
        <w:rPr>
          <w:rStyle w:val="HTMLTypewriter"/>
        </w:rPr>
        <w:t>const</w:t>
      </w:r>
      <w:r w:rsidRPr="009A3944">
        <w:t xml:space="preserve"> pointers, and, a constant pointer cannot be used on the left side of an assignment operator. These and other capabilities certainly seem like "naturals" for dealing with arrays, but C++ does not provide such capabilities. However, the C++ Standard Library provides class template </w:t>
      </w:r>
      <w:r w:rsidRPr="009A3944">
        <w:rPr>
          <w:rStyle w:val="HTMLTypewriter"/>
        </w:rPr>
        <w:t>vector</w:t>
      </w:r>
      <w:r w:rsidRPr="009A3944">
        <w:t xml:space="preserve"> to allow programmers to create a more powerful and less error-prone alternative to arrays. </w:t>
      </w:r>
    </w:p>
    <w:p w:rsidR="00123397" w:rsidRPr="009A3944" w:rsidRDefault="00123397" w:rsidP="00123397">
      <w:pPr>
        <w:pStyle w:val="doctext"/>
      </w:pPr>
      <w:r w:rsidRPr="009A3944">
        <w:t xml:space="preserve">The </w:t>
      </w:r>
      <w:r w:rsidRPr="009A3944">
        <w:rPr>
          <w:rStyle w:val="HTMLTypewriter"/>
        </w:rPr>
        <w:t>vector</w:t>
      </w:r>
      <w:r w:rsidRPr="009A3944">
        <w:t xml:space="preserve"> class template is available to anyone building applications with C++. The notations that the </w:t>
      </w:r>
      <w:r w:rsidRPr="009A3944">
        <w:rPr>
          <w:rStyle w:val="HTMLTypewriter"/>
        </w:rPr>
        <w:t>vector</w:t>
      </w:r>
      <w:r w:rsidRPr="009A3944">
        <w:t xml:space="preserve"> example uses might be unfamiliar to you, because </w:t>
      </w:r>
      <w:r w:rsidRPr="009A3944">
        <w:rPr>
          <w:rStyle w:val="HTMLTypewriter"/>
        </w:rPr>
        <w:t>vectors</w:t>
      </w:r>
      <w:r w:rsidRPr="009A3944">
        <w:t xml:space="preserve"> use template notation. For now, you should feel comfortable using class template </w:t>
      </w:r>
      <w:r w:rsidRPr="009A3944">
        <w:rPr>
          <w:rStyle w:val="HTMLTypewriter"/>
        </w:rPr>
        <w:t>vector</w:t>
      </w:r>
      <w:r w:rsidRPr="009A3944">
        <w:t xml:space="preserve"> by mimicking the syntax in the example we show in this section. You will deepen your understanding as we study class templates.</w:t>
      </w:r>
    </w:p>
    <w:p w:rsidR="00123397" w:rsidRPr="009A3944" w:rsidRDefault="00123397" w:rsidP="00123397">
      <w:pPr>
        <w:pStyle w:val="doctext"/>
      </w:pPr>
      <w:r w:rsidRPr="009A3944">
        <w:rPr>
          <w:rStyle w:val="apple-style-span"/>
        </w:rPr>
        <w:t>Vector containers are implemented as dynamic arrays; just as regular arrays, vector containers have their elements stored in contiguous storage locations, which means that their elements can be accessed not only using iterators but also using offsets on regular pointers to elements.</w:t>
      </w:r>
      <w:r w:rsidRPr="009A3944">
        <w:br/>
      </w:r>
      <w:r w:rsidRPr="009A3944">
        <w:br/>
      </w:r>
      <w:r w:rsidRPr="009A3944">
        <w:rPr>
          <w:rStyle w:val="apple-style-span"/>
        </w:rPr>
        <w:t>But unlike regular arrays, storage in vectors is handled automatically, allowing it to be expanded and contracted as needed.</w:t>
      </w:r>
      <w:r w:rsidRPr="009A3944">
        <w:rPr>
          <w:rFonts w:asciiTheme="minorHAnsi" w:hAnsiTheme="minorHAnsi" w:cstheme="minorBidi"/>
          <w:sz w:val="22"/>
          <w:szCs w:val="13"/>
        </w:rPr>
        <w:br/>
      </w:r>
      <w:r w:rsidRPr="009A3944">
        <w:rPr>
          <w:szCs w:val="13"/>
        </w:rPr>
        <w:br/>
      </w:r>
      <w:r w:rsidRPr="009A3944">
        <w:t>Vectors are good at:</w:t>
      </w:r>
    </w:p>
    <w:p w:rsidR="00123397" w:rsidRPr="009A3944" w:rsidRDefault="00123397" w:rsidP="00123397">
      <w:pPr>
        <w:pStyle w:val="doctext"/>
        <w:numPr>
          <w:ilvl w:val="0"/>
          <w:numId w:val="78"/>
        </w:numPr>
      </w:pPr>
      <w:r w:rsidRPr="009A3944">
        <w:t>Accessing individual elements by their position index (constant time).</w:t>
      </w:r>
    </w:p>
    <w:p w:rsidR="00123397" w:rsidRPr="009A3944" w:rsidRDefault="00123397" w:rsidP="00123397">
      <w:pPr>
        <w:pStyle w:val="doctext"/>
        <w:numPr>
          <w:ilvl w:val="0"/>
          <w:numId w:val="78"/>
        </w:numPr>
      </w:pPr>
      <w:r w:rsidRPr="009A3944">
        <w:t>Iterating over the elements in any order (linear time).</w:t>
      </w:r>
    </w:p>
    <w:p w:rsidR="00123397" w:rsidRPr="009A3944" w:rsidRDefault="00123397" w:rsidP="00123397">
      <w:pPr>
        <w:pStyle w:val="doctext"/>
        <w:numPr>
          <w:ilvl w:val="0"/>
          <w:numId w:val="78"/>
        </w:numPr>
      </w:pPr>
      <w:r w:rsidRPr="009A3944">
        <w:t>Add and remove elements from its end (constant amortized time).</w:t>
      </w:r>
    </w:p>
    <w:p w:rsidR="00123397" w:rsidRPr="009A3944" w:rsidRDefault="00123397" w:rsidP="00123397">
      <w:pPr>
        <w:pStyle w:val="doctext"/>
      </w:pPr>
      <w:r w:rsidRPr="009A3944">
        <w:t>Compared to arrays, they provide almost the same performance for these tasks, plus they have the ability to be easily resized. Although, they usually consume more memory than arrays when their capacity is handled automatically (this is in order to accommodate extra storage space for future growth).</w:t>
      </w:r>
    </w:p>
    <w:p w:rsidR="00123397" w:rsidRPr="009A3944" w:rsidRDefault="00123397" w:rsidP="00123397">
      <w:pPr>
        <w:pStyle w:val="doctext"/>
      </w:pPr>
      <w:r w:rsidRPr="009A3944">
        <w:t>Internally, vectors -like all containers- have a size, which represents the amount of elements contained in the vector. But vectors also have a capacity, which determines the amount of storage space they have allocated, and which can be either equal or greater than the actual </w:t>
      </w:r>
      <w:hyperlink r:id="rId37" w:history="1">
        <w:r w:rsidRPr="009A3944">
          <w:t>size</w:t>
        </w:r>
      </w:hyperlink>
      <w:r w:rsidRPr="009A3944">
        <w:t>. The extra amount of storage allocated is not used, but is reserved for the vector to be used in the case it grows. This way, the vector does not have to reallocate storage on each occasion it grows, but only when this extra space is exhausted and a new element is inserted (which should only happen in logarithmic frequence in relation with its size).</w:t>
      </w:r>
    </w:p>
    <w:p w:rsidR="00123397" w:rsidRPr="009A3944" w:rsidRDefault="00123397" w:rsidP="00123397">
      <w:pPr>
        <w:pStyle w:val="doctext"/>
      </w:pPr>
      <w:r w:rsidRPr="009A3944">
        <w:t>Declaring and initializing vectors</w:t>
      </w:r>
    </w:p>
    <w:p w:rsidR="00123397" w:rsidRPr="009A3944" w:rsidRDefault="00123397" w:rsidP="00123397">
      <w:pPr>
        <w:pStyle w:val="HTMLPreformatted"/>
        <w:rPr>
          <w:rStyle w:val="HTMLCode"/>
        </w:rPr>
      </w:pPr>
      <w:r w:rsidRPr="009A3944">
        <w:rPr>
          <w:rStyle w:val="HTMLCite"/>
          <w:rFonts w:eastAsiaTheme="majorEastAsia"/>
        </w:rPr>
        <w:t>// creates an empty vector of type int</w:t>
      </w:r>
    </w:p>
    <w:p w:rsidR="00123397" w:rsidRPr="009A3944" w:rsidRDefault="00123397" w:rsidP="00123397">
      <w:pPr>
        <w:pStyle w:val="HTMLPreformatted"/>
        <w:rPr>
          <w:rStyle w:val="HTMLCode"/>
        </w:rPr>
      </w:pPr>
      <w:r w:rsidRPr="009A3944">
        <w:rPr>
          <w:rStyle w:val="HTMLCode"/>
        </w:rPr>
        <w:t>vector&lt;</w:t>
      </w:r>
      <w:r w:rsidRPr="009A3944">
        <w:rPr>
          <w:rStyle w:val="HTMLVariable"/>
        </w:rPr>
        <w:t>int</w:t>
      </w:r>
      <w:r w:rsidRPr="009A3944">
        <w:rPr>
          <w:rStyle w:val="HTMLCode"/>
        </w:rPr>
        <w:t>&gt; first;</w:t>
      </w:r>
      <w:r w:rsidRPr="009A3944">
        <w:rPr>
          <w:rStyle w:val="HTMLCode"/>
        </w:rPr>
        <w:tab/>
      </w:r>
    </w:p>
    <w:p w:rsidR="00123397" w:rsidRPr="009A3944" w:rsidRDefault="00123397" w:rsidP="00123397">
      <w:pPr>
        <w:pStyle w:val="HTMLPreformatted"/>
        <w:rPr>
          <w:rStyle w:val="HTMLCite"/>
          <w:rFonts w:eastAsiaTheme="majorEastAsia"/>
          <w:i w:val="0"/>
          <w:iCs w:val="0"/>
        </w:rPr>
      </w:pPr>
    </w:p>
    <w:p w:rsidR="00123397" w:rsidRPr="009A3944" w:rsidRDefault="00123397" w:rsidP="00123397">
      <w:pPr>
        <w:pStyle w:val="HTMLPreformatted"/>
        <w:rPr>
          <w:rStyle w:val="HTMLCode"/>
        </w:rPr>
      </w:pPr>
      <w:r w:rsidRPr="009A3944">
        <w:rPr>
          <w:rStyle w:val="HTMLCite"/>
          <w:rFonts w:eastAsiaTheme="majorEastAsia"/>
        </w:rPr>
        <w:t>// creates four int elements, each with value 100</w:t>
      </w:r>
    </w:p>
    <w:p w:rsidR="00123397" w:rsidRPr="009A3944" w:rsidRDefault="00123397" w:rsidP="00123397">
      <w:pPr>
        <w:pStyle w:val="HTMLPreformatted"/>
        <w:rPr>
          <w:rStyle w:val="HTMLCite"/>
          <w:rFonts w:eastAsiaTheme="majorEastAsia"/>
          <w:i w:val="0"/>
          <w:iCs w:val="0"/>
        </w:rPr>
      </w:pPr>
      <w:r w:rsidRPr="009A3944">
        <w:rPr>
          <w:rStyle w:val="HTMLCode"/>
        </w:rPr>
        <w:t>vector&lt;</w:t>
      </w:r>
      <w:r w:rsidRPr="009A3944">
        <w:rPr>
          <w:rStyle w:val="HTMLVariable"/>
        </w:rPr>
        <w:t>int</w:t>
      </w:r>
      <w:r w:rsidRPr="009A3944">
        <w:rPr>
          <w:rStyle w:val="HTMLCode"/>
        </w:rPr>
        <w:t>&gt; second (4,100);</w:t>
      </w:r>
      <w:r w:rsidRPr="009A3944">
        <w:rPr>
          <w:rStyle w:val="HTMLCite"/>
          <w:rFonts w:eastAsiaTheme="majorEastAsia"/>
        </w:rPr>
        <w:t xml:space="preserve"> </w:t>
      </w:r>
    </w:p>
    <w:p w:rsidR="00123397" w:rsidRPr="009A3944" w:rsidRDefault="00123397" w:rsidP="00123397">
      <w:pPr>
        <w:pStyle w:val="HTMLPreformatted"/>
        <w:rPr>
          <w:rStyle w:val="HTMLCite"/>
          <w:rFonts w:eastAsiaTheme="majorEastAsia"/>
          <w:i w:val="0"/>
          <w:iCs w:val="0"/>
        </w:rPr>
      </w:pPr>
    </w:p>
    <w:p w:rsidR="00123397" w:rsidRPr="009A3944" w:rsidRDefault="00123397" w:rsidP="00123397">
      <w:pPr>
        <w:pStyle w:val="HTMLPreformatted"/>
        <w:rPr>
          <w:rStyle w:val="HTMLCode"/>
        </w:rPr>
      </w:pPr>
      <w:r w:rsidRPr="009A3944">
        <w:rPr>
          <w:rStyle w:val="HTMLCite"/>
          <w:rFonts w:eastAsiaTheme="majorEastAsia"/>
        </w:rPr>
        <w:t>// creates an vector named third by iterating through vector second and copying all the elements from it.</w:t>
      </w:r>
    </w:p>
    <w:p w:rsidR="00123397" w:rsidRPr="009A3944" w:rsidRDefault="00123397" w:rsidP="00123397">
      <w:pPr>
        <w:pStyle w:val="HTMLPreformatted"/>
        <w:rPr>
          <w:rStyle w:val="HTMLCode"/>
        </w:rPr>
      </w:pPr>
      <w:r w:rsidRPr="009A3944">
        <w:rPr>
          <w:rStyle w:val="HTMLCode"/>
        </w:rPr>
        <w:t>vector&lt;</w:t>
      </w:r>
      <w:r w:rsidRPr="009A3944">
        <w:rPr>
          <w:rStyle w:val="HTMLVariable"/>
        </w:rPr>
        <w:t>int</w:t>
      </w:r>
      <w:r w:rsidRPr="009A3944">
        <w:rPr>
          <w:rStyle w:val="HTMLCode"/>
        </w:rPr>
        <w:t xml:space="preserve">&gt; third (second.begin(),second.end());  </w:t>
      </w:r>
    </w:p>
    <w:p w:rsidR="00123397" w:rsidRPr="009A3944" w:rsidRDefault="00123397" w:rsidP="00123397">
      <w:pPr>
        <w:pStyle w:val="HTMLPreformatted"/>
        <w:rPr>
          <w:rStyle w:val="HTMLCode"/>
        </w:rPr>
      </w:pPr>
    </w:p>
    <w:p w:rsidR="00123397" w:rsidRPr="009A3944" w:rsidRDefault="00123397" w:rsidP="00123397">
      <w:r w:rsidRPr="009A3944">
        <w:rPr>
          <w:rStyle w:val="HTMLCite"/>
          <w:rFonts w:ascii="Courier New" w:hAnsi="Courier New" w:cs="Courier New"/>
        </w:rPr>
        <w:t>// creates an vector named fourth that is a copy of vector named third</w:t>
      </w:r>
      <w:r w:rsidRPr="009A3944">
        <w:rPr>
          <w:rStyle w:val="HTMLCode"/>
        </w:rPr>
        <w:t>vector&lt;</w:t>
      </w:r>
      <w:r w:rsidRPr="009A3944">
        <w:rPr>
          <w:rStyle w:val="HTMLVariable"/>
          <w:rFonts w:ascii="Courier New" w:hAnsi="Courier New" w:cs="Courier New"/>
        </w:rPr>
        <w:t>int</w:t>
      </w:r>
      <w:r w:rsidRPr="009A3944">
        <w:rPr>
          <w:rStyle w:val="HTMLCode"/>
        </w:rPr>
        <w:t xml:space="preserve">&gt; fourth (third);          </w:t>
      </w:r>
    </w:p>
    <w:p w:rsidR="00BB105B" w:rsidRPr="009A3944" w:rsidRDefault="00BB105B" w:rsidP="00123397">
      <w:pPr>
        <w:rPr>
          <w:rFonts w:ascii="Times New Roman" w:hAnsi="Times New Roman" w:cs="Times New Roman"/>
          <w:b/>
          <w:sz w:val="24"/>
        </w:rPr>
      </w:pPr>
    </w:p>
    <w:p w:rsidR="00123397" w:rsidRPr="009A3944" w:rsidRDefault="00123397" w:rsidP="00123397">
      <w:pPr>
        <w:rPr>
          <w:rFonts w:ascii="Times New Roman" w:hAnsi="Times New Roman" w:cs="Times New Roman"/>
          <w:b/>
          <w:sz w:val="24"/>
        </w:rPr>
      </w:pPr>
      <w:r w:rsidRPr="009A3944">
        <w:rPr>
          <w:rFonts w:ascii="Times New Roman" w:hAnsi="Times New Roman" w:cs="Times New Roman"/>
          <w:b/>
          <w:sz w:val="24"/>
        </w:rPr>
        <w:t>Non-Modifying Operations:</w:t>
      </w:r>
    </w:p>
    <w:p w:rsidR="00BB105B" w:rsidRPr="009A3944" w:rsidRDefault="00BB105B" w:rsidP="00123397">
      <w:pPr>
        <w:rPr>
          <w:rFonts w:ascii="Times New Roman" w:hAnsi="Times New Roman" w:cs="Times New Roman"/>
          <w:b/>
          <w:sz w:val="24"/>
        </w:rPr>
      </w:pPr>
    </w:p>
    <w:tbl>
      <w:tblPr>
        <w:tblW w:w="885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6588"/>
      </w:tblGrid>
      <w:tr w:rsidR="00123397" w:rsidRPr="009A3944" w:rsidTr="00725934">
        <w:tc>
          <w:tcPr>
            <w:tcW w:w="2268" w:type="dxa"/>
          </w:tcPr>
          <w:p w:rsidR="00123397" w:rsidRPr="009A3944" w:rsidRDefault="00123397" w:rsidP="00725934">
            <w:pPr>
              <w:jc w:val="center"/>
              <w:rPr>
                <w:rFonts w:ascii="Courier New" w:hAnsi="Courier New" w:cs="Courier New"/>
              </w:rPr>
            </w:pPr>
            <w:r w:rsidRPr="009A3944">
              <w:rPr>
                <w:rFonts w:ascii="Courier New" w:hAnsi="Courier New" w:cs="Courier New"/>
              </w:rPr>
              <w:t>Operation</w:t>
            </w:r>
          </w:p>
        </w:tc>
        <w:tc>
          <w:tcPr>
            <w:tcW w:w="6588" w:type="dxa"/>
          </w:tcPr>
          <w:p w:rsidR="00123397" w:rsidRPr="009A3944" w:rsidRDefault="00123397" w:rsidP="00725934">
            <w:pPr>
              <w:jc w:val="center"/>
              <w:rPr>
                <w:rFonts w:ascii="Courier New" w:hAnsi="Courier New" w:cs="Courier New"/>
              </w:rPr>
            </w:pPr>
            <w:r w:rsidRPr="009A3944">
              <w:rPr>
                <w:rFonts w:ascii="Courier New" w:hAnsi="Courier New" w:cs="Courier New"/>
              </w:rPr>
              <w:t>Effect</w:t>
            </w:r>
          </w:p>
        </w:tc>
      </w:tr>
      <w:tr w:rsidR="00123397" w:rsidRPr="009A3944" w:rsidTr="00725934">
        <w:tc>
          <w:tcPr>
            <w:tcW w:w="2268" w:type="dxa"/>
          </w:tcPr>
          <w:p w:rsidR="00123397" w:rsidRPr="009A3944" w:rsidRDefault="00123397" w:rsidP="00725934">
            <w:pPr>
              <w:rPr>
                <w:rFonts w:ascii="Courier New" w:hAnsi="Courier New" w:cs="Courier New"/>
              </w:rPr>
            </w:pPr>
            <w:r w:rsidRPr="009A3944">
              <w:rPr>
                <w:rFonts w:ascii="Courier New" w:hAnsi="Courier New" w:cs="Courier New"/>
              </w:rPr>
              <w:t>v1.size()</w:t>
            </w:r>
          </w:p>
        </w:tc>
        <w:tc>
          <w:tcPr>
            <w:tcW w:w="6588" w:type="dxa"/>
          </w:tcPr>
          <w:p w:rsidR="00123397" w:rsidRPr="009A3944" w:rsidRDefault="00123397" w:rsidP="00725934">
            <w:pPr>
              <w:rPr>
                <w:rFonts w:ascii="Courier New" w:hAnsi="Courier New" w:cs="Courier New"/>
              </w:rPr>
            </w:pPr>
            <w:r w:rsidRPr="009A3944">
              <w:rPr>
                <w:rFonts w:ascii="Courier New" w:hAnsi="Courier New" w:cs="Courier New"/>
              </w:rPr>
              <w:t>Returns the actual number of elements</w:t>
            </w:r>
          </w:p>
        </w:tc>
      </w:tr>
      <w:tr w:rsidR="00123397" w:rsidRPr="009A3944" w:rsidTr="00725934">
        <w:tc>
          <w:tcPr>
            <w:tcW w:w="2268" w:type="dxa"/>
          </w:tcPr>
          <w:p w:rsidR="00123397" w:rsidRPr="009A3944" w:rsidRDefault="00123397" w:rsidP="00725934">
            <w:pPr>
              <w:rPr>
                <w:rFonts w:ascii="Courier New" w:hAnsi="Courier New" w:cs="Courier New"/>
              </w:rPr>
            </w:pPr>
            <w:r w:rsidRPr="009A3944">
              <w:rPr>
                <w:rFonts w:ascii="Courier New" w:hAnsi="Courier New" w:cs="Courier New"/>
              </w:rPr>
              <w:t>v1.empty()</w:t>
            </w:r>
          </w:p>
        </w:tc>
        <w:tc>
          <w:tcPr>
            <w:tcW w:w="6588" w:type="dxa"/>
          </w:tcPr>
          <w:p w:rsidR="00123397" w:rsidRPr="009A3944" w:rsidRDefault="00123397" w:rsidP="00725934">
            <w:pPr>
              <w:rPr>
                <w:rFonts w:ascii="Courier New" w:hAnsi="Courier New" w:cs="Courier New"/>
              </w:rPr>
            </w:pPr>
            <w:r w:rsidRPr="009A3944">
              <w:rPr>
                <w:rFonts w:ascii="Courier New" w:hAnsi="Courier New" w:cs="Courier New"/>
              </w:rPr>
              <w:t>Returns whether the container is empty (equivalent to size() == 0, but might be faster)</w:t>
            </w:r>
          </w:p>
        </w:tc>
      </w:tr>
      <w:tr w:rsidR="00123397" w:rsidRPr="009A3944" w:rsidTr="00725934">
        <w:tc>
          <w:tcPr>
            <w:tcW w:w="2268" w:type="dxa"/>
          </w:tcPr>
          <w:p w:rsidR="00123397" w:rsidRPr="009A3944" w:rsidRDefault="00123397" w:rsidP="00725934">
            <w:pPr>
              <w:rPr>
                <w:rFonts w:ascii="Courier New" w:hAnsi="Courier New" w:cs="Courier New"/>
              </w:rPr>
            </w:pPr>
            <w:r w:rsidRPr="009A3944">
              <w:rPr>
                <w:rFonts w:ascii="Courier New" w:hAnsi="Courier New" w:cs="Courier New"/>
              </w:rPr>
              <w:t>v1.max_size()</w:t>
            </w:r>
          </w:p>
        </w:tc>
        <w:tc>
          <w:tcPr>
            <w:tcW w:w="6588" w:type="dxa"/>
          </w:tcPr>
          <w:p w:rsidR="00123397" w:rsidRPr="009A3944" w:rsidRDefault="00123397" w:rsidP="00725934">
            <w:pPr>
              <w:rPr>
                <w:rFonts w:ascii="Courier New" w:hAnsi="Courier New" w:cs="Courier New"/>
              </w:rPr>
            </w:pPr>
            <w:r w:rsidRPr="009A3944">
              <w:rPr>
                <w:rFonts w:ascii="Courier New" w:hAnsi="Courier New" w:cs="Courier New"/>
              </w:rPr>
              <w:t>Returns the maximum number of elements possible</w:t>
            </w:r>
          </w:p>
        </w:tc>
      </w:tr>
      <w:tr w:rsidR="00123397" w:rsidRPr="009A3944" w:rsidTr="00725934">
        <w:tc>
          <w:tcPr>
            <w:tcW w:w="2268" w:type="dxa"/>
          </w:tcPr>
          <w:p w:rsidR="00123397" w:rsidRPr="009A3944" w:rsidRDefault="00123397" w:rsidP="00725934">
            <w:pPr>
              <w:rPr>
                <w:rFonts w:ascii="Courier New" w:hAnsi="Courier New" w:cs="Courier New"/>
              </w:rPr>
            </w:pPr>
            <w:r w:rsidRPr="009A3944">
              <w:rPr>
                <w:rFonts w:ascii="Courier New" w:hAnsi="Courier New" w:cs="Courier New"/>
              </w:rPr>
              <w:t>v1.capacity()</w:t>
            </w:r>
          </w:p>
        </w:tc>
        <w:tc>
          <w:tcPr>
            <w:tcW w:w="6588" w:type="dxa"/>
          </w:tcPr>
          <w:p w:rsidR="00123397" w:rsidRPr="009A3944" w:rsidRDefault="00123397" w:rsidP="00725934">
            <w:pPr>
              <w:pStyle w:val="NormalWeb"/>
              <w:spacing w:before="0" w:beforeAutospacing="0" w:after="0" w:afterAutospacing="0"/>
              <w:rPr>
                <w:rFonts w:ascii="Courier New" w:hAnsi="Courier New" w:cs="Courier New"/>
                <w:sz w:val="20"/>
              </w:rPr>
            </w:pPr>
            <w:r w:rsidRPr="009A3944">
              <w:rPr>
                <w:rFonts w:ascii="Courier New" w:hAnsi="Courier New" w:cs="Courier New"/>
                <w:sz w:val="20"/>
              </w:rPr>
              <w:t>Returns the maximum possible number of elements without reallocation</w:t>
            </w:r>
          </w:p>
        </w:tc>
      </w:tr>
      <w:tr w:rsidR="00123397" w:rsidRPr="009A3944" w:rsidTr="00725934">
        <w:tc>
          <w:tcPr>
            <w:tcW w:w="2268" w:type="dxa"/>
          </w:tcPr>
          <w:p w:rsidR="00123397" w:rsidRPr="009A3944" w:rsidRDefault="00123397" w:rsidP="00725934">
            <w:pPr>
              <w:rPr>
                <w:rFonts w:ascii="Courier New" w:hAnsi="Courier New" w:cs="Courier New"/>
              </w:rPr>
            </w:pPr>
            <w:r w:rsidRPr="009A3944">
              <w:rPr>
                <w:rFonts w:ascii="Courier New" w:hAnsi="Courier New" w:cs="Courier New"/>
              </w:rPr>
              <w:t>v1.reserve()</w:t>
            </w:r>
          </w:p>
        </w:tc>
        <w:tc>
          <w:tcPr>
            <w:tcW w:w="6588" w:type="dxa"/>
          </w:tcPr>
          <w:p w:rsidR="00123397" w:rsidRPr="009A3944" w:rsidRDefault="00123397" w:rsidP="00725934">
            <w:pPr>
              <w:rPr>
                <w:rFonts w:ascii="Courier New" w:hAnsi="Courier New" w:cs="Courier New"/>
              </w:rPr>
            </w:pPr>
            <w:r w:rsidRPr="009A3944">
              <w:rPr>
                <w:rFonts w:ascii="Courier New" w:hAnsi="Courier New" w:cs="Courier New"/>
              </w:rPr>
              <w:t>Enlarges capacity, if not enough yet</w:t>
            </w:r>
          </w:p>
        </w:tc>
      </w:tr>
      <w:tr w:rsidR="00123397" w:rsidRPr="009A3944" w:rsidTr="00725934">
        <w:tc>
          <w:tcPr>
            <w:tcW w:w="2268" w:type="dxa"/>
          </w:tcPr>
          <w:p w:rsidR="00123397" w:rsidRPr="009A3944" w:rsidRDefault="00123397" w:rsidP="00725934">
            <w:pPr>
              <w:rPr>
                <w:rFonts w:ascii="Courier New" w:hAnsi="Courier New" w:cs="Courier New"/>
              </w:rPr>
            </w:pPr>
            <w:r w:rsidRPr="009A3944">
              <w:rPr>
                <w:rFonts w:ascii="Courier New" w:hAnsi="Courier New" w:cs="Courier New"/>
              </w:rPr>
              <w:t>v1 == v2</w:t>
            </w:r>
          </w:p>
        </w:tc>
        <w:tc>
          <w:tcPr>
            <w:tcW w:w="6588" w:type="dxa"/>
          </w:tcPr>
          <w:p w:rsidR="00123397" w:rsidRPr="009A3944" w:rsidRDefault="00123397" w:rsidP="00725934">
            <w:pPr>
              <w:rPr>
                <w:rFonts w:ascii="Courier New" w:hAnsi="Courier New" w:cs="Courier New"/>
              </w:rPr>
            </w:pPr>
            <w:r w:rsidRPr="009A3944">
              <w:rPr>
                <w:rFonts w:ascii="Courier New" w:hAnsi="Courier New" w:cs="Courier New"/>
              </w:rPr>
              <w:t>Returns whether v1 is equal to v2</w:t>
            </w:r>
          </w:p>
        </w:tc>
      </w:tr>
      <w:tr w:rsidR="00123397" w:rsidRPr="009A3944" w:rsidTr="00725934">
        <w:tc>
          <w:tcPr>
            <w:tcW w:w="2268" w:type="dxa"/>
          </w:tcPr>
          <w:p w:rsidR="00123397" w:rsidRPr="009A3944" w:rsidRDefault="00123397" w:rsidP="00725934">
            <w:pPr>
              <w:rPr>
                <w:rFonts w:ascii="Courier New" w:hAnsi="Courier New" w:cs="Courier New"/>
              </w:rPr>
            </w:pPr>
            <w:r w:rsidRPr="009A3944">
              <w:rPr>
                <w:rFonts w:ascii="Courier New" w:hAnsi="Courier New" w:cs="Courier New"/>
              </w:rPr>
              <w:t>v1 != v2</w:t>
            </w:r>
          </w:p>
        </w:tc>
        <w:tc>
          <w:tcPr>
            <w:tcW w:w="6588" w:type="dxa"/>
          </w:tcPr>
          <w:p w:rsidR="00123397" w:rsidRPr="009A3944" w:rsidRDefault="00123397" w:rsidP="00725934">
            <w:pPr>
              <w:rPr>
                <w:rFonts w:ascii="Courier New" w:hAnsi="Courier New" w:cs="Courier New"/>
              </w:rPr>
            </w:pPr>
            <w:r w:rsidRPr="009A3944">
              <w:rPr>
                <w:rFonts w:ascii="Courier New" w:hAnsi="Courier New" w:cs="Courier New"/>
              </w:rPr>
              <w:t>Returns whether v1 is not equal to v2</w:t>
            </w:r>
          </w:p>
        </w:tc>
      </w:tr>
    </w:tbl>
    <w:p w:rsidR="00123397" w:rsidRPr="009A3944" w:rsidRDefault="00123397" w:rsidP="00123397">
      <w:pPr>
        <w:rPr>
          <w:rFonts w:ascii="Courier New" w:hAnsi="Courier New" w:cs="Courier New"/>
        </w:rPr>
      </w:pPr>
    </w:p>
    <w:p w:rsidR="00123397" w:rsidRPr="009A3944" w:rsidRDefault="00123397" w:rsidP="00123397">
      <w:pPr>
        <w:rPr>
          <w:rFonts w:ascii="Times New Roman" w:hAnsi="Times New Roman" w:cs="Times New Roman"/>
          <w:b/>
          <w:sz w:val="24"/>
        </w:rPr>
      </w:pPr>
      <w:r w:rsidRPr="009A3944">
        <w:rPr>
          <w:rFonts w:ascii="Times New Roman" w:hAnsi="Times New Roman" w:cs="Times New Roman"/>
          <w:b/>
          <w:sz w:val="24"/>
        </w:rPr>
        <w:t>Assignments:</w:t>
      </w:r>
    </w:p>
    <w:p w:rsidR="00BB105B" w:rsidRPr="009A3944" w:rsidRDefault="00BB105B" w:rsidP="00123397">
      <w:pPr>
        <w:rPr>
          <w:rFonts w:ascii="Times New Roman" w:hAnsi="Times New Roman" w:cs="Times New Roman"/>
          <w:b/>
          <w:sz w:val="24"/>
        </w:rPr>
      </w:pPr>
    </w:p>
    <w:tbl>
      <w:tblPr>
        <w:tblW w:w="885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6408"/>
      </w:tblGrid>
      <w:tr w:rsidR="00123397" w:rsidRPr="009A3944" w:rsidTr="00725934">
        <w:tc>
          <w:tcPr>
            <w:tcW w:w="2448" w:type="dxa"/>
          </w:tcPr>
          <w:p w:rsidR="00123397" w:rsidRPr="009A3944" w:rsidRDefault="00123397" w:rsidP="00725934">
            <w:pPr>
              <w:jc w:val="center"/>
              <w:rPr>
                <w:rFonts w:ascii="Courier New" w:hAnsi="Courier New" w:cs="Courier New"/>
              </w:rPr>
            </w:pPr>
            <w:r w:rsidRPr="009A3944">
              <w:rPr>
                <w:rFonts w:ascii="Courier New" w:hAnsi="Courier New" w:cs="Courier New"/>
              </w:rPr>
              <w:t>Operation</w:t>
            </w:r>
          </w:p>
        </w:tc>
        <w:tc>
          <w:tcPr>
            <w:tcW w:w="6408" w:type="dxa"/>
          </w:tcPr>
          <w:p w:rsidR="00123397" w:rsidRPr="009A3944" w:rsidRDefault="00123397" w:rsidP="00725934">
            <w:pPr>
              <w:jc w:val="center"/>
              <w:rPr>
                <w:rFonts w:ascii="Courier New" w:hAnsi="Courier New" w:cs="Courier New"/>
              </w:rPr>
            </w:pPr>
            <w:r w:rsidRPr="009A3944">
              <w:rPr>
                <w:rFonts w:ascii="Courier New" w:hAnsi="Courier New" w:cs="Courier New"/>
              </w:rPr>
              <w:t>Effect</w:t>
            </w:r>
          </w:p>
        </w:tc>
      </w:tr>
      <w:tr w:rsidR="00123397" w:rsidRPr="009A3944" w:rsidTr="00725934">
        <w:tc>
          <w:tcPr>
            <w:tcW w:w="2448" w:type="dxa"/>
          </w:tcPr>
          <w:p w:rsidR="00123397" w:rsidRPr="009A3944" w:rsidRDefault="00123397" w:rsidP="00725934">
            <w:pPr>
              <w:rPr>
                <w:rFonts w:ascii="Courier New" w:hAnsi="Courier New" w:cs="Courier New"/>
              </w:rPr>
            </w:pPr>
            <w:r w:rsidRPr="009A3944">
              <w:rPr>
                <w:rFonts w:ascii="Courier New" w:hAnsi="Courier New" w:cs="Courier New"/>
              </w:rPr>
              <w:t>v1 = v2</w:t>
            </w:r>
          </w:p>
        </w:tc>
        <w:tc>
          <w:tcPr>
            <w:tcW w:w="6408" w:type="dxa"/>
          </w:tcPr>
          <w:p w:rsidR="00123397" w:rsidRPr="009A3944" w:rsidRDefault="00123397" w:rsidP="00725934">
            <w:pPr>
              <w:rPr>
                <w:rFonts w:ascii="Courier New" w:hAnsi="Courier New" w:cs="Courier New"/>
              </w:rPr>
            </w:pPr>
            <w:r w:rsidRPr="009A3944">
              <w:rPr>
                <w:rFonts w:ascii="Courier New" w:hAnsi="Courier New" w:cs="Courier New"/>
              </w:rPr>
              <w:t>Assigns all elements of v2 to v1</w:t>
            </w:r>
          </w:p>
        </w:tc>
      </w:tr>
      <w:tr w:rsidR="00123397" w:rsidRPr="009A3944" w:rsidTr="00725934">
        <w:tc>
          <w:tcPr>
            <w:tcW w:w="2448" w:type="dxa"/>
          </w:tcPr>
          <w:p w:rsidR="00123397" w:rsidRPr="009A3944" w:rsidRDefault="00123397" w:rsidP="00725934">
            <w:pPr>
              <w:rPr>
                <w:rFonts w:ascii="Courier New" w:hAnsi="Courier New" w:cs="Courier New"/>
              </w:rPr>
            </w:pPr>
            <w:r w:rsidRPr="009A3944">
              <w:rPr>
                <w:rFonts w:ascii="Courier New" w:hAnsi="Courier New" w:cs="Courier New"/>
              </w:rPr>
              <w:t>v1.assign(n elem)</w:t>
            </w:r>
          </w:p>
        </w:tc>
        <w:tc>
          <w:tcPr>
            <w:tcW w:w="6408" w:type="dxa"/>
          </w:tcPr>
          <w:p w:rsidR="00123397" w:rsidRPr="009A3944" w:rsidRDefault="00123397" w:rsidP="00725934">
            <w:pPr>
              <w:rPr>
                <w:rFonts w:ascii="Courier New" w:hAnsi="Courier New" w:cs="Courier New"/>
              </w:rPr>
            </w:pPr>
            <w:r w:rsidRPr="009A3944">
              <w:rPr>
                <w:rFonts w:ascii="Courier New" w:hAnsi="Courier New" w:cs="Courier New"/>
              </w:rPr>
              <w:t>Assigns n copies of element elem</w:t>
            </w:r>
          </w:p>
        </w:tc>
      </w:tr>
      <w:tr w:rsidR="00123397" w:rsidRPr="009A3944" w:rsidTr="00725934">
        <w:tc>
          <w:tcPr>
            <w:tcW w:w="2448" w:type="dxa"/>
          </w:tcPr>
          <w:p w:rsidR="00123397" w:rsidRPr="009A3944" w:rsidRDefault="00123397" w:rsidP="00725934">
            <w:pPr>
              <w:rPr>
                <w:rFonts w:ascii="Courier New" w:hAnsi="Courier New" w:cs="Courier New"/>
              </w:rPr>
            </w:pPr>
            <w:r w:rsidRPr="009A3944">
              <w:rPr>
                <w:rFonts w:ascii="Courier New" w:hAnsi="Courier New" w:cs="Courier New"/>
              </w:rPr>
              <w:t>v1.assign(beg, end)</w:t>
            </w:r>
          </w:p>
        </w:tc>
        <w:tc>
          <w:tcPr>
            <w:tcW w:w="6408" w:type="dxa"/>
          </w:tcPr>
          <w:p w:rsidR="00123397" w:rsidRPr="009A3944" w:rsidRDefault="00123397" w:rsidP="00725934">
            <w:pPr>
              <w:rPr>
                <w:rFonts w:ascii="Courier New" w:hAnsi="Courier New" w:cs="Courier New"/>
              </w:rPr>
            </w:pPr>
            <w:r w:rsidRPr="009A3944">
              <w:rPr>
                <w:rFonts w:ascii="Courier New" w:hAnsi="Courier New" w:cs="Courier New"/>
              </w:rPr>
              <w:t>Assigns the elements of the range [beg, end]</w:t>
            </w:r>
          </w:p>
        </w:tc>
      </w:tr>
      <w:tr w:rsidR="00123397" w:rsidRPr="009A3944" w:rsidTr="00725934">
        <w:tc>
          <w:tcPr>
            <w:tcW w:w="2448" w:type="dxa"/>
          </w:tcPr>
          <w:p w:rsidR="00123397" w:rsidRPr="009A3944" w:rsidRDefault="00123397" w:rsidP="00725934">
            <w:pPr>
              <w:rPr>
                <w:rFonts w:ascii="Courier New" w:hAnsi="Courier New" w:cs="Courier New"/>
              </w:rPr>
            </w:pPr>
            <w:r w:rsidRPr="009A3944">
              <w:rPr>
                <w:rFonts w:ascii="Courier New" w:hAnsi="Courier New" w:cs="Courier New"/>
              </w:rPr>
              <w:t>v1.swap(v2)</w:t>
            </w:r>
          </w:p>
        </w:tc>
        <w:tc>
          <w:tcPr>
            <w:tcW w:w="6408" w:type="dxa"/>
          </w:tcPr>
          <w:p w:rsidR="00123397" w:rsidRPr="009A3944" w:rsidRDefault="00123397" w:rsidP="00725934">
            <w:pPr>
              <w:rPr>
                <w:rFonts w:ascii="Courier New" w:hAnsi="Courier New" w:cs="Courier New"/>
              </w:rPr>
            </w:pPr>
            <w:r w:rsidRPr="009A3944">
              <w:rPr>
                <w:rFonts w:ascii="Courier New" w:hAnsi="Courier New" w:cs="Courier New"/>
              </w:rPr>
              <w:t>Swaps the data of v1 and v2</w:t>
            </w:r>
          </w:p>
        </w:tc>
      </w:tr>
      <w:tr w:rsidR="00123397" w:rsidRPr="009A3944" w:rsidTr="00725934">
        <w:tc>
          <w:tcPr>
            <w:tcW w:w="2448" w:type="dxa"/>
          </w:tcPr>
          <w:p w:rsidR="00123397" w:rsidRPr="009A3944" w:rsidRDefault="00123397" w:rsidP="00725934">
            <w:pPr>
              <w:rPr>
                <w:rFonts w:ascii="Courier New" w:hAnsi="Courier New" w:cs="Courier New"/>
              </w:rPr>
            </w:pPr>
            <w:r w:rsidRPr="009A3944">
              <w:rPr>
                <w:rFonts w:ascii="Courier New" w:hAnsi="Courier New" w:cs="Courier New"/>
              </w:rPr>
              <w:t>swap(v1, v2)</w:t>
            </w:r>
          </w:p>
        </w:tc>
        <w:tc>
          <w:tcPr>
            <w:tcW w:w="6408" w:type="dxa"/>
          </w:tcPr>
          <w:p w:rsidR="00123397" w:rsidRPr="009A3944" w:rsidRDefault="00123397" w:rsidP="00725934">
            <w:pPr>
              <w:rPr>
                <w:rFonts w:ascii="Courier New" w:hAnsi="Courier New" w:cs="Courier New"/>
              </w:rPr>
            </w:pPr>
            <w:r w:rsidRPr="009A3944">
              <w:rPr>
                <w:rFonts w:ascii="Courier New" w:hAnsi="Courier New" w:cs="Courier New"/>
              </w:rPr>
              <w:t>global function ( same as v1,swap(v2))</w:t>
            </w:r>
          </w:p>
        </w:tc>
      </w:tr>
    </w:tbl>
    <w:p w:rsidR="00123397" w:rsidRPr="009A3944" w:rsidRDefault="00123397" w:rsidP="00123397">
      <w:pPr>
        <w:rPr>
          <w:rFonts w:ascii="Courier New" w:hAnsi="Courier New" w:cs="Courier New"/>
        </w:rPr>
      </w:pPr>
    </w:p>
    <w:p w:rsidR="00123397" w:rsidRPr="009A3944" w:rsidRDefault="00123397" w:rsidP="00123397">
      <w:pPr>
        <w:rPr>
          <w:rFonts w:ascii="Times New Roman" w:hAnsi="Times New Roman" w:cs="Times New Roman"/>
          <w:b/>
          <w:sz w:val="24"/>
        </w:rPr>
      </w:pPr>
      <w:r w:rsidRPr="009A3944">
        <w:rPr>
          <w:rFonts w:ascii="Times New Roman" w:hAnsi="Times New Roman" w:cs="Times New Roman"/>
          <w:b/>
          <w:sz w:val="24"/>
        </w:rPr>
        <w:t>Element Access:</w:t>
      </w:r>
    </w:p>
    <w:p w:rsidR="00BB105B" w:rsidRPr="009A3944" w:rsidRDefault="00BB105B" w:rsidP="00123397">
      <w:pPr>
        <w:rPr>
          <w:rFonts w:ascii="Courier New" w:hAnsi="Courier New" w:cs="Courier New"/>
          <w:b/>
        </w:rPr>
      </w:pPr>
    </w:p>
    <w:tbl>
      <w:tblPr>
        <w:tblW w:w="885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8"/>
        <w:gridCol w:w="5868"/>
      </w:tblGrid>
      <w:tr w:rsidR="00123397" w:rsidRPr="009A3944" w:rsidTr="00725934">
        <w:tc>
          <w:tcPr>
            <w:tcW w:w="2988" w:type="dxa"/>
          </w:tcPr>
          <w:p w:rsidR="00123397" w:rsidRPr="009A3944" w:rsidRDefault="00123397" w:rsidP="00725934">
            <w:pPr>
              <w:jc w:val="center"/>
              <w:rPr>
                <w:rFonts w:ascii="Courier New" w:hAnsi="Courier New" w:cs="Courier New"/>
              </w:rPr>
            </w:pPr>
            <w:r w:rsidRPr="009A3944">
              <w:rPr>
                <w:rFonts w:ascii="Courier New" w:hAnsi="Courier New" w:cs="Courier New"/>
              </w:rPr>
              <w:t>Operation</w:t>
            </w:r>
          </w:p>
        </w:tc>
        <w:tc>
          <w:tcPr>
            <w:tcW w:w="5868" w:type="dxa"/>
          </w:tcPr>
          <w:p w:rsidR="00123397" w:rsidRPr="009A3944" w:rsidRDefault="00123397" w:rsidP="00725934">
            <w:pPr>
              <w:jc w:val="center"/>
              <w:rPr>
                <w:rFonts w:ascii="Courier New" w:hAnsi="Courier New" w:cs="Courier New"/>
              </w:rPr>
            </w:pPr>
            <w:r w:rsidRPr="009A3944">
              <w:rPr>
                <w:rFonts w:ascii="Courier New" w:hAnsi="Courier New" w:cs="Courier New"/>
              </w:rPr>
              <w:t>Effect</w:t>
            </w:r>
          </w:p>
        </w:tc>
      </w:tr>
      <w:tr w:rsidR="00123397" w:rsidRPr="009A3944" w:rsidTr="00725934">
        <w:tc>
          <w:tcPr>
            <w:tcW w:w="2988" w:type="dxa"/>
          </w:tcPr>
          <w:p w:rsidR="00123397" w:rsidRPr="009A3944" w:rsidRDefault="00123397" w:rsidP="00725934">
            <w:pPr>
              <w:rPr>
                <w:rFonts w:ascii="Courier New" w:hAnsi="Courier New" w:cs="Courier New"/>
              </w:rPr>
            </w:pPr>
            <w:r w:rsidRPr="009A3944">
              <w:rPr>
                <w:rFonts w:ascii="Courier New" w:hAnsi="Courier New" w:cs="Courier New"/>
              </w:rPr>
              <w:t>v.at( idx )</w:t>
            </w:r>
          </w:p>
        </w:tc>
        <w:tc>
          <w:tcPr>
            <w:tcW w:w="5868" w:type="dxa"/>
          </w:tcPr>
          <w:p w:rsidR="00123397" w:rsidRPr="009A3944" w:rsidRDefault="00123397" w:rsidP="00725934">
            <w:pPr>
              <w:rPr>
                <w:rFonts w:ascii="Courier New" w:hAnsi="Courier New" w:cs="Courier New"/>
              </w:rPr>
            </w:pPr>
            <w:r w:rsidRPr="009A3944">
              <w:rPr>
                <w:rFonts w:ascii="Courier New" w:hAnsi="Courier New" w:cs="Courier New"/>
              </w:rPr>
              <w:t>Returns the element with index idx (throws range error exception if idx is out of range)</w:t>
            </w:r>
          </w:p>
        </w:tc>
      </w:tr>
      <w:tr w:rsidR="00123397" w:rsidRPr="009A3944" w:rsidTr="00725934">
        <w:tc>
          <w:tcPr>
            <w:tcW w:w="2988" w:type="dxa"/>
          </w:tcPr>
          <w:p w:rsidR="00123397" w:rsidRPr="009A3944" w:rsidRDefault="00123397" w:rsidP="00725934">
            <w:pPr>
              <w:rPr>
                <w:rFonts w:ascii="Courier New" w:hAnsi="Courier New" w:cs="Courier New"/>
              </w:rPr>
            </w:pPr>
            <w:r w:rsidRPr="009A3944">
              <w:rPr>
                <w:rFonts w:ascii="Courier New" w:hAnsi="Courier New" w:cs="Courier New"/>
              </w:rPr>
              <w:t>v[idx]</w:t>
            </w:r>
          </w:p>
        </w:tc>
        <w:tc>
          <w:tcPr>
            <w:tcW w:w="5868" w:type="dxa"/>
          </w:tcPr>
          <w:p w:rsidR="00123397" w:rsidRPr="009A3944" w:rsidRDefault="00123397" w:rsidP="00725934">
            <w:pPr>
              <w:rPr>
                <w:rFonts w:ascii="Courier New" w:hAnsi="Courier New" w:cs="Courier New"/>
              </w:rPr>
            </w:pPr>
            <w:r w:rsidRPr="009A3944">
              <w:rPr>
                <w:rFonts w:ascii="Courier New" w:hAnsi="Courier New" w:cs="Courier New"/>
              </w:rPr>
              <w:t>Returns the element with index idx (no range checking)</w:t>
            </w:r>
          </w:p>
        </w:tc>
      </w:tr>
      <w:tr w:rsidR="00123397" w:rsidRPr="009A3944" w:rsidTr="00725934">
        <w:tc>
          <w:tcPr>
            <w:tcW w:w="2988" w:type="dxa"/>
          </w:tcPr>
          <w:p w:rsidR="00123397" w:rsidRPr="009A3944" w:rsidRDefault="00123397" w:rsidP="00725934">
            <w:pPr>
              <w:rPr>
                <w:rFonts w:ascii="Courier New" w:hAnsi="Courier New" w:cs="Courier New"/>
              </w:rPr>
            </w:pPr>
            <w:r w:rsidRPr="009A3944">
              <w:rPr>
                <w:rFonts w:ascii="Courier New" w:hAnsi="Courier New" w:cs="Courier New"/>
              </w:rPr>
              <w:t>v.front()</w:t>
            </w:r>
          </w:p>
        </w:tc>
        <w:tc>
          <w:tcPr>
            <w:tcW w:w="5868" w:type="dxa"/>
          </w:tcPr>
          <w:p w:rsidR="00123397" w:rsidRPr="009A3944" w:rsidRDefault="00123397" w:rsidP="00725934">
            <w:pPr>
              <w:rPr>
                <w:rFonts w:ascii="Courier New" w:hAnsi="Courier New" w:cs="Courier New"/>
              </w:rPr>
            </w:pPr>
            <w:r w:rsidRPr="009A3944">
              <w:rPr>
                <w:rFonts w:ascii="Courier New" w:hAnsi="Courier New" w:cs="Courier New"/>
              </w:rPr>
              <w:t>Returns the first element ( no check whether a first element exists)</w:t>
            </w:r>
          </w:p>
        </w:tc>
      </w:tr>
      <w:tr w:rsidR="00123397" w:rsidRPr="009A3944" w:rsidTr="00725934">
        <w:trPr>
          <w:trHeight w:val="90"/>
        </w:trPr>
        <w:tc>
          <w:tcPr>
            <w:tcW w:w="2988" w:type="dxa"/>
          </w:tcPr>
          <w:p w:rsidR="00123397" w:rsidRPr="009A3944" w:rsidRDefault="00123397" w:rsidP="00725934">
            <w:pPr>
              <w:rPr>
                <w:rFonts w:ascii="Courier New" w:hAnsi="Courier New" w:cs="Courier New"/>
              </w:rPr>
            </w:pPr>
            <w:r w:rsidRPr="009A3944">
              <w:rPr>
                <w:rFonts w:ascii="Courier New" w:hAnsi="Courier New" w:cs="Courier New"/>
              </w:rPr>
              <w:t>v.back()</w:t>
            </w:r>
          </w:p>
        </w:tc>
        <w:tc>
          <w:tcPr>
            <w:tcW w:w="5868" w:type="dxa"/>
          </w:tcPr>
          <w:p w:rsidR="00123397" w:rsidRPr="009A3944" w:rsidRDefault="00123397" w:rsidP="00725934">
            <w:pPr>
              <w:rPr>
                <w:rFonts w:ascii="Courier New" w:hAnsi="Courier New" w:cs="Courier New"/>
              </w:rPr>
            </w:pPr>
            <w:r w:rsidRPr="009A3944">
              <w:rPr>
                <w:rFonts w:ascii="Courier New" w:hAnsi="Courier New" w:cs="Courier New"/>
              </w:rPr>
              <w:t>Returns the last element( no check whether a last element exits)</w:t>
            </w:r>
          </w:p>
        </w:tc>
      </w:tr>
    </w:tbl>
    <w:p w:rsidR="00123397" w:rsidRPr="009A3944" w:rsidRDefault="00123397" w:rsidP="00123397">
      <w:pPr>
        <w:rPr>
          <w:rFonts w:ascii="Times New Roman" w:hAnsi="Times New Roman" w:cs="Times New Roman"/>
          <w:b/>
          <w:sz w:val="24"/>
        </w:rPr>
      </w:pPr>
    </w:p>
    <w:p w:rsidR="00123397" w:rsidRPr="009A3944" w:rsidRDefault="00123397" w:rsidP="00123397">
      <w:pPr>
        <w:rPr>
          <w:rFonts w:ascii="Times New Roman" w:hAnsi="Times New Roman" w:cs="Times New Roman"/>
          <w:b/>
          <w:sz w:val="24"/>
        </w:rPr>
      </w:pPr>
      <w:r w:rsidRPr="009A3944">
        <w:rPr>
          <w:rFonts w:ascii="Times New Roman" w:hAnsi="Times New Roman" w:cs="Times New Roman"/>
          <w:b/>
          <w:sz w:val="24"/>
        </w:rPr>
        <w:t>Inserting and removing elements:</w:t>
      </w:r>
    </w:p>
    <w:p w:rsidR="00BB105B" w:rsidRPr="009A3944" w:rsidRDefault="00BB105B" w:rsidP="00123397">
      <w:pPr>
        <w:rPr>
          <w:b/>
        </w:rPr>
      </w:pPr>
    </w:p>
    <w:tbl>
      <w:tblPr>
        <w:tblW w:w="885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5976"/>
      </w:tblGrid>
      <w:tr w:rsidR="00123397" w:rsidRPr="009A3944" w:rsidTr="00725934">
        <w:tc>
          <w:tcPr>
            <w:tcW w:w="2880" w:type="dxa"/>
          </w:tcPr>
          <w:p w:rsidR="00123397" w:rsidRPr="009A3944" w:rsidRDefault="00123397" w:rsidP="00725934">
            <w:pPr>
              <w:jc w:val="center"/>
              <w:rPr>
                <w:rFonts w:ascii="Courier New" w:hAnsi="Courier New" w:cs="Courier New"/>
                <w:bCs w:val="0"/>
              </w:rPr>
            </w:pPr>
            <w:r w:rsidRPr="009A3944">
              <w:rPr>
                <w:rFonts w:ascii="Courier New" w:hAnsi="Courier New" w:cs="Courier New"/>
              </w:rPr>
              <w:t>Operation</w:t>
            </w:r>
          </w:p>
        </w:tc>
        <w:tc>
          <w:tcPr>
            <w:tcW w:w="5976" w:type="dxa"/>
          </w:tcPr>
          <w:p w:rsidR="00123397" w:rsidRPr="009A3944" w:rsidRDefault="00123397" w:rsidP="00725934">
            <w:pPr>
              <w:jc w:val="center"/>
              <w:rPr>
                <w:rFonts w:ascii="Courier New" w:hAnsi="Courier New" w:cs="Courier New"/>
                <w:bCs w:val="0"/>
              </w:rPr>
            </w:pPr>
            <w:r w:rsidRPr="009A3944">
              <w:rPr>
                <w:rFonts w:ascii="Courier New" w:hAnsi="Courier New" w:cs="Courier New"/>
              </w:rPr>
              <w:t>Effect</w:t>
            </w:r>
          </w:p>
        </w:tc>
      </w:tr>
      <w:tr w:rsidR="00123397" w:rsidRPr="009A3944" w:rsidTr="00725934">
        <w:tc>
          <w:tcPr>
            <w:tcW w:w="2880" w:type="dxa"/>
          </w:tcPr>
          <w:p w:rsidR="00123397" w:rsidRPr="009A3944" w:rsidRDefault="00123397" w:rsidP="00725934">
            <w:pPr>
              <w:rPr>
                <w:rFonts w:ascii="Courier New" w:hAnsi="Courier New" w:cs="Courier New"/>
              </w:rPr>
            </w:pPr>
            <w:r w:rsidRPr="009A3944">
              <w:rPr>
                <w:rFonts w:ascii="Courier New" w:hAnsi="Courier New" w:cs="Courier New"/>
              </w:rPr>
              <w:t>v.insert(pos, elem)</w:t>
            </w:r>
          </w:p>
        </w:tc>
        <w:tc>
          <w:tcPr>
            <w:tcW w:w="5976" w:type="dxa"/>
          </w:tcPr>
          <w:p w:rsidR="00123397" w:rsidRPr="009A3944" w:rsidRDefault="00123397" w:rsidP="00725934">
            <w:pPr>
              <w:rPr>
                <w:rFonts w:ascii="Courier New" w:hAnsi="Courier New" w:cs="Courier New"/>
              </w:rPr>
            </w:pPr>
            <w:r w:rsidRPr="009A3944">
              <w:rPr>
                <w:rFonts w:ascii="Courier New" w:hAnsi="Courier New" w:cs="Courier New"/>
              </w:rPr>
              <w:t xml:space="preserve">Inserts at iterator position “pos” a copy of “elem” and returns the position of the new element </w:t>
            </w:r>
          </w:p>
        </w:tc>
      </w:tr>
      <w:tr w:rsidR="00123397" w:rsidRPr="009A3944" w:rsidTr="00725934">
        <w:tc>
          <w:tcPr>
            <w:tcW w:w="2880" w:type="dxa"/>
          </w:tcPr>
          <w:p w:rsidR="00123397" w:rsidRPr="009A3944" w:rsidRDefault="00123397" w:rsidP="00725934">
            <w:pPr>
              <w:rPr>
                <w:rFonts w:ascii="Courier New" w:hAnsi="Courier New" w:cs="Courier New"/>
              </w:rPr>
            </w:pPr>
            <w:r w:rsidRPr="009A3944">
              <w:rPr>
                <w:rFonts w:ascii="Courier New" w:hAnsi="Courier New" w:cs="Courier New"/>
              </w:rPr>
              <w:t>v.insert(pos, n, elem)</w:t>
            </w:r>
          </w:p>
        </w:tc>
        <w:tc>
          <w:tcPr>
            <w:tcW w:w="5976" w:type="dxa"/>
          </w:tcPr>
          <w:p w:rsidR="00123397" w:rsidRPr="009A3944" w:rsidRDefault="00123397" w:rsidP="00725934">
            <w:pPr>
              <w:rPr>
                <w:rFonts w:ascii="Courier New" w:hAnsi="Courier New" w:cs="Courier New"/>
              </w:rPr>
            </w:pPr>
            <w:r w:rsidRPr="009A3944">
              <w:rPr>
                <w:rFonts w:ascii="Courier New" w:hAnsi="Courier New" w:cs="Courier New"/>
              </w:rPr>
              <w:t>Inserts at iterator position “pos” “n” copies of “elem” (returns nothing)</w:t>
            </w:r>
          </w:p>
        </w:tc>
      </w:tr>
      <w:tr w:rsidR="00123397" w:rsidRPr="009A3944" w:rsidTr="00725934">
        <w:tc>
          <w:tcPr>
            <w:tcW w:w="2880" w:type="dxa"/>
          </w:tcPr>
          <w:p w:rsidR="00123397" w:rsidRPr="009A3944" w:rsidRDefault="00123397" w:rsidP="00725934">
            <w:pPr>
              <w:rPr>
                <w:rFonts w:ascii="Courier New" w:hAnsi="Courier New" w:cs="Courier New"/>
              </w:rPr>
            </w:pPr>
            <w:r w:rsidRPr="009A3944">
              <w:rPr>
                <w:rFonts w:ascii="Courier New" w:hAnsi="Courier New" w:cs="Courier New"/>
              </w:rPr>
              <w:t>v.insert(pos,beg,end)</w:t>
            </w:r>
          </w:p>
        </w:tc>
        <w:tc>
          <w:tcPr>
            <w:tcW w:w="5976" w:type="dxa"/>
          </w:tcPr>
          <w:p w:rsidR="00123397" w:rsidRPr="009A3944" w:rsidRDefault="00123397" w:rsidP="00725934">
            <w:pPr>
              <w:rPr>
                <w:rFonts w:ascii="Courier New" w:hAnsi="Courier New" w:cs="Courier New"/>
              </w:rPr>
            </w:pPr>
            <w:r w:rsidRPr="009A3944">
              <w:rPr>
                <w:rFonts w:ascii="Courier New" w:hAnsi="Courier New" w:cs="Courier New"/>
              </w:rPr>
              <w:t>Inserts at iterator position “pos” a copy of all elements of the range [beg, end] (returns nothing)</w:t>
            </w:r>
          </w:p>
        </w:tc>
      </w:tr>
      <w:tr w:rsidR="00123397" w:rsidRPr="009A3944" w:rsidTr="00725934">
        <w:tc>
          <w:tcPr>
            <w:tcW w:w="2880" w:type="dxa"/>
          </w:tcPr>
          <w:p w:rsidR="00123397" w:rsidRPr="009A3944" w:rsidRDefault="00123397" w:rsidP="00725934">
            <w:pPr>
              <w:rPr>
                <w:rFonts w:ascii="Courier New" w:hAnsi="Courier New" w:cs="Courier New"/>
              </w:rPr>
            </w:pPr>
            <w:r w:rsidRPr="009A3944">
              <w:rPr>
                <w:rFonts w:ascii="Courier New" w:hAnsi="Courier New" w:cs="Courier New"/>
              </w:rPr>
              <w:t>v.push_back( elem )</w:t>
            </w:r>
          </w:p>
        </w:tc>
        <w:tc>
          <w:tcPr>
            <w:tcW w:w="5976" w:type="dxa"/>
          </w:tcPr>
          <w:p w:rsidR="00123397" w:rsidRPr="009A3944" w:rsidRDefault="00123397" w:rsidP="00725934">
            <w:pPr>
              <w:rPr>
                <w:rFonts w:ascii="Courier New" w:hAnsi="Courier New" w:cs="Courier New"/>
              </w:rPr>
            </w:pPr>
            <w:r w:rsidRPr="009A3944">
              <w:rPr>
                <w:rFonts w:ascii="Courier New" w:hAnsi="Courier New" w:cs="Courier New"/>
              </w:rPr>
              <w:t>Appends a copy of element at the end</w:t>
            </w:r>
          </w:p>
        </w:tc>
      </w:tr>
      <w:tr w:rsidR="00123397" w:rsidRPr="009A3944" w:rsidTr="00725934">
        <w:tc>
          <w:tcPr>
            <w:tcW w:w="2880" w:type="dxa"/>
          </w:tcPr>
          <w:p w:rsidR="00123397" w:rsidRPr="009A3944" w:rsidRDefault="00123397" w:rsidP="00725934">
            <w:pPr>
              <w:rPr>
                <w:rFonts w:ascii="Courier New" w:hAnsi="Courier New" w:cs="Courier New"/>
              </w:rPr>
            </w:pPr>
            <w:r w:rsidRPr="009A3944">
              <w:rPr>
                <w:rFonts w:ascii="Courier New" w:hAnsi="Courier New" w:cs="Courier New"/>
              </w:rPr>
              <w:t>v.pop_back()</w:t>
            </w:r>
          </w:p>
        </w:tc>
        <w:tc>
          <w:tcPr>
            <w:tcW w:w="5976" w:type="dxa"/>
          </w:tcPr>
          <w:p w:rsidR="00123397" w:rsidRPr="009A3944" w:rsidRDefault="00123397" w:rsidP="00725934">
            <w:pPr>
              <w:rPr>
                <w:rFonts w:ascii="Courier New" w:hAnsi="Courier New" w:cs="Courier New"/>
              </w:rPr>
            </w:pPr>
            <w:r w:rsidRPr="009A3944">
              <w:rPr>
                <w:rFonts w:ascii="Courier New" w:hAnsi="Courier New" w:cs="Courier New"/>
              </w:rPr>
              <w:t>Removes the last element ( does not return it)</w:t>
            </w:r>
          </w:p>
        </w:tc>
      </w:tr>
      <w:tr w:rsidR="00123397" w:rsidRPr="009A3944" w:rsidTr="00725934">
        <w:tc>
          <w:tcPr>
            <w:tcW w:w="2880" w:type="dxa"/>
          </w:tcPr>
          <w:p w:rsidR="00123397" w:rsidRPr="009A3944" w:rsidRDefault="00123397" w:rsidP="00725934">
            <w:pPr>
              <w:rPr>
                <w:rFonts w:ascii="Courier New" w:hAnsi="Courier New" w:cs="Courier New"/>
              </w:rPr>
            </w:pPr>
            <w:r w:rsidRPr="009A3944">
              <w:rPr>
                <w:rFonts w:ascii="Courier New" w:hAnsi="Courier New" w:cs="Courier New"/>
              </w:rPr>
              <w:t>v.erase( pos)</w:t>
            </w:r>
          </w:p>
        </w:tc>
        <w:tc>
          <w:tcPr>
            <w:tcW w:w="5976" w:type="dxa"/>
          </w:tcPr>
          <w:p w:rsidR="00123397" w:rsidRPr="009A3944" w:rsidRDefault="00123397" w:rsidP="00725934">
            <w:pPr>
              <w:rPr>
                <w:rFonts w:ascii="Courier New" w:hAnsi="Courier New" w:cs="Courier New"/>
              </w:rPr>
            </w:pPr>
            <w:r w:rsidRPr="009A3944">
              <w:rPr>
                <w:rFonts w:ascii="Courier New" w:hAnsi="Courier New" w:cs="Courier New"/>
              </w:rPr>
              <w:t>Removes the element at iterator position “pos” and returns the position of the next element</w:t>
            </w:r>
          </w:p>
        </w:tc>
      </w:tr>
      <w:tr w:rsidR="00123397" w:rsidRPr="009A3944" w:rsidTr="00725934">
        <w:tc>
          <w:tcPr>
            <w:tcW w:w="2880" w:type="dxa"/>
          </w:tcPr>
          <w:p w:rsidR="00123397" w:rsidRPr="009A3944" w:rsidRDefault="00123397" w:rsidP="00725934">
            <w:pPr>
              <w:rPr>
                <w:rFonts w:ascii="Courier New" w:hAnsi="Courier New" w:cs="Courier New"/>
              </w:rPr>
            </w:pPr>
            <w:r w:rsidRPr="009A3944">
              <w:rPr>
                <w:rFonts w:ascii="Courier New" w:hAnsi="Courier New" w:cs="Courier New"/>
              </w:rPr>
              <w:t>v.erase(beg, end)</w:t>
            </w:r>
          </w:p>
        </w:tc>
        <w:tc>
          <w:tcPr>
            <w:tcW w:w="5976" w:type="dxa"/>
          </w:tcPr>
          <w:p w:rsidR="00123397" w:rsidRPr="009A3944" w:rsidRDefault="00123397" w:rsidP="00725934">
            <w:pPr>
              <w:pStyle w:val="NormalWeb"/>
              <w:spacing w:before="0" w:beforeAutospacing="0" w:after="0" w:afterAutospacing="0"/>
              <w:rPr>
                <w:rFonts w:ascii="Courier New" w:hAnsi="Courier New" w:cs="Courier New"/>
                <w:sz w:val="20"/>
              </w:rPr>
            </w:pPr>
            <w:r w:rsidRPr="009A3944">
              <w:rPr>
                <w:rFonts w:ascii="Courier New" w:hAnsi="Courier New" w:cs="Courier New"/>
                <w:sz w:val="20"/>
              </w:rPr>
              <w:t>Removes all elements of the of the range [beg,end] and returns the position of the next element</w:t>
            </w:r>
          </w:p>
        </w:tc>
      </w:tr>
      <w:tr w:rsidR="00123397" w:rsidRPr="009A3944" w:rsidTr="00725934">
        <w:tc>
          <w:tcPr>
            <w:tcW w:w="2880" w:type="dxa"/>
          </w:tcPr>
          <w:p w:rsidR="00123397" w:rsidRPr="009A3944" w:rsidRDefault="00123397" w:rsidP="00725934">
            <w:pPr>
              <w:rPr>
                <w:rFonts w:ascii="Courier New" w:hAnsi="Courier New" w:cs="Courier New"/>
              </w:rPr>
            </w:pPr>
            <w:r w:rsidRPr="009A3944">
              <w:rPr>
                <w:rFonts w:ascii="Courier New" w:hAnsi="Courier New" w:cs="Courier New"/>
              </w:rPr>
              <w:t>v.resize(num)</w:t>
            </w:r>
          </w:p>
        </w:tc>
        <w:tc>
          <w:tcPr>
            <w:tcW w:w="5976" w:type="dxa"/>
          </w:tcPr>
          <w:p w:rsidR="00123397" w:rsidRPr="009A3944" w:rsidRDefault="00123397" w:rsidP="00725934">
            <w:pPr>
              <w:rPr>
                <w:rFonts w:ascii="Courier New" w:hAnsi="Courier New" w:cs="Courier New"/>
              </w:rPr>
            </w:pPr>
            <w:r w:rsidRPr="009A3944">
              <w:rPr>
                <w:rFonts w:ascii="Courier New" w:hAnsi="Courier New" w:cs="Courier New"/>
              </w:rPr>
              <w:t>Changes the number of elements to num( if size() grows, new elements are created by their default constructor)</w:t>
            </w:r>
          </w:p>
        </w:tc>
      </w:tr>
      <w:tr w:rsidR="00123397" w:rsidRPr="009A3944" w:rsidTr="00725934">
        <w:tc>
          <w:tcPr>
            <w:tcW w:w="2880" w:type="dxa"/>
          </w:tcPr>
          <w:p w:rsidR="00123397" w:rsidRPr="009A3944" w:rsidRDefault="00123397" w:rsidP="00725934">
            <w:pPr>
              <w:rPr>
                <w:rFonts w:ascii="Courier New" w:hAnsi="Courier New" w:cs="Courier New"/>
              </w:rPr>
            </w:pPr>
            <w:r w:rsidRPr="009A3944">
              <w:rPr>
                <w:rFonts w:ascii="Courier New" w:hAnsi="Courier New" w:cs="Courier New"/>
              </w:rPr>
              <w:t>v.resize(num, elem)</w:t>
            </w:r>
          </w:p>
        </w:tc>
        <w:tc>
          <w:tcPr>
            <w:tcW w:w="5976" w:type="dxa"/>
          </w:tcPr>
          <w:p w:rsidR="00123397" w:rsidRPr="009A3944" w:rsidRDefault="00123397" w:rsidP="00725934">
            <w:pPr>
              <w:rPr>
                <w:rFonts w:ascii="Courier New" w:hAnsi="Courier New" w:cs="Courier New"/>
              </w:rPr>
            </w:pPr>
            <w:r w:rsidRPr="009A3944">
              <w:rPr>
                <w:rFonts w:ascii="Courier New" w:hAnsi="Courier New" w:cs="Courier New"/>
              </w:rPr>
              <w:t>Changes the number of elements to num( if size() grows, new elements are copies of elem)</w:t>
            </w:r>
          </w:p>
        </w:tc>
      </w:tr>
      <w:tr w:rsidR="00123397" w:rsidRPr="009A3944" w:rsidTr="00725934">
        <w:tc>
          <w:tcPr>
            <w:tcW w:w="2880" w:type="dxa"/>
          </w:tcPr>
          <w:p w:rsidR="00123397" w:rsidRPr="009A3944" w:rsidRDefault="00123397" w:rsidP="00725934">
            <w:pPr>
              <w:rPr>
                <w:rFonts w:ascii="Courier New" w:hAnsi="Courier New" w:cs="Courier New"/>
              </w:rPr>
            </w:pPr>
            <w:r w:rsidRPr="009A3944">
              <w:rPr>
                <w:rFonts w:ascii="Courier New" w:hAnsi="Courier New" w:cs="Courier New"/>
              </w:rPr>
              <w:t>v.clear()</w:t>
            </w:r>
          </w:p>
        </w:tc>
        <w:tc>
          <w:tcPr>
            <w:tcW w:w="5976" w:type="dxa"/>
          </w:tcPr>
          <w:p w:rsidR="00123397" w:rsidRPr="009A3944" w:rsidRDefault="00123397" w:rsidP="00725934">
            <w:pPr>
              <w:rPr>
                <w:rFonts w:ascii="Courier New" w:hAnsi="Courier New" w:cs="Courier New"/>
              </w:rPr>
            </w:pPr>
            <w:r w:rsidRPr="009A3944">
              <w:rPr>
                <w:rFonts w:ascii="Courier New" w:hAnsi="Courier New" w:cs="Courier New"/>
              </w:rPr>
              <w:t>Removes all elements (makes the container empty)</w:t>
            </w:r>
          </w:p>
        </w:tc>
      </w:tr>
    </w:tbl>
    <w:p w:rsidR="00123397" w:rsidRPr="009A3944" w:rsidRDefault="00123397" w:rsidP="001233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noProof/>
          <w:szCs w:val="28"/>
        </w:rPr>
      </w:pPr>
    </w:p>
    <w:p w:rsidR="0033683F" w:rsidRPr="009A3944" w:rsidRDefault="0033683F" w:rsidP="00123397">
      <w:pPr>
        <w:rPr>
          <w:rFonts w:ascii="Times New Roman" w:hAnsi="Times New Roman" w:cs="Times New Roman"/>
          <w:b/>
          <w:sz w:val="24"/>
        </w:rPr>
      </w:pPr>
    </w:p>
    <w:p w:rsidR="0033683F" w:rsidRPr="009A3944" w:rsidRDefault="0033683F" w:rsidP="00123397">
      <w:pPr>
        <w:rPr>
          <w:rFonts w:ascii="Times New Roman" w:hAnsi="Times New Roman" w:cs="Times New Roman"/>
          <w:b/>
          <w:sz w:val="24"/>
        </w:rPr>
      </w:pPr>
    </w:p>
    <w:p w:rsidR="0033683F" w:rsidRPr="009A3944" w:rsidRDefault="0033683F" w:rsidP="00123397">
      <w:pPr>
        <w:rPr>
          <w:rFonts w:ascii="Times New Roman" w:hAnsi="Times New Roman" w:cs="Times New Roman"/>
          <w:b/>
          <w:sz w:val="24"/>
        </w:rPr>
      </w:pPr>
    </w:p>
    <w:p w:rsidR="00123397" w:rsidRPr="009A3944" w:rsidRDefault="00123397" w:rsidP="00123397">
      <w:pPr>
        <w:rPr>
          <w:rFonts w:ascii="Times New Roman" w:hAnsi="Times New Roman" w:cs="Times New Roman"/>
          <w:b/>
          <w:sz w:val="24"/>
        </w:rPr>
      </w:pPr>
      <w:r w:rsidRPr="009A3944">
        <w:rPr>
          <w:rFonts w:ascii="Times New Roman" w:hAnsi="Times New Roman" w:cs="Times New Roman"/>
          <w:b/>
          <w:sz w:val="24"/>
        </w:rPr>
        <w:t>Iterator functions:</w:t>
      </w:r>
    </w:p>
    <w:p w:rsidR="00BB105B" w:rsidRPr="009A3944" w:rsidRDefault="00BB105B" w:rsidP="00123397">
      <w:pPr>
        <w:rPr>
          <w:rFonts w:ascii="Times New Roman" w:hAnsi="Times New Roman" w:cs="Times New Roman"/>
          <w:b/>
          <w:sz w:val="24"/>
        </w:rPr>
      </w:pPr>
    </w:p>
    <w:tbl>
      <w:tblPr>
        <w:tblW w:w="885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7128"/>
      </w:tblGrid>
      <w:tr w:rsidR="00123397" w:rsidRPr="009A3944" w:rsidTr="00725934">
        <w:tc>
          <w:tcPr>
            <w:tcW w:w="1728" w:type="dxa"/>
          </w:tcPr>
          <w:p w:rsidR="00123397" w:rsidRPr="009A3944" w:rsidRDefault="00123397" w:rsidP="00725934">
            <w:pPr>
              <w:jc w:val="center"/>
              <w:rPr>
                <w:rFonts w:ascii="Courier New" w:hAnsi="Courier New" w:cs="Courier New"/>
                <w:bCs w:val="0"/>
              </w:rPr>
            </w:pPr>
            <w:r w:rsidRPr="009A3944">
              <w:rPr>
                <w:rFonts w:ascii="Courier New" w:hAnsi="Courier New" w:cs="Courier New"/>
              </w:rPr>
              <w:t>Operation</w:t>
            </w:r>
          </w:p>
        </w:tc>
        <w:tc>
          <w:tcPr>
            <w:tcW w:w="7128" w:type="dxa"/>
          </w:tcPr>
          <w:p w:rsidR="00123397" w:rsidRPr="009A3944" w:rsidRDefault="00123397" w:rsidP="00725934">
            <w:pPr>
              <w:jc w:val="center"/>
              <w:rPr>
                <w:rFonts w:ascii="Courier New" w:hAnsi="Courier New" w:cs="Courier New"/>
                <w:bCs w:val="0"/>
              </w:rPr>
            </w:pPr>
            <w:r w:rsidRPr="009A3944">
              <w:rPr>
                <w:rFonts w:ascii="Courier New" w:hAnsi="Courier New" w:cs="Courier New"/>
              </w:rPr>
              <w:t>Effect</w:t>
            </w:r>
          </w:p>
        </w:tc>
      </w:tr>
      <w:tr w:rsidR="00123397" w:rsidRPr="009A3944" w:rsidTr="00725934">
        <w:tc>
          <w:tcPr>
            <w:tcW w:w="1728" w:type="dxa"/>
          </w:tcPr>
          <w:p w:rsidR="00123397" w:rsidRPr="009A3944" w:rsidRDefault="00123397" w:rsidP="00725934">
            <w:pPr>
              <w:rPr>
                <w:rFonts w:ascii="Courier New" w:hAnsi="Courier New" w:cs="Courier New"/>
              </w:rPr>
            </w:pPr>
            <w:r w:rsidRPr="009A3944">
              <w:rPr>
                <w:rFonts w:ascii="Courier New" w:hAnsi="Courier New" w:cs="Courier New"/>
              </w:rPr>
              <w:t>v.begin()</w:t>
            </w:r>
          </w:p>
        </w:tc>
        <w:tc>
          <w:tcPr>
            <w:tcW w:w="7128" w:type="dxa"/>
          </w:tcPr>
          <w:p w:rsidR="00123397" w:rsidRPr="009A3944" w:rsidRDefault="00123397" w:rsidP="00725934">
            <w:pPr>
              <w:rPr>
                <w:rFonts w:ascii="Courier New" w:hAnsi="Courier New" w:cs="Courier New"/>
              </w:rPr>
            </w:pPr>
            <w:r w:rsidRPr="009A3944">
              <w:rPr>
                <w:rFonts w:ascii="Courier New" w:hAnsi="Courier New" w:cs="Courier New"/>
              </w:rPr>
              <w:t>Returns a random access iterator for the first element</w:t>
            </w:r>
          </w:p>
        </w:tc>
      </w:tr>
      <w:tr w:rsidR="00123397" w:rsidRPr="009A3944" w:rsidTr="00725934">
        <w:tc>
          <w:tcPr>
            <w:tcW w:w="1728" w:type="dxa"/>
          </w:tcPr>
          <w:p w:rsidR="00123397" w:rsidRPr="009A3944" w:rsidRDefault="00123397" w:rsidP="00725934">
            <w:pPr>
              <w:rPr>
                <w:rFonts w:ascii="Courier New" w:hAnsi="Courier New" w:cs="Courier New"/>
              </w:rPr>
            </w:pPr>
            <w:r w:rsidRPr="009A3944">
              <w:rPr>
                <w:rFonts w:ascii="Courier New" w:hAnsi="Courier New" w:cs="Courier New"/>
              </w:rPr>
              <w:t>v.end()</w:t>
            </w:r>
          </w:p>
        </w:tc>
        <w:tc>
          <w:tcPr>
            <w:tcW w:w="7128" w:type="dxa"/>
          </w:tcPr>
          <w:p w:rsidR="00123397" w:rsidRPr="009A3944" w:rsidRDefault="00123397" w:rsidP="00725934">
            <w:pPr>
              <w:rPr>
                <w:rFonts w:ascii="Courier New" w:hAnsi="Courier New" w:cs="Courier New"/>
              </w:rPr>
            </w:pPr>
            <w:r w:rsidRPr="009A3944">
              <w:rPr>
                <w:rFonts w:ascii="Courier New" w:hAnsi="Courier New" w:cs="Courier New"/>
              </w:rPr>
              <w:t>Returns a random access iterator for the position after the last element</w:t>
            </w:r>
          </w:p>
        </w:tc>
      </w:tr>
      <w:tr w:rsidR="00123397" w:rsidRPr="009A3944" w:rsidTr="00725934">
        <w:tc>
          <w:tcPr>
            <w:tcW w:w="1728" w:type="dxa"/>
          </w:tcPr>
          <w:p w:rsidR="00123397" w:rsidRPr="009A3944" w:rsidRDefault="00123397" w:rsidP="00725934">
            <w:pPr>
              <w:rPr>
                <w:rFonts w:ascii="Courier New" w:hAnsi="Courier New" w:cs="Courier New"/>
              </w:rPr>
            </w:pPr>
            <w:r w:rsidRPr="009A3944">
              <w:rPr>
                <w:rFonts w:ascii="Courier New" w:hAnsi="Courier New" w:cs="Courier New"/>
              </w:rPr>
              <w:t>v.rbegin()</w:t>
            </w:r>
          </w:p>
        </w:tc>
        <w:tc>
          <w:tcPr>
            <w:tcW w:w="7128" w:type="dxa"/>
          </w:tcPr>
          <w:p w:rsidR="00123397" w:rsidRPr="009A3944" w:rsidRDefault="00123397" w:rsidP="00725934">
            <w:pPr>
              <w:rPr>
                <w:rFonts w:ascii="Courier New" w:hAnsi="Courier New" w:cs="Courier New"/>
              </w:rPr>
            </w:pPr>
            <w:r w:rsidRPr="009A3944">
              <w:rPr>
                <w:rFonts w:ascii="Courier New" w:hAnsi="Courier New" w:cs="Courier New"/>
              </w:rPr>
              <w:t>Returns a reverse iterator for the first element of a reverse iteration</w:t>
            </w:r>
          </w:p>
        </w:tc>
      </w:tr>
      <w:tr w:rsidR="00123397" w:rsidRPr="009A3944" w:rsidTr="00725934">
        <w:tc>
          <w:tcPr>
            <w:tcW w:w="1728" w:type="dxa"/>
          </w:tcPr>
          <w:p w:rsidR="00123397" w:rsidRPr="009A3944" w:rsidRDefault="00123397" w:rsidP="00725934">
            <w:pPr>
              <w:rPr>
                <w:rFonts w:ascii="Courier New" w:hAnsi="Courier New" w:cs="Courier New"/>
              </w:rPr>
            </w:pPr>
            <w:r w:rsidRPr="009A3944">
              <w:rPr>
                <w:rFonts w:ascii="Courier New" w:hAnsi="Courier New" w:cs="Courier New"/>
              </w:rPr>
              <w:t>v.rend()</w:t>
            </w:r>
          </w:p>
        </w:tc>
        <w:tc>
          <w:tcPr>
            <w:tcW w:w="7128" w:type="dxa"/>
          </w:tcPr>
          <w:p w:rsidR="00123397" w:rsidRPr="009A3944" w:rsidRDefault="00123397" w:rsidP="00725934">
            <w:pPr>
              <w:rPr>
                <w:rFonts w:ascii="Courier New" w:hAnsi="Courier New" w:cs="Courier New"/>
              </w:rPr>
            </w:pPr>
            <w:r w:rsidRPr="009A3944">
              <w:rPr>
                <w:rFonts w:ascii="Courier New" w:hAnsi="Courier New" w:cs="Courier New"/>
              </w:rPr>
              <w:t>Returns a reverse iterator for the position after the last element of a reverse iteration</w:t>
            </w:r>
          </w:p>
        </w:tc>
      </w:tr>
    </w:tbl>
    <w:p w:rsidR="00713493" w:rsidRPr="009A3944" w:rsidRDefault="00713493" w:rsidP="00713493">
      <w:pPr>
        <w:pStyle w:val="doctext"/>
        <w:spacing w:before="0" w:beforeAutospacing="0" w:after="0" w:afterAutospacing="0"/>
        <w:rPr>
          <w:i/>
        </w:rPr>
      </w:pPr>
    </w:p>
    <w:p w:rsidR="00713493" w:rsidRPr="009A3944" w:rsidRDefault="00713493" w:rsidP="00713493">
      <w:pPr>
        <w:pStyle w:val="doctext"/>
        <w:spacing w:before="0" w:beforeAutospacing="0" w:after="0" w:afterAutospacing="0"/>
        <w:rPr>
          <w:i/>
        </w:rPr>
      </w:pPr>
      <w:r w:rsidRPr="009A3944">
        <w:rPr>
          <w:i/>
        </w:rPr>
        <w:t>Refer to Pages 324 - 327 in the textbook for the program</w:t>
      </w:r>
    </w:p>
    <w:p w:rsidR="00713493" w:rsidRPr="009A3944" w:rsidRDefault="00713493" w:rsidP="00123397">
      <w:pPr>
        <w:autoSpaceDE w:val="0"/>
        <w:autoSpaceDN w:val="0"/>
        <w:adjustRightInd w:val="0"/>
        <w:rPr>
          <w:rFonts w:ascii="Courier New" w:hAnsi="Courier New" w:cs="Courier New"/>
          <w:noProof/>
          <w:szCs w:val="28"/>
        </w:rPr>
      </w:pPr>
    </w:p>
    <w:p w:rsidR="00123397" w:rsidRPr="009A3944" w:rsidRDefault="00123397" w:rsidP="00123397">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123397" w:rsidRPr="009A3944" w:rsidRDefault="00123397" w:rsidP="00123397">
      <w:pPr>
        <w:autoSpaceDE w:val="0"/>
        <w:autoSpaceDN w:val="0"/>
        <w:adjustRightInd w:val="0"/>
        <w:rPr>
          <w:rFonts w:ascii="Courier New" w:hAnsi="Courier New" w:cs="Courier New"/>
          <w:noProof/>
          <w:szCs w:val="28"/>
        </w:rPr>
      </w:pPr>
      <w:r w:rsidRPr="009A3944">
        <w:rPr>
          <w:rFonts w:ascii="Courier New" w:hAnsi="Courier New" w:cs="Courier New"/>
          <w:noProof/>
          <w:szCs w:val="28"/>
        </w:rPr>
        <w:t>// Example Program</w:t>
      </w:r>
    </w:p>
    <w:p w:rsidR="00123397" w:rsidRPr="009A3944" w:rsidRDefault="00123397" w:rsidP="00123397">
      <w:pPr>
        <w:autoSpaceDE w:val="0"/>
        <w:autoSpaceDN w:val="0"/>
        <w:adjustRightInd w:val="0"/>
        <w:rPr>
          <w:rFonts w:ascii="Courier New" w:hAnsi="Courier New" w:cs="Courier New"/>
          <w:noProof/>
          <w:szCs w:val="28"/>
        </w:rPr>
      </w:pPr>
      <w:r w:rsidRPr="009A3944">
        <w:rPr>
          <w:rFonts w:ascii="Courier New" w:hAnsi="Courier New" w:cs="Courier New"/>
          <w:noProof/>
          <w:szCs w:val="28"/>
        </w:rPr>
        <w:t>// Traversing through the vector elements using an vector iterators</w:t>
      </w:r>
    </w:p>
    <w:p w:rsidR="00123397" w:rsidRPr="009A3944" w:rsidRDefault="00123397" w:rsidP="00123397">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123397" w:rsidRPr="009A3944" w:rsidRDefault="00123397" w:rsidP="00123397">
      <w:pPr>
        <w:autoSpaceDE w:val="0"/>
        <w:autoSpaceDN w:val="0"/>
        <w:adjustRightInd w:val="0"/>
        <w:rPr>
          <w:rFonts w:ascii="Courier New" w:hAnsi="Courier New" w:cs="Courier New"/>
          <w:noProof/>
          <w:szCs w:val="28"/>
        </w:rPr>
      </w:pPr>
      <w:r w:rsidRPr="009A3944">
        <w:rPr>
          <w:rFonts w:ascii="Courier New" w:hAnsi="Courier New" w:cs="Courier New"/>
          <w:noProof/>
          <w:szCs w:val="28"/>
        </w:rPr>
        <w:t>#include &lt;iostream&gt;</w:t>
      </w:r>
    </w:p>
    <w:p w:rsidR="00123397" w:rsidRPr="009A3944" w:rsidRDefault="00123397" w:rsidP="00123397">
      <w:pPr>
        <w:autoSpaceDE w:val="0"/>
        <w:autoSpaceDN w:val="0"/>
        <w:adjustRightInd w:val="0"/>
        <w:rPr>
          <w:rFonts w:ascii="Courier New" w:hAnsi="Courier New" w:cs="Courier New"/>
          <w:noProof/>
          <w:szCs w:val="28"/>
        </w:rPr>
      </w:pPr>
      <w:r w:rsidRPr="009A3944">
        <w:rPr>
          <w:rFonts w:ascii="Courier New" w:hAnsi="Courier New" w:cs="Courier New"/>
          <w:noProof/>
          <w:szCs w:val="28"/>
        </w:rPr>
        <w:t>#include &lt;vector&gt;</w:t>
      </w:r>
    </w:p>
    <w:p w:rsidR="00123397" w:rsidRPr="009A3944" w:rsidRDefault="00123397" w:rsidP="00123397">
      <w:pPr>
        <w:autoSpaceDE w:val="0"/>
        <w:autoSpaceDN w:val="0"/>
        <w:adjustRightInd w:val="0"/>
        <w:rPr>
          <w:rFonts w:ascii="Courier New" w:hAnsi="Courier New" w:cs="Courier New"/>
          <w:noProof/>
          <w:szCs w:val="28"/>
        </w:rPr>
      </w:pPr>
      <w:r w:rsidRPr="009A3944">
        <w:rPr>
          <w:rFonts w:ascii="Courier New" w:hAnsi="Courier New" w:cs="Courier New"/>
          <w:noProof/>
          <w:szCs w:val="28"/>
        </w:rPr>
        <w:t>using namespace std;</w:t>
      </w:r>
    </w:p>
    <w:p w:rsidR="00123397" w:rsidRPr="009A3944" w:rsidRDefault="00123397" w:rsidP="00123397">
      <w:pPr>
        <w:autoSpaceDE w:val="0"/>
        <w:autoSpaceDN w:val="0"/>
        <w:adjustRightInd w:val="0"/>
        <w:rPr>
          <w:rFonts w:ascii="Courier New" w:hAnsi="Courier New" w:cs="Courier New"/>
          <w:noProof/>
          <w:szCs w:val="28"/>
        </w:rPr>
      </w:pPr>
      <w:r w:rsidRPr="009A3944">
        <w:rPr>
          <w:rFonts w:ascii="Courier New" w:hAnsi="Courier New" w:cs="Courier New"/>
          <w:noProof/>
          <w:szCs w:val="28"/>
        </w:rPr>
        <w:t>int main ()</w:t>
      </w:r>
    </w:p>
    <w:p w:rsidR="00123397" w:rsidRPr="009A3944" w:rsidRDefault="00123397" w:rsidP="00123397">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123397" w:rsidRPr="009A3944" w:rsidRDefault="00123397" w:rsidP="00123397">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vector&lt;int&gt; myVector; //Creating an empty integer vector named myVector</w:t>
      </w:r>
    </w:p>
    <w:p w:rsidR="00123397" w:rsidRPr="009A3944" w:rsidRDefault="00123397" w:rsidP="00123397">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w:t>
      </w:r>
    </w:p>
    <w:p w:rsidR="00123397" w:rsidRPr="009A3944" w:rsidRDefault="00123397" w:rsidP="00123397">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//Using a for loop to insert 5 elements in the vector. The elements 0 through 4 will be inserted in the vector.</w:t>
      </w:r>
    </w:p>
    <w:p w:rsidR="00123397" w:rsidRPr="009A3944" w:rsidRDefault="00123397" w:rsidP="00123397">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for (int i = 0; i &lt; 5; i++) </w:t>
      </w:r>
    </w:p>
    <w:p w:rsidR="00123397" w:rsidRPr="009A3944" w:rsidRDefault="00123397" w:rsidP="00123397">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w:t>
      </w:r>
    </w:p>
    <w:p w:rsidR="00123397" w:rsidRPr="009A3944" w:rsidRDefault="00123397" w:rsidP="00123397">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  myVector.push_back(i); //this statement inserts the value I in the //vector</w:t>
      </w:r>
    </w:p>
    <w:p w:rsidR="00123397" w:rsidRPr="009A3944" w:rsidRDefault="00123397" w:rsidP="00123397">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w:t>
      </w:r>
    </w:p>
    <w:p w:rsidR="00123397" w:rsidRPr="009A3944" w:rsidRDefault="00123397" w:rsidP="00123397">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w:t>
      </w:r>
    </w:p>
    <w:p w:rsidR="00123397" w:rsidRPr="009A3944" w:rsidRDefault="00123397" w:rsidP="00123397">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vector&lt;int&gt;::iterator iter; //declaring a vector iterator of the type int</w:t>
      </w:r>
    </w:p>
    <w:p w:rsidR="00123397" w:rsidRPr="009A3944" w:rsidRDefault="00123397" w:rsidP="00123397">
      <w:pPr>
        <w:autoSpaceDE w:val="0"/>
        <w:autoSpaceDN w:val="0"/>
        <w:adjustRightInd w:val="0"/>
        <w:rPr>
          <w:rFonts w:ascii="Courier New" w:hAnsi="Courier New" w:cs="Courier New"/>
          <w:noProof/>
          <w:szCs w:val="28"/>
        </w:rPr>
      </w:pPr>
    </w:p>
    <w:p w:rsidR="00123397" w:rsidRPr="009A3944" w:rsidRDefault="00123397" w:rsidP="00123397">
      <w:pPr>
        <w:autoSpaceDE w:val="0"/>
        <w:autoSpaceDN w:val="0"/>
        <w:adjustRightInd w:val="0"/>
        <w:rPr>
          <w:rFonts w:ascii="Courier New" w:hAnsi="Courier New" w:cs="Courier New"/>
          <w:noProof/>
          <w:szCs w:val="28"/>
        </w:rPr>
      </w:pPr>
      <w:r w:rsidRPr="009A3944">
        <w:rPr>
          <w:rFonts w:ascii="Courier New" w:hAnsi="Courier New" w:cs="Courier New"/>
          <w:noProof/>
          <w:szCs w:val="28"/>
        </w:rPr>
        <w:t>//The following statement prints the string "myVector contains:";</w:t>
      </w:r>
    </w:p>
    <w:p w:rsidR="00123397" w:rsidRPr="009A3944" w:rsidRDefault="00123397" w:rsidP="00123397">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cout &lt;&lt; "myVector contains:"; </w:t>
      </w:r>
    </w:p>
    <w:p w:rsidR="00123397" w:rsidRPr="009A3944" w:rsidRDefault="00123397" w:rsidP="00123397">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w:t>
      </w:r>
    </w:p>
    <w:p w:rsidR="00123397" w:rsidRPr="009A3944" w:rsidRDefault="00123397" w:rsidP="00123397">
      <w:pPr>
        <w:autoSpaceDE w:val="0"/>
        <w:autoSpaceDN w:val="0"/>
        <w:adjustRightInd w:val="0"/>
        <w:rPr>
          <w:rFonts w:ascii="Courier New" w:hAnsi="Courier New" w:cs="Courier New"/>
          <w:noProof/>
          <w:szCs w:val="28"/>
        </w:rPr>
      </w:pPr>
      <w:r w:rsidRPr="009A3944">
        <w:rPr>
          <w:rFonts w:ascii="Courier New" w:hAnsi="Courier New" w:cs="Courier New"/>
          <w:noProof/>
          <w:szCs w:val="28"/>
        </w:rPr>
        <w:t>//The for loop is used to traverse through the vector starting from the first //element to the last. myVector.begin() points to the first element of the //vector. myVector.end() points to the position after the last element.</w:t>
      </w:r>
    </w:p>
    <w:p w:rsidR="00123397" w:rsidRPr="009A3944" w:rsidRDefault="00123397" w:rsidP="00123397">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for ( iter = myVector.begin() ; iter &lt; myVector.end(); iter ++ )</w:t>
      </w:r>
    </w:p>
    <w:p w:rsidR="00123397" w:rsidRPr="009A3944" w:rsidRDefault="00123397" w:rsidP="00123397">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w:t>
      </w:r>
    </w:p>
    <w:p w:rsidR="00123397" w:rsidRPr="009A3944" w:rsidRDefault="00123397" w:rsidP="00123397">
      <w:pPr>
        <w:autoSpaceDE w:val="0"/>
        <w:autoSpaceDN w:val="0"/>
        <w:adjustRightInd w:val="0"/>
        <w:ind w:firstLine="720"/>
        <w:rPr>
          <w:rFonts w:ascii="Courier New" w:hAnsi="Courier New" w:cs="Courier New"/>
          <w:noProof/>
          <w:szCs w:val="28"/>
        </w:rPr>
      </w:pPr>
      <w:r w:rsidRPr="009A3944">
        <w:rPr>
          <w:rFonts w:ascii="Courier New" w:hAnsi="Courier New" w:cs="Courier New"/>
          <w:noProof/>
          <w:szCs w:val="28"/>
        </w:rPr>
        <w:t xml:space="preserve">  cout &lt;&lt; " " &lt;&lt; *iter;</w:t>
      </w:r>
    </w:p>
    <w:p w:rsidR="00123397" w:rsidRPr="009A3944" w:rsidRDefault="00123397" w:rsidP="00123397">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w:t>
      </w:r>
    </w:p>
    <w:p w:rsidR="00123397" w:rsidRPr="009A3944" w:rsidRDefault="00123397" w:rsidP="00123397">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cout &lt;&lt; endl;</w:t>
      </w:r>
    </w:p>
    <w:p w:rsidR="00123397" w:rsidRPr="009A3944" w:rsidRDefault="00123397" w:rsidP="00123397">
      <w:pPr>
        <w:autoSpaceDE w:val="0"/>
        <w:autoSpaceDN w:val="0"/>
        <w:adjustRightInd w:val="0"/>
        <w:rPr>
          <w:rFonts w:ascii="Courier New" w:hAnsi="Courier New" w:cs="Courier New"/>
          <w:noProof/>
          <w:szCs w:val="28"/>
        </w:rPr>
      </w:pPr>
    </w:p>
    <w:p w:rsidR="00123397" w:rsidRPr="009A3944" w:rsidRDefault="00123397" w:rsidP="00123397">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return 0;</w:t>
      </w:r>
    </w:p>
    <w:p w:rsidR="00123397" w:rsidRPr="009A3944" w:rsidRDefault="00123397" w:rsidP="001233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noProof/>
          <w:szCs w:val="28"/>
        </w:rPr>
      </w:pPr>
      <w:r w:rsidRPr="009A3944">
        <w:rPr>
          <w:noProof/>
          <w:szCs w:val="28"/>
        </w:rPr>
        <w:t>}</w:t>
      </w:r>
    </w:p>
    <w:p w:rsidR="00123397" w:rsidRPr="009A3944" w:rsidRDefault="00123397" w:rsidP="001233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noProof/>
          <w:szCs w:val="28"/>
        </w:rPr>
      </w:pPr>
    </w:p>
    <w:p w:rsidR="00511221" w:rsidRPr="009A3944" w:rsidRDefault="00511221" w:rsidP="001233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noProof/>
          <w:sz w:val="24"/>
          <w:szCs w:val="24"/>
        </w:rPr>
      </w:pPr>
    </w:p>
    <w:p w:rsidR="00511221" w:rsidRPr="009A3944" w:rsidRDefault="00511221" w:rsidP="001233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noProof/>
          <w:sz w:val="24"/>
          <w:szCs w:val="24"/>
        </w:rPr>
      </w:pPr>
    </w:p>
    <w:p w:rsidR="00511221" w:rsidRPr="009A3944" w:rsidRDefault="00511221" w:rsidP="001233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noProof/>
          <w:sz w:val="24"/>
          <w:szCs w:val="24"/>
        </w:rPr>
      </w:pPr>
    </w:p>
    <w:p w:rsidR="00C937EC" w:rsidRPr="009A3944" w:rsidRDefault="003F4A7B" w:rsidP="001233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simplePos x="0" y="0"/>
                <wp:positionH relativeFrom="column">
                  <wp:align>center</wp:align>
                </wp:positionH>
                <wp:positionV relativeFrom="paragraph">
                  <wp:posOffset>0</wp:posOffset>
                </wp:positionV>
                <wp:extent cx="5492750" cy="685165"/>
                <wp:effectExtent l="9525" t="9525" r="12700" b="10160"/>
                <wp:wrapNone/>
                <wp:docPr id="30"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2750" cy="685165"/>
                        </a:xfrm>
                        <a:prstGeom prst="rect">
                          <a:avLst/>
                        </a:prstGeom>
                        <a:solidFill>
                          <a:schemeClr val="bg1">
                            <a:lumMod val="100000"/>
                            <a:lumOff val="0"/>
                          </a:schemeClr>
                        </a:solidFill>
                        <a:ln w="9525">
                          <a:solidFill>
                            <a:srgbClr val="000000"/>
                          </a:solidFill>
                          <a:miter lim="800000"/>
                          <a:headEnd/>
                          <a:tailEnd/>
                        </a:ln>
                      </wps:spPr>
                      <wps:txbx>
                        <w:txbxContent>
                          <w:p w:rsidR="009A3944" w:rsidRPr="00C937EC" w:rsidRDefault="009A3944">
                            <w:pPr>
                              <w:rPr>
                                <w:rFonts w:ascii="Courier New" w:hAnsi="Courier New" w:cs="Courier New"/>
                                <w:sz w:val="22"/>
                              </w:rPr>
                            </w:pPr>
                            <w:r w:rsidRPr="00C937EC">
                              <w:rPr>
                                <w:rFonts w:ascii="Courier New" w:hAnsi="Courier New" w:cs="Courier New"/>
                                <w:sz w:val="22"/>
                              </w:rPr>
                              <w:t>Class Assignment</w:t>
                            </w:r>
                            <w:r>
                              <w:rPr>
                                <w:rFonts w:ascii="Courier New" w:hAnsi="Courier New" w:cs="Courier New"/>
                                <w:sz w:val="22"/>
                              </w:rPr>
                              <w:t xml:space="preserve"> 4</w:t>
                            </w:r>
                            <w:r w:rsidRPr="00C937EC">
                              <w:rPr>
                                <w:rFonts w:ascii="Courier New" w:hAnsi="Courier New" w:cs="Courier New"/>
                                <w:sz w:val="22"/>
                              </w:rPr>
                              <w:t>:</w:t>
                            </w:r>
                          </w:p>
                          <w:p w:rsidR="009A3944" w:rsidRPr="00C937EC" w:rsidRDefault="009A3944">
                            <w:pPr>
                              <w:rPr>
                                <w:rFonts w:ascii="Courier New" w:hAnsi="Courier New" w:cs="Courier New"/>
                                <w:sz w:val="22"/>
                              </w:rPr>
                            </w:pPr>
                            <w:r w:rsidRPr="00C937EC">
                              <w:rPr>
                                <w:rFonts w:ascii="Courier New" w:hAnsi="Courier New" w:cs="Courier New"/>
                                <w:sz w:val="22"/>
                              </w:rPr>
                              <w:t xml:space="preserve">Create a string vector named wordList. Create a string variable named userInput. Using a while loop keep prompting the user to enter a word until the user enters ctrl+z and store the input in the variable </w:t>
                            </w:r>
                            <w:r>
                              <w:rPr>
                                <w:rFonts w:ascii="Courier New" w:hAnsi="Courier New" w:cs="Courier New"/>
                                <w:sz w:val="22"/>
                              </w:rPr>
                              <w:t xml:space="preserve">named </w:t>
                            </w:r>
                            <w:r w:rsidRPr="00C937EC">
                              <w:rPr>
                                <w:rFonts w:ascii="Courier New" w:hAnsi="Courier New" w:cs="Courier New"/>
                                <w:sz w:val="22"/>
                              </w:rPr>
                              <w:t>userInput. After accepting the input from the user, insert the word in the vector named wordlist. Once all the words have been entered, display all the words the user entered by displaying the contents of the vector wordList.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86" o:spid="_x0000_s1048" type="#_x0000_t202" style="position:absolute;margin-left:0;margin-top:0;width:432.5pt;height:53.95pt;z-index:25170432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" fillcolor="white [3212]">
                <v:textbox style="mso-fit-shape-to-text:t">
                  <w:txbxContent>
                    <w:p w:rsidR="009A3944" w:rsidRPr="00C937EC" w:rsidRDefault="009A3944">
                      <w:pPr>
                        <w:rPr>
                          <w:rFonts w:ascii="Courier New" w:hAnsi="Courier New" w:cs="Courier New"/>
                          <w:sz w:val="22"/>
                        </w:rPr>
                      </w:pPr>
                      <w:r w:rsidRPr="00C937EC">
                        <w:rPr>
                          <w:rFonts w:ascii="Courier New" w:hAnsi="Courier New" w:cs="Courier New"/>
                          <w:sz w:val="22"/>
                        </w:rPr>
                        <w:t>Class Assignment</w:t>
                      </w:r>
                      <w:r>
                        <w:rPr>
                          <w:rFonts w:ascii="Courier New" w:hAnsi="Courier New" w:cs="Courier New"/>
                          <w:sz w:val="22"/>
                        </w:rPr>
                        <w:t xml:space="preserve"> 4</w:t>
                      </w:r>
                      <w:r w:rsidRPr="00C937EC">
                        <w:rPr>
                          <w:rFonts w:ascii="Courier New" w:hAnsi="Courier New" w:cs="Courier New"/>
                          <w:sz w:val="22"/>
                        </w:rPr>
                        <w:t>:</w:t>
                      </w:r>
                    </w:p>
                    <w:p w:rsidR="009A3944" w:rsidRPr="00C937EC" w:rsidRDefault="009A3944">
                      <w:pPr>
                        <w:rPr>
                          <w:rFonts w:ascii="Courier New" w:hAnsi="Courier New" w:cs="Courier New"/>
                          <w:sz w:val="22"/>
                        </w:rPr>
                      </w:pPr>
                      <w:r w:rsidRPr="00C937EC">
                        <w:rPr>
                          <w:rFonts w:ascii="Courier New" w:hAnsi="Courier New" w:cs="Courier New"/>
                          <w:sz w:val="22"/>
                        </w:rPr>
                        <w:t xml:space="preserve">Create a string vector named wordList. Create a string variable named userInput. Using a while loop keep prompting the user to enter a word until the user enters ctrl+z and store the input in the variable </w:t>
                      </w:r>
                      <w:r>
                        <w:rPr>
                          <w:rFonts w:ascii="Courier New" w:hAnsi="Courier New" w:cs="Courier New"/>
                          <w:sz w:val="22"/>
                        </w:rPr>
                        <w:t xml:space="preserve">named </w:t>
                      </w:r>
                      <w:r w:rsidRPr="00C937EC">
                        <w:rPr>
                          <w:rFonts w:ascii="Courier New" w:hAnsi="Courier New" w:cs="Courier New"/>
                          <w:sz w:val="22"/>
                        </w:rPr>
                        <w:t>userInput. After accepting the input from the user, insert the word in the vector named wordlist. Once all the words have been entered, display all the words the user entered by displaying the contents of the vector wordList.</w:t>
                      </w:r>
                    </w:p>
                  </w:txbxContent>
                </v:textbox>
              </v:shape>
            </w:pict>
          </mc:Fallback>
        </mc:AlternateContent>
      </w:r>
    </w:p>
    <w:p w:rsidR="00C937EC" w:rsidRPr="009A3944" w:rsidRDefault="00C937EC" w:rsidP="001233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noProof/>
          <w:sz w:val="24"/>
          <w:szCs w:val="24"/>
        </w:rPr>
      </w:pPr>
    </w:p>
    <w:p w:rsidR="00C937EC" w:rsidRPr="009A3944" w:rsidRDefault="00C937EC" w:rsidP="001233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noProof/>
          <w:sz w:val="24"/>
          <w:szCs w:val="24"/>
        </w:rPr>
      </w:pPr>
    </w:p>
    <w:p w:rsidR="00C937EC" w:rsidRPr="009A3944" w:rsidRDefault="00C937EC" w:rsidP="001233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noProof/>
          <w:sz w:val="24"/>
          <w:szCs w:val="24"/>
        </w:rPr>
      </w:pPr>
    </w:p>
    <w:p w:rsidR="00C937EC" w:rsidRPr="009A3944" w:rsidRDefault="00C937EC" w:rsidP="001233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noProof/>
          <w:sz w:val="24"/>
          <w:szCs w:val="24"/>
        </w:rPr>
      </w:pPr>
    </w:p>
    <w:p w:rsidR="00C937EC" w:rsidRPr="009A3944" w:rsidRDefault="00C937EC" w:rsidP="001233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noProof/>
          <w:sz w:val="24"/>
          <w:szCs w:val="24"/>
        </w:rPr>
      </w:pPr>
    </w:p>
    <w:p w:rsidR="00C937EC" w:rsidRPr="009A3944" w:rsidRDefault="00C937EC" w:rsidP="001233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noProof/>
          <w:sz w:val="24"/>
          <w:szCs w:val="24"/>
        </w:rPr>
      </w:pPr>
    </w:p>
    <w:p w:rsidR="00C937EC" w:rsidRPr="009A3944" w:rsidRDefault="00C937EC" w:rsidP="001233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noProof/>
          <w:sz w:val="24"/>
          <w:szCs w:val="24"/>
        </w:rPr>
      </w:pPr>
    </w:p>
    <w:p w:rsidR="00C937EC" w:rsidRPr="009A3944" w:rsidRDefault="00C937EC" w:rsidP="001233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noProof/>
          <w:sz w:val="24"/>
          <w:szCs w:val="24"/>
        </w:rPr>
      </w:pPr>
    </w:p>
    <w:p w:rsidR="00123397" w:rsidRPr="009A3944" w:rsidRDefault="00123397" w:rsidP="001233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noProof/>
          <w:sz w:val="24"/>
          <w:szCs w:val="24"/>
        </w:rPr>
      </w:pPr>
      <w:r w:rsidRPr="009A3944">
        <w:rPr>
          <w:rFonts w:ascii="Times New Roman" w:hAnsi="Times New Roman" w:cs="Times New Roman"/>
          <w:noProof/>
          <w:sz w:val="24"/>
          <w:szCs w:val="24"/>
        </w:rPr>
        <w:t>Exercises</w:t>
      </w:r>
    </w:p>
    <w:p w:rsidR="00123397" w:rsidRPr="009A3944" w:rsidRDefault="00123397" w:rsidP="0012339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noProof/>
          <w:szCs w:val="28"/>
        </w:rPr>
      </w:pPr>
    </w:p>
    <w:p w:rsidR="006159CD" w:rsidRPr="009A3944" w:rsidRDefault="006159CD" w:rsidP="00123397">
      <w:pPr>
        <w:pStyle w:val="ListParagraph"/>
        <w:numPr>
          <w:ilvl w:val="0"/>
          <w:numId w:val="94"/>
        </w:numPr>
        <w:suppressAutoHyphens/>
        <w:outlineLvl w:val="0"/>
        <w:rPr>
          <w:rStyle w:val="basetext"/>
          <w:rFonts w:cs="Times New Roman"/>
          <w:sz w:val="24"/>
        </w:rPr>
      </w:pPr>
      <w:r w:rsidRPr="009A3944">
        <w:rPr>
          <w:rFonts w:ascii="Times New Roman" w:hAnsi="Times New Roman" w:cs="Times New Roman"/>
          <w:sz w:val="24"/>
        </w:rPr>
        <w:t xml:space="preserve"> </w:t>
      </w:r>
      <w:r w:rsidR="00123397" w:rsidRPr="009A3944">
        <w:rPr>
          <w:rFonts w:ascii="Times New Roman" w:hAnsi="Times New Roman" w:cs="Times New Roman"/>
          <w:sz w:val="24"/>
        </w:rPr>
        <w:t xml:space="preserve">An array is </w:t>
      </w:r>
      <w:r w:rsidR="00123397" w:rsidRPr="009A3944">
        <w:rPr>
          <w:rFonts w:ascii="Times New Roman" w:hAnsi="Times New Roman" w:cs="Times New Roman"/>
          <w:i/>
          <w:sz w:val="24"/>
        </w:rPr>
        <w:t>not</w:t>
      </w:r>
      <w:r w:rsidR="00123397" w:rsidRPr="009A3944">
        <w:rPr>
          <w:rStyle w:val="basetext"/>
          <w:rFonts w:cs="Times New Roman"/>
          <w:sz w:val="24"/>
          <w:szCs w:val="24"/>
        </w:rPr>
        <w:t>:</w:t>
      </w:r>
    </w:p>
    <w:p w:rsidR="006159CD" w:rsidRPr="009A3944" w:rsidRDefault="00123397" w:rsidP="006159CD">
      <w:pPr>
        <w:pStyle w:val="ListParagraph"/>
        <w:numPr>
          <w:ilvl w:val="0"/>
          <w:numId w:val="260"/>
        </w:numPr>
        <w:suppressAutoHyphens/>
        <w:ind w:left="720"/>
        <w:outlineLvl w:val="0"/>
        <w:rPr>
          <w:rStyle w:val="basetext"/>
          <w:rFonts w:cs="Times New Roman"/>
          <w:sz w:val="24"/>
        </w:rPr>
      </w:pPr>
      <w:r w:rsidRPr="009A3944">
        <w:rPr>
          <w:rFonts w:ascii="Times New Roman" w:hAnsi="Times New Roman" w:cs="Times New Roman"/>
          <w:sz w:val="24"/>
        </w:rPr>
        <w:t>A consecutive group of memory locations</w:t>
      </w:r>
      <w:r w:rsidRPr="009A3944">
        <w:rPr>
          <w:rStyle w:val="basetext"/>
          <w:rFonts w:cs="Times New Roman"/>
          <w:sz w:val="24"/>
        </w:rPr>
        <w:t>.</w:t>
      </w:r>
    </w:p>
    <w:p w:rsidR="00123397" w:rsidRPr="009A3944" w:rsidRDefault="00123397" w:rsidP="006159CD">
      <w:pPr>
        <w:pStyle w:val="ListParagraph"/>
        <w:numPr>
          <w:ilvl w:val="0"/>
          <w:numId w:val="260"/>
        </w:numPr>
        <w:suppressAutoHyphens/>
        <w:spacing w:after="0"/>
        <w:ind w:left="720"/>
        <w:outlineLvl w:val="0"/>
        <w:rPr>
          <w:rStyle w:val="basetext"/>
          <w:rFonts w:cs="Times New Roman"/>
          <w:sz w:val="24"/>
        </w:rPr>
      </w:pPr>
      <w:r w:rsidRPr="009A3944">
        <w:rPr>
          <w:rFonts w:ascii="Times New Roman" w:hAnsi="Times New Roman" w:cs="Times New Roman"/>
          <w:sz w:val="24"/>
        </w:rPr>
        <w:t>Subscripted by integers</w:t>
      </w:r>
      <w:r w:rsidRPr="009A3944">
        <w:rPr>
          <w:rStyle w:val="basetext"/>
          <w:rFonts w:cs="Times New Roman"/>
          <w:sz w:val="24"/>
        </w:rPr>
        <w:t>.</w:t>
      </w:r>
    </w:p>
    <w:p w:rsidR="00123397" w:rsidRPr="009A3944" w:rsidRDefault="00123397" w:rsidP="006159CD">
      <w:pPr>
        <w:numPr>
          <w:ilvl w:val="0"/>
          <w:numId w:val="260"/>
        </w:numPr>
        <w:suppressAutoHyphens/>
        <w:ind w:left="720"/>
        <w:rPr>
          <w:rStyle w:val="basetext"/>
          <w:rFonts w:cs="Times New Roman"/>
          <w:sz w:val="24"/>
        </w:rPr>
      </w:pPr>
      <w:r w:rsidRPr="009A3944">
        <w:rPr>
          <w:rFonts w:ascii="Times New Roman" w:hAnsi="Times New Roman" w:cs="Times New Roman"/>
          <w:sz w:val="24"/>
        </w:rPr>
        <w:t xml:space="preserve">Declared using braces, </w:t>
      </w:r>
      <w:r w:rsidRPr="009A3944">
        <w:rPr>
          <w:rStyle w:val="CDT"/>
          <w:rFonts w:ascii="Times New Roman" w:hAnsi="Times New Roman" w:cs="Times New Roman"/>
          <w:sz w:val="24"/>
        </w:rPr>
        <w:t>[]</w:t>
      </w:r>
      <w:r w:rsidRPr="009A3944">
        <w:rPr>
          <w:rStyle w:val="basetext"/>
          <w:rFonts w:cs="Times New Roman"/>
          <w:sz w:val="24"/>
        </w:rPr>
        <w:t>.</w:t>
      </w:r>
    </w:p>
    <w:p w:rsidR="00123397" w:rsidRPr="009A3944" w:rsidRDefault="00123397" w:rsidP="006159CD">
      <w:pPr>
        <w:numPr>
          <w:ilvl w:val="0"/>
          <w:numId w:val="260"/>
        </w:numPr>
        <w:suppressAutoHyphens/>
        <w:ind w:left="720"/>
        <w:rPr>
          <w:rStyle w:val="basetext"/>
          <w:rFonts w:cs="Times New Roman"/>
          <w:sz w:val="24"/>
        </w:rPr>
      </w:pPr>
      <w:r w:rsidRPr="009A3944">
        <w:rPr>
          <w:rFonts w:ascii="Times New Roman" w:hAnsi="Times New Roman" w:cs="Times New Roman"/>
          <w:sz w:val="24"/>
        </w:rPr>
        <w:t>Made up of different data types</w:t>
      </w:r>
      <w:r w:rsidRPr="009A3944">
        <w:rPr>
          <w:rStyle w:val="basetext"/>
          <w:rFonts w:cs="Times New Roman"/>
          <w:sz w:val="24"/>
        </w:rPr>
        <w:t>.</w:t>
      </w:r>
    </w:p>
    <w:p w:rsidR="00123397" w:rsidRPr="009A3944" w:rsidRDefault="00123397" w:rsidP="00123397">
      <w:pPr>
        <w:pStyle w:val="ListParagraph"/>
        <w:numPr>
          <w:ilvl w:val="3"/>
          <w:numId w:val="44"/>
        </w:numPr>
        <w:spacing w:after="0"/>
        <w:ind w:left="360"/>
        <w:outlineLvl w:val="0"/>
        <w:rPr>
          <w:rFonts w:ascii="Times New Roman" w:hAnsi="Times New Roman" w:cs="Times New Roman"/>
          <w:sz w:val="24"/>
          <w:szCs w:val="24"/>
        </w:rPr>
      </w:pPr>
      <w:r w:rsidRPr="009A3944">
        <w:rPr>
          <w:rFonts w:ascii="Times New Roman" w:hAnsi="Times New Roman" w:cs="Times New Roman"/>
          <w:sz w:val="24"/>
          <w:szCs w:val="24"/>
        </w:rPr>
        <w:t xml:space="preserve">Which of the following is </w:t>
      </w:r>
      <w:r w:rsidRPr="009A3944">
        <w:rPr>
          <w:rFonts w:ascii="Times New Roman" w:hAnsi="Times New Roman" w:cs="Times New Roman"/>
          <w:i/>
          <w:sz w:val="24"/>
          <w:szCs w:val="24"/>
        </w:rPr>
        <w:t>false</w:t>
      </w:r>
      <w:r w:rsidRPr="009A3944">
        <w:rPr>
          <w:rFonts w:ascii="Times New Roman" w:hAnsi="Times New Roman" w:cs="Times New Roman"/>
          <w:sz w:val="24"/>
          <w:szCs w:val="24"/>
        </w:rPr>
        <w:t>?</w:t>
      </w:r>
    </w:p>
    <w:p w:rsidR="00123397" w:rsidRPr="009A3944" w:rsidRDefault="00123397" w:rsidP="00123397">
      <w:pPr>
        <w:numPr>
          <w:ilvl w:val="0"/>
          <w:numId w:val="79"/>
        </w:numPr>
        <w:suppressAutoHyphens/>
        <w:rPr>
          <w:rStyle w:val="basetext"/>
          <w:rFonts w:cs="Times New Roman"/>
          <w:sz w:val="24"/>
        </w:rPr>
      </w:pPr>
      <w:r w:rsidRPr="009A3944">
        <w:rPr>
          <w:rFonts w:ascii="Times New Roman" w:hAnsi="Times New Roman" w:cs="Times New Roman"/>
          <w:sz w:val="24"/>
        </w:rPr>
        <w:t>The last element of an array has position number one less than the array size</w:t>
      </w:r>
      <w:r w:rsidRPr="009A3944">
        <w:rPr>
          <w:rStyle w:val="basetext"/>
          <w:rFonts w:cs="Times New Roman"/>
          <w:sz w:val="24"/>
        </w:rPr>
        <w:t>.</w:t>
      </w:r>
    </w:p>
    <w:p w:rsidR="00123397" w:rsidRPr="009A3944" w:rsidRDefault="00123397" w:rsidP="00123397">
      <w:pPr>
        <w:numPr>
          <w:ilvl w:val="0"/>
          <w:numId w:val="79"/>
        </w:numPr>
        <w:suppressAutoHyphens/>
        <w:rPr>
          <w:rStyle w:val="basetext"/>
          <w:rFonts w:cs="Times New Roman"/>
          <w:sz w:val="24"/>
        </w:rPr>
      </w:pPr>
      <w:r w:rsidRPr="009A3944">
        <w:rPr>
          <w:rFonts w:ascii="Times New Roman" w:hAnsi="Times New Roman" w:cs="Times New Roman"/>
          <w:sz w:val="24"/>
        </w:rPr>
        <w:t>The position number contained within square brackets is called a subscript</w:t>
      </w:r>
      <w:r w:rsidRPr="009A3944">
        <w:rPr>
          <w:rStyle w:val="basetext"/>
          <w:rFonts w:cs="Times New Roman"/>
          <w:sz w:val="24"/>
        </w:rPr>
        <w:t>.</w:t>
      </w:r>
    </w:p>
    <w:p w:rsidR="00123397" w:rsidRPr="009A3944" w:rsidRDefault="00123397" w:rsidP="00123397">
      <w:pPr>
        <w:numPr>
          <w:ilvl w:val="0"/>
          <w:numId w:val="79"/>
        </w:numPr>
        <w:suppressAutoHyphens/>
        <w:rPr>
          <w:rFonts w:ascii="Times New Roman" w:hAnsi="Times New Roman" w:cs="Times New Roman"/>
          <w:sz w:val="24"/>
        </w:rPr>
      </w:pPr>
      <w:r w:rsidRPr="009A3944">
        <w:rPr>
          <w:rFonts w:ascii="Times New Roman" w:hAnsi="Times New Roman" w:cs="Times New Roman"/>
          <w:sz w:val="24"/>
        </w:rPr>
        <w:t>A subscript cannot be an expression.</w:t>
      </w:r>
    </w:p>
    <w:p w:rsidR="00123397" w:rsidRPr="009A3944" w:rsidRDefault="00123397" w:rsidP="00123397">
      <w:pPr>
        <w:numPr>
          <w:ilvl w:val="0"/>
          <w:numId w:val="79"/>
        </w:numPr>
        <w:suppressAutoHyphens/>
        <w:rPr>
          <w:rFonts w:ascii="Times New Roman" w:hAnsi="Times New Roman" w:cs="Times New Roman"/>
          <w:sz w:val="24"/>
        </w:rPr>
      </w:pPr>
      <w:r w:rsidRPr="009A3944">
        <w:rPr>
          <w:rFonts w:ascii="Times New Roman" w:hAnsi="Times New Roman" w:cs="Times New Roman"/>
          <w:sz w:val="24"/>
        </w:rPr>
        <w:t>All of the above.</w:t>
      </w:r>
    </w:p>
    <w:p w:rsidR="00123397" w:rsidRPr="009A3944" w:rsidRDefault="00123397" w:rsidP="00123397">
      <w:pPr>
        <w:pStyle w:val="ListParagraph"/>
        <w:numPr>
          <w:ilvl w:val="3"/>
          <w:numId w:val="44"/>
        </w:numPr>
        <w:spacing w:after="0"/>
        <w:ind w:left="360"/>
        <w:outlineLvl w:val="0"/>
        <w:rPr>
          <w:rStyle w:val="basetext"/>
          <w:rFonts w:cs="Times New Roman"/>
          <w:sz w:val="24"/>
          <w:szCs w:val="24"/>
        </w:rPr>
      </w:pPr>
      <w:r w:rsidRPr="009A3944">
        <w:rPr>
          <w:rFonts w:ascii="Times New Roman" w:hAnsi="Times New Roman" w:cs="Times New Roman"/>
          <w:sz w:val="24"/>
          <w:szCs w:val="24"/>
        </w:rPr>
        <w:t xml:space="preserve">Which statement would be used to declare a 10-element integer array </w:t>
      </w:r>
      <w:r w:rsidRPr="009A3944">
        <w:rPr>
          <w:rStyle w:val="CDT"/>
          <w:rFonts w:ascii="Times New Roman" w:hAnsi="Times New Roman" w:cs="Times New Roman"/>
          <w:sz w:val="24"/>
          <w:szCs w:val="24"/>
        </w:rPr>
        <w:t>c</w:t>
      </w:r>
      <w:r w:rsidRPr="009A3944">
        <w:rPr>
          <w:rFonts w:ascii="Times New Roman" w:hAnsi="Times New Roman" w:cs="Times New Roman"/>
          <w:sz w:val="24"/>
          <w:szCs w:val="24"/>
        </w:rPr>
        <w:t>?</w:t>
      </w:r>
    </w:p>
    <w:p w:rsidR="00123397" w:rsidRPr="009A3944" w:rsidRDefault="00123397" w:rsidP="00123397">
      <w:pPr>
        <w:numPr>
          <w:ilvl w:val="0"/>
          <w:numId w:val="80"/>
        </w:numPr>
        <w:suppressAutoHyphens/>
        <w:rPr>
          <w:rStyle w:val="basetext"/>
          <w:rFonts w:cs="Times New Roman"/>
          <w:sz w:val="24"/>
        </w:rPr>
      </w:pPr>
      <w:r w:rsidRPr="009A3944">
        <w:rPr>
          <w:rStyle w:val="CDT"/>
          <w:rFonts w:ascii="Times New Roman" w:hAnsi="Times New Roman" w:cs="Times New Roman"/>
          <w:sz w:val="24"/>
        </w:rPr>
        <w:t>array c = int[ 10 ];</w:t>
      </w:r>
    </w:p>
    <w:p w:rsidR="00123397" w:rsidRPr="009A3944" w:rsidRDefault="00123397" w:rsidP="00123397">
      <w:pPr>
        <w:numPr>
          <w:ilvl w:val="0"/>
          <w:numId w:val="80"/>
        </w:numPr>
        <w:suppressAutoHyphens/>
        <w:rPr>
          <w:rStyle w:val="basetext"/>
          <w:rFonts w:cs="Times New Roman"/>
          <w:sz w:val="24"/>
        </w:rPr>
      </w:pPr>
      <w:r w:rsidRPr="009A3944">
        <w:rPr>
          <w:rStyle w:val="CDT"/>
          <w:rFonts w:ascii="Times New Roman" w:hAnsi="Times New Roman" w:cs="Times New Roman"/>
          <w:sz w:val="24"/>
        </w:rPr>
        <w:t>c = int[ 10 ];</w:t>
      </w:r>
    </w:p>
    <w:p w:rsidR="00123397" w:rsidRPr="009A3944" w:rsidRDefault="00123397" w:rsidP="00123397">
      <w:pPr>
        <w:numPr>
          <w:ilvl w:val="0"/>
          <w:numId w:val="80"/>
        </w:numPr>
        <w:suppressAutoHyphens/>
        <w:rPr>
          <w:rStyle w:val="basetext"/>
          <w:rFonts w:cs="Times New Roman"/>
          <w:sz w:val="24"/>
        </w:rPr>
      </w:pPr>
      <w:r w:rsidRPr="009A3944">
        <w:rPr>
          <w:rStyle w:val="CDT"/>
          <w:rFonts w:ascii="Times New Roman" w:hAnsi="Times New Roman" w:cs="Times New Roman"/>
          <w:sz w:val="24"/>
        </w:rPr>
        <w:t>int array c[ 10 ];</w:t>
      </w:r>
    </w:p>
    <w:p w:rsidR="00123397" w:rsidRPr="009A3944" w:rsidRDefault="00123397" w:rsidP="00123397">
      <w:pPr>
        <w:numPr>
          <w:ilvl w:val="0"/>
          <w:numId w:val="80"/>
        </w:numPr>
        <w:suppressAutoHyphens/>
        <w:rPr>
          <w:rStyle w:val="basetext"/>
          <w:rFonts w:cs="Times New Roman"/>
          <w:sz w:val="24"/>
        </w:rPr>
      </w:pPr>
      <w:r w:rsidRPr="009A3944">
        <w:rPr>
          <w:rStyle w:val="CDT"/>
          <w:rFonts w:ascii="Times New Roman" w:hAnsi="Times New Roman" w:cs="Times New Roman"/>
          <w:sz w:val="24"/>
        </w:rPr>
        <w:t>int c[ 10 ];</w:t>
      </w:r>
    </w:p>
    <w:p w:rsidR="00123397" w:rsidRPr="009A3944" w:rsidRDefault="00123397" w:rsidP="0012339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jc w:val="both"/>
        <w:rPr>
          <w:rFonts w:ascii="Times New Roman" w:hAnsi="Times New Roman" w:cs="Times New Roman"/>
          <w:color w:val="auto"/>
        </w:rPr>
      </w:pPr>
      <w:r w:rsidRPr="009A3944">
        <w:rPr>
          <w:rStyle w:val="basetext"/>
          <w:rFonts w:cs="Times New Roman"/>
          <w:color w:val="auto"/>
        </w:rPr>
        <w:t xml:space="preserve">4. Which of the following is </w:t>
      </w:r>
      <w:r w:rsidRPr="009A3944">
        <w:rPr>
          <w:rStyle w:val="basetext"/>
          <w:rFonts w:cs="Times New Roman"/>
          <w:i/>
          <w:color w:val="auto"/>
        </w:rPr>
        <w:t>not</w:t>
      </w:r>
      <w:r w:rsidRPr="009A3944">
        <w:rPr>
          <w:rStyle w:val="basetext"/>
          <w:rFonts w:cs="Times New Roman"/>
          <w:color w:val="auto"/>
        </w:rPr>
        <w:t xml:space="preserve"> a correct way to initialize an array?</w:t>
      </w:r>
    </w:p>
    <w:p w:rsidR="00123397" w:rsidRPr="009A3944" w:rsidRDefault="00123397" w:rsidP="00123397">
      <w:pPr>
        <w:numPr>
          <w:ilvl w:val="0"/>
          <w:numId w:val="81"/>
        </w:numPr>
        <w:suppressAutoHyphens/>
        <w:rPr>
          <w:rStyle w:val="basetext"/>
          <w:rFonts w:cs="Times New Roman"/>
          <w:sz w:val="24"/>
        </w:rPr>
      </w:pPr>
      <w:r w:rsidRPr="009A3944">
        <w:rPr>
          <w:rFonts w:ascii="Times New Roman" w:hAnsi="Times New Roman" w:cs="Times New Roman"/>
          <w:sz w:val="24"/>
        </w:rPr>
        <w:t xml:space="preserve"> </w:t>
      </w:r>
      <w:r w:rsidRPr="009A3944">
        <w:rPr>
          <w:rStyle w:val="CDT"/>
          <w:rFonts w:ascii="Times New Roman" w:hAnsi="Times New Roman" w:cs="Times New Roman"/>
          <w:sz w:val="24"/>
        </w:rPr>
        <w:t>int n[ 5 ] = { 0, 7, 0, 3, 8, 2 };</w:t>
      </w:r>
    </w:p>
    <w:p w:rsidR="00123397" w:rsidRPr="009A3944" w:rsidRDefault="00123397" w:rsidP="00123397">
      <w:pPr>
        <w:numPr>
          <w:ilvl w:val="0"/>
          <w:numId w:val="81"/>
        </w:numPr>
        <w:suppressAutoHyphens/>
        <w:rPr>
          <w:rStyle w:val="basetext"/>
          <w:rFonts w:cs="Times New Roman"/>
          <w:sz w:val="24"/>
        </w:rPr>
      </w:pPr>
      <w:r w:rsidRPr="009A3944">
        <w:rPr>
          <w:rStyle w:val="basetext"/>
          <w:rFonts w:cs="Times New Roman"/>
          <w:sz w:val="24"/>
        </w:rPr>
        <w:t xml:space="preserve"> </w:t>
      </w:r>
      <w:r w:rsidRPr="009A3944">
        <w:rPr>
          <w:rStyle w:val="CDT"/>
          <w:rFonts w:ascii="Times New Roman" w:hAnsi="Times New Roman" w:cs="Times New Roman"/>
          <w:sz w:val="24"/>
        </w:rPr>
        <w:t>int n[] = { 0, 7, 0, 3, 8, 2 };</w:t>
      </w:r>
    </w:p>
    <w:p w:rsidR="00123397" w:rsidRPr="009A3944" w:rsidRDefault="00123397" w:rsidP="00123397">
      <w:pPr>
        <w:numPr>
          <w:ilvl w:val="0"/>
          <w:numId w:val="81"/>
        </w:numPr>
        <w:suppressAutoHyphens/>
        <w:rPr>
          <w:rStyle w:val="basetext"/>
          <w:rFonts w:cs="Times New Roman"/>
          <w:sz w:val="24"/>
        </w:rPr>
      </w:pPr>
      <w:r w:rsidRPr="009A3944">
        <w:rPr>
          <w:rStyle w:val="basetext"/>
          <w:rFonts w:cs="Times New Roman"/>
          <w:sz w:val="24"/>
        </w:rPr>
        <w:t xml:space="preserve"> </w:t>
      </w:r>
      <w:r w:rsidRPr="009A3944">
        <w:rPr>
          <w:rStyle w:val="CDT"/>
          <w:rFonts w:ascii="Times New Roman" w:hAnsi="Times New Roman" w:cs="Times New Roman"/>
          <w:sz w:val="24"/>
        </w:rPr>
        <w:t>int n[ 5 ] = { 7 };</w:t>
      </w:r>
    </w:p>
    <w:p w:rsidR="00123397" w:rsidRPr="009A3944" w:rsidRDefault="00123397" w:rsidP="00123397">
      <w:pPr>
        <w:numPr>
          <w:ilvl w:val="0"/>
          <w:numId w:val="81"/>
        </w:numPr>
        <w:suppressAutoHyphens/>
        <w:rPr>
          <w:rStyle w:val="basetext"/>
          <w:rFonts w:cs="Times New Roman"/>
          <w:sz w:val="24"/>
        </w:rPr>
      </w:pPr>
      <w:r w:rsidRPr="009A3944">
        <w:rPr>
          <w:rStyle w:val="basetext"/>
          <w:rFonts w:cs="Times New Roman"/>
          <w:sz w:val="24"/>
        </w:rPr>
        <w:t xml:space="preserve"> </w:t>
      </w:r>
      <w:r w:rsidRPr="009A3944">
        <w:rPr>
          <w:rStyle w:val="CDT"/>
          <w:rFonts w:ascii="Times New Roman" w:hAnsi="Times New Roman" w:cs="Times New Roman"/>
          <w:sz w:val="24"/>
        </w:rPr>
        <w:t>int n[ 5 ] = { 9, 1, 9 };</w:t>
      </w:r>
    </w:p>
    <w:p w:rsidR="00123397" w:rsidRPr="009A3944" w:rsidRDefault="00123397" w:rsidP="00123397">
      <w:pPr>
        <w:outlineLvl w:val="0"/>
        <w:rPr>
          <w:rStyle w:val="CDT"/>
          <w:rFonts w:ascii="Times New Roman" w:hAnsi="Times New Roman" w:cs="Times New Roman"/>
          <w:b/>
          <w:sz w:val="24"/>
        </w:rPr>
      </w:pPr>
      <w:r w:rsidRPr="009A3944">
        <w:rPr>
          <w:rStyle w:val="basetext"/>
          <w:rFonts w:cs="Times New Roman"/>
          <w:sz w:val="24"/>
        </w:rPr>
        <w:t xml:space="preserve">5. </w:t>
      </w:r>
      <w:r w:rsidRPr="009A3944">
        <w:rPr>
          <w:rFonts w:ascii="Times New Roman" w:hAnsi="Times New Roman" w:cs="Times New Roman"/>
          <w:sz w:val="24"/>
        </w:rPr>
        <w:t>Constant variables:</w:t>
      </w:r>
    </w:p>
    <w:p w:rsidR="00123397" w:rsidRPr="009A3944" w:rsidRDefault="00123397" w:rsidP="00123397">
      <w:pPr>
        <w:numPr>
          <w:ilvl w:val="0"/>
          <w:numId w:val="82"/>
        </w:numPr>
        <w:suppressAutoHyphens/>
        <w:rPr>
          <w:rStyle w:val="basetext"/>
          <w:rFonts w:cs="Times New Roman"/>
          <w:sz w:val="24"/>
        </w:rPr>
      </w:pPr>
      <w:r w:rsidRPr="009A3944">
        <w:rPr>
          <w:rFonts w:ascii="Times New Roman" w:hAnsi="Times New Roman" w:cs="Times New Roman"/>
          <w:sz w:val="24"/>
        </w:rPr>
        <w:t xml:space="preserve"> Can be assigned values in executable statements</w:t>
      </w:r>
      <w:r w:rsidRPr="009A3944">
        <w:rPr>
          <w:rStyle w:val="basetext"/>
          <w:rFonts w:cs="Times New Roman"/>
          <w:sz w:val="24"/>
        </w:rPr>
        <w:t>.</w:t>
      </w:r>
    </w:p>
    <w:p w:rsidR="00123397" w:rsidRPr="009A3944" w:rsidRDefault="00123397" w:rsidP="00123397">
      <w:pPr>
        <w:numPr>
          <w:ilvl w:val="0"/>
          <w:numId w:val="82"/>
        </w:numPr>
        <w:suppressAutoHyphens/>
        <w:rPr>
          <w:rStyle w:val="basetext"/>
          <w:rFonts w:cs="Times New Roman"/>
          <w:sz w:val="24"/>
        </w:rPr>
      </w:pPr>
      <w:r w:rsidRPr="009A3944">
        <w:rPr>
          <w:rStyle w:val="basetext"/>
          <w:rFonts w:cs="Times New Roman"/>
          <w:sz w:val="24"/>
        </w:rPr>
        <w:t xml:space="preserve"> </w:t>
      </w:r>
      <w:r w:rsidRPr="009A3944">
        <w:rPr>
          <w:rFonts w:ascii="Times New Roman" w:hAnsi="Times New Roman" w:cs="Times New Roman"/>
          <w:sz w:val="24"/>
        </w:rPr>
        <w:t>Do not have to be initialized when they are declared</w:t>
      </w:r>
      <w:r w:rsidRPr="009A3944">
        <w:rPr>
          <w:rStyle w:val="basetext"/>
          <w:rFonts w:cs="Times New Roman"/>
          <w:sz w:val="24"/>
        </w:rPr>
        <w:t>.</w:t>
      </w:r>
    </w:p>
    <w:p w:rsidR="00123397" w:rsidRPr="009A3944" w:rsidRDefault="00123397" w:rsidP="00123397">
      <w:pPr>
        <w:numPr>
          <w:ilvl w:val="0"/>
          <w:numId w:val="82"/>
        </w:numPr>
        <w:suppressAutoHyphens/>
        <w:rPr>
          <w:rStyle w:val="basetext"/>
          <w:rFonts w:cs="Times New Roman"/>
          <w:sz w:val="24"/>
        </w:rPr>
      </w:pPr>
      <w:r w:rsidRPr="009A3944">
        <w:rPr>
          <w:rFonts w:ascii="Times New Roman" w:hAnsi="Times New Roman" w:cs="Times New Roman"/>
          <w:sz w:val="24"/>
        </w:rPr>
        <w:t xml:space="preserve"> Can be used to specify array sizes, thereby making programs more scalable</w:t>
      </w:r>
      <w:r w:rsidRPr="009A3944">
        <w:rPr>
          <w:rStyle w:val="basetext"/>
          <w:rFonts w:cs="Times New Roman"/>
          <w:sz w:val="24"/>
        </w:rPr>
        <w:t>.</w:t>
      </w:r>
    </w:p>
    <w:p w:rsidR="00123397" w:rsidRPr="009A3944" w:rsidRDefault="00123397" w:rsidP="00123397">
      <w:pPr>
        <w:numPr>
          <w:ilvl w:val="0"/>
          <w:numId w:val="82"/>
        </w:numPr>
        <w:suppressAutoHyphens/>
        <w:rPr>
          <w:rStyle w:val="basetext"/>
          <w:rFonts w:cs="Times New Roman"/>
          <w:sz w:val="24"/>
        </w:rPr>
      </w:pPr>
      <w:r w:rsidRPr="009A3944">
        <w:rPr>
          <w:rFonts w:ascii="Times New Roman" w:hAnsi="Times New Roman" w:cs="Times New Roman"/>
          <w:sz w:val="24"/>
        </w:rPr>
        <w:t xml:space="preserve"> Can be </w:t>
      </w:r>
      <w:r w:rsidRPr="009A3944">
        <w:rPr>
          <w:rStyle w:val="basetext"/>
          <w:rFonts w:cs="Times New Roman"/>
          <w:sz w:val="24"/>
        </w:rPr>
        <w:t>used t</w:t>
      </w:r>
      <w:r w:rsidRPr="009A3944">
        <w:rPr>
          <w:rFonts w:ascii="Times New Roman" w:hAnsi="Times New Roman" w:cs="Times New Roman"/>
          <w:sz w:val="24"/>
        </w:rPr>
        <w:t>o specify array sizes, but this makes programs harder to understand</w:t>
      </w:r>
      <w:r w:rsidRPr="009A3944">
        <w:rPr>
          <w:rStyle w:val="basetext"/>
          <w:rFonts w:cs="Times New Roman"/>
          <w:sz w:val="24"/>
        </w:rPr>
        <w:t>.</w:t>
      </w:r>
    </w:p>
    <w:p w:rsidR="00123397" w:rsidRPr="009A3944" w:rsidRDefault="00123397" w:rsidP="00123397">
      <w:pPr>
        <w:outlineLvl w:val="0"/>
        <w:rPr>
          <w:rStyle w:val="basetext"/>
          <w:rFonts w:cs="Times New Roman"/>
          <w:sz w:val="24"/>
        </w:rPr>
      </w:pPr>
      <w:r w:rsidRPr="009A3944">
        <w:rPr>
          <w:rStyle w:val="basetext"/>
          <w:rFonts w:cs="Times New Roman"/>
          <w:sz w:val="24"/>
        </w:rPr>
        <w:t xml:space="preserve">6. </w:t>
      </w:r>
      <w:r w:rsidRPr="009A3944">
        <w:rPr>
          <w:rFonts w:ascii="Times New Roman" w:hAnsi="Times New Roman" w:cs="Times New Roman"/>
          <w:sz w:val="24"/>
        </w:rPr>
        <w:t>Unless otherwise specified, entire arrays are passed __________ and individual array elements are passed __________.</w:t>
      </w:r>
    </w:p>
    <w:p w:rsidR="00123397" w:rsidRPr="009A3944" w:rsidRDefault="00123397" w:rsidP="00123397">
      <w:pPr>
        <w:numPr>
          <w:ilvl w:val="0"/>
          <w:numId w:val="83"/>
        </w:numPr>
        <w:suppressAutoHyphens/>
        <w:rPr>
          <w:rStyle w:val="basetext"/>
          <w:rFonts w:cs="Times New Roman"/>
          <w:sz w:val="24"/>
        </w:rPr>
      </w:pPr>
      <w:r w:rsidRPr="009A3944">
        <w:rPr>
          <w:rStyle w:val="basetext"/>
          <w:rFonts w:cs="Times New Roman"/>
          <w:sz w:val="24"/>
        </w:rPr>
        <w:t xml:space="preserve"> </w:t>
      </w:r>
      <w:r w:rsidRPr="009A3944">
        <w:rPr>
          <w:rFonts w:ascii="Times New Roman" w:hAnsi="Times New Roman" w:cs="Times New Roman"/>
          <w:sz w:val="24"/>
        </w:rPr>
        <w:t>By value, by reference</w:t>
      </w:r>
      <w:r w:rsidRPr="009A3944">
        <w:rPr>
          <w:rStyle w:val="basetext"/>
          <w:rFonts w:cs="Times New Roman"/>
          <w:sz w:val="24"/>
        </w:rPr>
        <w:t>.</w:t>
      </w:r>
    </w:p>
    <w:p w:rsidR="00123397" w:rsidRPr="009A3944" w:rsidRDefault="00123397" w:rsidP="00123397">
      <w:pPr>
        <w:numPr>
          <w:ilvl w:val="0"/>
          <w:numId w:val="83"/>
        </w:numPr>
        <w:suppressAutoHyphens/>
        <w:rPr>
          <w:rStyle w:val="basetext"/>
          <w:rFonts w:cs="Times New Roman"/>
          <w:sz w:val="24"/>
        </w:rPr>
      </w:pPr>
      <w:r w:rsidRPr="009A3944">
        <w:rPr>
          <w:rStyle w:val="basetext"/>
          <w:rFonts w:cs="Times New Roman"/>
          <w:sz w:val="24"/>
        </w:rPr>
        <w:t xml:space="preserve"> </w:t>
      </w:r>
      <w:r w:rsidRPr="009A3944">
        <w:rPr>
          <w:rFonts w:ascii="Times New Roman" w:hAnsi="Times New Roman" w:cs="Times New Roman"/>
          <w:sz w:val="24"/>
        </w:rPr>
        <w:t>By reference, by value</w:t>
      </w:r>
      <w:r w:rsidRPr="009A3944">
        <w:rPr>
          <w:rStyle w:val="basetext"/>
          <w:rFonts w:cs="Times New Roman"/>
          <w:sz w:val="24"/>
        </w:rPr>
        <w:t>.</w:t>
      </w:r>
    </w:p>
    <w:p w:rsidR="00123397" w:rsidRPr="009A3944" w:rsidRDefault="00123397" w:rsidP="00123397">
      <w:pPr>
        <w:numPr>
          <w:ilvl w:val="0"/>
          <w:numId w:val="83"/>
        </w:numPr>
        <w:suppressAutoHyphens/>
        <w:rPr>
          <w:rStyle w:val="basetext"/>
          <w:rFonts w:cs="Times New Roman"/>
          <w:sz w:val="24"/>
        </w:rPr>
      </w:pPr>
      <w:r w:rsidRPr="009A3944">
        <w:rPr>
          <w:rStyle w:val="basetext"/>
          <w:rFonts w:cs="Times New Roman"/>
          <w:sz w:val="24"/>
        </w:rPr>
        <w:t xml:space="preserve"> </w:t>
      </w:r>
      <w:r w:rsidRPr="009A3944">
        <w:rPr>
          <w:rFonts w:ascii="Times New Roman" w:hAnsi="Times New Roman" w:cs="Times New Roman"/>
          <w:sz w:val="24"/>
        </w:rPr>
        <w:t>By value, by value</w:t>
      </w:r>
      <w:r w:rsidRPr="009A3944">
        <w:rPr>
          <w:rStyle w:val="basetext"/>
          <w:rFonts w:cs="Times New Roman"/>
          <w:sz w:val="24"/>
        </w:rPr>
        <w:t xml:space="preserve">. </w:t>
      </w:r>
    </w:p>
    <w:p w:rsidR="00123397" w:rsidRPr="009A3944" w:rsidRDefault="00123397" w:rsidP="00123397">
      <w:pPr>
        <w:numPr>
          <w:ilvl w:val="0"/>
          <w:numId w:val="83"/>
        </w:numPr>
        <w:suppressAutoHyphens/>
        <w:rPr>
          <w:rStyle w:val="basetext"/>
          <w:rFonts w:cs="Times New Roman"/>
          <w:sz w:val="24"/>
        </w:rPr>
      </w:pPr>
      <w:r w:rsidRPr="009A3944">
        <w:rPr>
          <w:rStyle w:val="basetext"/>
          <w:rFonts w:cs="Times New Roman"/>
          <w:sz w:val="24"/>
        </w:rPr>
        <w:t xml:space="preserve"> </w:t>
      </w:r>
      <w:r w:rsidRPr="009A3944">
        <w:rPr>
          <w:rFonts w:ascii="Times New Roman" w:hAnsi="Times New Roman" w:cs="Times New Roman"/>
          <w:sz w:val="24"/>
        </w:rPr>
        <w:t>By reference, by reference</w:t>
      </w:r>
      <w:r w:rsidRPr="009A3944">
        <w:rPr>
          <w:rStyle w:val="basetext"/>
          <w:rFonts w:cs="Times New Roman"/>
          <w:sz w:val="24"/>
        </w:rPr>
        <w:t>.</w:t>
      </w:r>
    </w:p>
    <w:p w:rsidR="00123397" w:rsidRPr="009A3944" w:rsidRDefault="00123397" w:rsidP="00123397">
      <w:pPr>
        <w:outlineLvl w:val="0"/>
        <w:rPr>
          <w:rStyle w:val="basetext"/>
          <w:rFonts w:cs="Times New Roman"/>
          <w:sz w:val="24"/>
        </w:rPr>
      </w:pPr>
      <w:r w:rsidRPr="009A3944">
        <w:rPr>
          <w:rStyle w:val="basetext"/>
          <w:rFonts w:cs="Times New Roman"/>
          <w:sz w:val="24"/>
        </w:rPr>
        <w:t xml:space="preserve">7.  </w:t>
      </w:r>
      <w:r w:rsidRPr="009A3944">
        <w:rPr>
          <w:rFonts w:ascii="Times New Roman" w:hAnsi="Times New Roman" w:cs="Times New Roman"/>
          <w:sz w:val="24"/>
        </w:rPr>
        <w:t xml:space="preserve">To </w:t>
      </w:r>
      <w:r w:rsidRPr="009A3944">
        <w:rPr>
          <w:rFonts w:ascii="Times New Roman" w:hAnsi="Times New Roman" w:cs="Times New Roman"/>
          <w:i/>
          <w:sz w:val="24"/>
        </w:rPr>
        <w:t>prevent</w:t>
      </w:r>
      <w:r w:rsidRPr="009A3944">
        <w:rPr>
          <w:rFonts w:ascii="Times New Roman" w:hAnsi="Times New Roman" w:cs="Times New Roman"/>
          <w:sz w:val="24"/>
        </w:rPr>
        <w:t xml:space="preserve"> modification of array values passed to a function:</w:t>
      </w:r>
    </w:p>
    <w:p w:rsidR="00123397" w:rsidRPr="009A3944" w:rsidRDefault="00123397" w:rsidP="00123397">
      <w:pPr>
        <w:numPr>
          <w:ilvl w:val="0"/>
          <w:numId w:val="84"/>
        </w:numPr>
        <w:suppressAutoHyphens/>
        <w:rPr>
          <w:rStyle w:val="basetext"/>
          <w:rFonts w:cs="Times New Roman"/>
          <w:sz w:val="24"/>
        </w:rPr>
      </w:pPr>
      <w:r w:rsidRPr="009A3944">
        <w:rPr>
          <w:rFonts w:ascii="Times New Roman" w:hAnsi="Times New Roman" w:cs="Times New Roman"/>
          <w:sz w:val="24"/>
        </w:rPr>
        <w:t xml:space="preserve"> The array must be declared </w:t>
      </w:r>
      <w:r w:rsidRPr="009A3944">
        <w:rPr>
          <w:rStyle w:val="CDT"/>
          <w:rFonts w:ascii="Times New Roman" w:hAnsi="Times New Roman" w:cs="Times New Roman"/>
          <w:sz w:val="24"/>
        </w:rPr>
        <w:t>static</w:t>
      </w:r>
      <w:r w:rsidRPr="009A3944">
        <w:rPr>
          <w:rFonts w:ascii="Times New Roman" w:hAnsi="Times New Roman" w:cs="Times New Roman"/>
          <w:sz w:val="24"/>
        </w:rPr>
        <w:t xml:space="preserve"> in the function</w:t>
      </w:r>
      <w:r w:rsidRPr="009A3944">
        <w:rPr>
          <w:rStyle w:val="basetext"/>
          <w:rFonts w:cs="Times New Roman"/>
          <w:sz w:val="24"/>
        </w:rPr>
        <w:t>.</w:t>
      </w:r>
    </w:p>
    <w:p w:rsidR="00123397" w:rsidRPr="009A3944" w:rsidRDefault="00123397" w:rsidP="00123397">
      <w:pPr>
        <w:numPr>
          <w:ilvl w:val="0"/>
          <w:numId w:val="84"/>
        </w:numPr>
        <w:suppressAutoHyphens/>
        <w:rPr>
          <w:rStyle w:val="basetext"/>
          <w:rFonts w:cs="Times New Roman"/>
          <w:sz w:val="24"/>
        </w:rPr>
      </w:pPr>
      <w:r w:rsidRPr="009A3944">
        <w:rPr>
          <w:rStyle w:val="basetext"/>
          <w:rFonts w:cs="Times New Roman"/>
          <w:sz w:val="24"/>
        </w:rPr>
        <w:t xml:space="preserve"> </w:t>
      </w:r>
      <w:r w:rsidRPr="009A3944">
        <w:rPr>
          <w:rFonts w:ascii="Times New Roman" w:hAnsi="Times New Roman" w:cs="Times New Roman"/>
          <w:sz w:val="24"/>
        </w:rPr>
        <w:t xml:space="preserve">The array parameter can be preceded by the </w:t>
      </w:r>
      <w:r w:rsidRPr="009A3944">
        <w:rPr>
          <w:rStyle w:val="CDT"/>
          <w:rFonts w:ascii="Times New Roman" w:hAnsi="Times New Roman" w:cs="Times New Roman"/>
          <w:sz w:val="24"/>
        </w:rPr>
        <w:t>const</w:t>
      </w:r>
      <w:r w:rsidRPr="009A3944">
        <w:rPr>
          <w:rFonts w:ascii="Times New Roman" w:hAnsi="Times New Roman" w:cs="Times New Roman"/>
          <w:sz w:val="24"/>
        </w:rPr>
        <w:t xml:space="preserve"> qualifier</w:t>
      </w:r>
      <w:r w:rsidRPr="009A3944">
        <w:rPr>
          <w:rStyle w:val="basetext"/>
          <w:rFonts w:cs="Times New Roman"/>
          <w:sz w:val="24"/>
        </w:rPr>
        <w:t>.</w:t>
      </w:r>
    </w:p>
    <w:p w:rsidR="00123397" w:rsidRPr="009A3944" w:rsidRDefault="00123397" w:rsidP="00123397">
      <w:pPr>
        <w:numPr>
          <w:ilvl w:val="0"/>
          <w:numId w:val="84"/>
        </w:numPr>
        <w:suppressAutoHyphens/>
        <w:rPr>
          <w:rStyle w:val="basetext"/>
          <w:rFonts w:cs="Times New Roman"/>
          <w:sz w:val="24"/>
        </w:rPr>
      </w:pPr>
      <w:r w:rsidRPr="009A3944">
        <w:rPr>
          <w:rStyle w:val="basetext"/>
          <w:rFonts w:cs="Times New Roman"/>
          <w:sz w:val="24"/>
        </w:rPr>
        <w:t xml:space="preserve"> </w:t>
      </w:r>
      <w:r w:rsidRPr="009A3944">
        <w:rPr>
          <w:rFonts w:ascii="Times New Roman" w:hAnsi="Times New Roman" w:cs="Times New Roman"/>
          <w:sz w:val="24"/>
        </w:rPr>
        <w:t>A copy of the array must be made inside the function</w:t>
      </w:r>
      <w:r w:rsidRPr="009A3944">
        <w:rPr>
          <w:rStyle w:val="basetext"/>
          <w:rFonts w:cs="Times New Roman"/>
          <w:sz w:val="24"/>
        </w:rPr>
        <w:t>.</w:t>
      </w:r>
    </w:p>
    <w:p w:rsidR="00123397" w:rsidRPr="009A3944" w:rsidRDefault="00123397" w:rsidP="00123397">
      <w:pPr>
        <w:numPr>
          <w:ilvl w:val="0"/>
          <w:numId w:val="84"/>
        </w:numPr>
        <w:suppressAutoHyphens/>
        <w:rPr>
          <w:rStyle w:val="basetext"/>
          <w:rFonts w:cs="Times New Roman"/>
          <w:sz w:val="24"/>
        </w:rPr>
      </w:pPr>
      <w:r w:rsidRPr="009A3944">
        <w:rPr>
          <w:rStyle w:val="basetext"/>
          <w:rFonts w:cs="Times New Roman"/>
          <w:sz w:val="24"/>
        </w:rPr>
        <w:t xml:space="preserve"> </w:t>
      </w:r>
      <w:r w:rsidRPr="009A3944">
        <w:rPr>
          <w:rFonts w:ascii="Times New Roman" w:hAnsi="Times New Roman" w:cs="Times New Roman"/>
          <w:sz w:val="24"/>
        </w:rPr>
        <w:t>The array must be passed by reference</w:t>
      </w:r>
      <w:r w:rsidRPr="009A3944">
        <w:rPr>
          <w:rStyle w:val="basetext"/>
          <w:rFonts w:cs="Times New Roman"/>
          <w:sz w:val="24"/>
        </w:rPr>
        <w:t>.</w:t>
      </w:r>
    </w:p>
    <w:p w:rsidR="00123397" w:rsidRPr="009A3944" w:rsidRDefault="00123397" w:rsidP="00123397">
      <w:pPr>
        <w:outlineLvl w:val="0"/>
        <w:rPr>
          <w:rStyle w:val="basetext"/>
          <w:rFonts w:cs="Times New Roman"/>
          <w:sz w:val="24"/>
        </w:rPr>
      </w:pPr>
      <w:r w:rsidRPr="009A3944">
        <w:rPr>
          <w:rStyle w:val="basetext"/>
          <w:rFonts w:cs="Times New Roman"/>
          <w:sz w:val="24"/>
        </w:rPr>
        <w:t xml:space="preserve">8. </w:t>
      </w:r>
      <w:r w:rsidRPr="009A3944">
        <w:rPr>
          <w:rFonts w:ascii="Times New Roman" w:hAnsi="Times New Roman" w:cs="Times New Roman"/>
          <w:sz w:val="24"/>
        </w:rPr>
        <w:t>Linear search can be used on</w:t>
      </w:r>
      <w:r w:rsidRPr="009A3944">
        <w:rPr>
          <w:rStyle w:val="basetext"/>
          <w:rFonts w:cs="Times New Roman"/>
          <w:sz w:val="24"/>
        </w:rPr>
        <w:t>:</w:t>
      </w:r>
    </w:p>
    <w:p w:rsidR="00123397" w:rsidRPr="009A3944" w:rsidRDefault="00123397" w:rsidP="00123397">
      <w:pPr>
        <w:numPr>
          <w:ilvl w:val="0"/>
          <w:numId w:val="85"/>
        </w:numPr>
        <w:suppressAutoHyphens/>
        <w:rPr>
          <w:rStyle w:val="CDT"/>
          <w:rFonts w:ascii="Times New Roman" w:hAnsi="Times New Roman" w:cs="Times New Roman"/>
          <w:b/>
          <w:sz w:val="24"/>
        </w:rPr>
      </w:pPr>
      <w:r w:rsidRPr="009A3944">
        <w:rPr>
          <w:rStyle w:val="basetext"/>
          <w:rFonts w:cs="Times New Roman"/>
          <w:sz w:val="24"/>
        </w:rPr>
        <w:t xml:space="preserve"> Unsorted arrays</w:t>
      </w:r>
      <w:r w:rsidRPr="009A3944">
        <w:rPr>
          <w:rStyle w:val="CDT"/>
          <w:rFonts w:ascii="Times New Roman" w:hAnsi="Times New Roman" w:cs="Times New Roman"/>
          <w:sz w:val="24"/>
        </w:rPr>
        <w:t>.</w:t>
      </w:r>
    </w:p>
    <w:p w:rsidR="00123397" w:rsidRPr="009A3944" w:rsidRDefault="00123397" w:rsidP="00123397">
      <w:pPr>
        <w:numPr>
          <w:ilvl w:val="0"/>
          <w:numId w:val="85"/>
        </w:numPr>
        <w:suppressAutoHyphens/>
        <w:rPr>
          <w:rStyle w:val="CDT"/>
          <w:rFonts w:ascii="Times New Roman" w:hAnsi="Times New Roman" w:cs="Times New Roman"/>
          <w:b/>
          <w:sz w:val="24"/>
        </w:rPr>
      </w:pPr>
      <w:r w:rsidRPr="009A3944">
        <w:rPr>
          <w:rStyle w:val="CDT"/>
          <w:rFonts w:ascii="Times New Roman" w:hAnsi="Times New Roman" w:cs="Times New Roman"/>
          <w:sz w:val="24"/>
        </w:rPr>
        <w:t xml:space="preserve"> </w:t>
      </w:r>
      <w:r w:rsidRPr="009A3944">
        <w:rPr>
          <w:rStyle w:val="basetext"/>
          <w:rFonts w:cs="Times New Roman"/>
          <w:sz w:val="24"/>
        </w:rPr>
        <w:t>Sorted arrays</w:t>
      </w:r>
      <w:r w:rsidRPr="009A3944">
        <w:rPr>
          <w:rStyle w:val="CDT"/>
          <w:rFonts w:ascii="Times New Roman" w:hAnsi="Times New Roman" w:cs="Times New Roman"/>
          <w:sz w:val="24"/>
        </w:rPr>
        <w:t>.</w:t>
      </w:r>
    </w:p>
    <w:p w:rsidR="00123397" w:rsidRPr="009A3944" w:rsidRDefault="00123397" w:rsidP="00123397">
      <w:pPr>
        <w:numPr>
          <w:ilvl w:val="0"/>
          <w:numId w:val="85"/>
        </w:numPr>
        <w:suppressAutoHyphens/>
        <w:rPr>
          <w:rStyle w:val="CDT"/>
          <w:rFonts w:ascii="Times New Roman" w:hAnsi="Times New Roman" w:cs="Times New Roman"/>
          <w:b/>
          <w:sz w:val="24"/>
        </w:rPr>
      </w:pPr>
      <w:r w:rsidRPr="009A3944">
        <w:rPr>
          <w:rStyle w:val="CDT"/>
          <w:rFonts w:ascii="Times New Roman" w:hAnsi="Times New Roman" w:cs="Times New Roman"/>
          <w:sz w:val="24"/>
        </w:rPr>
        <w:t xml:space="preserve"> </w:t>
      </w:r>
      <w:r w:rsidRPr="009A3944">
        <w:rPr>
          <w:rStyle w:val="basetext"/>
          <w:rFonts w:cs="Times New Roman"/>
          <w:sz w:val="24"/>
        </w:rPr>
        <w:t>Integer arrays</w:t>
      </w:r>
      <w:r w:rsidRPr="009A3944">
        <w:rPr>
          <w:rStyle w:val="CDT"/>
          <w:rFonts w:ascii="Times New Roman" w:hAnsi="Times New Roman" w:cs="Times New Roman"/>
          <w:sz w:val="24"/>
        </w:rPr>
        <w:t>.</w:t>
      </w:r>
    </w:p>
    <w:p w:rsidR="00123397" w:rsidRPr="009A3944" w:rsidRDefault="00123397" w:rsidP="00123397">
      <w:pPr>
        <w:numPr>
          <w:ilvl w:val="0"/>
          <w:numId w:val="85"/>
        </w:numPr>
        <w:suppressAutoHyphens/>
        <w:rPr>
          <w:rStyle w:val="CDT"/>
          <w:rFonts w:ascii="Times New Roman" w:hAnsi="Times New Roman" w:cs="Times New Roman"/>
          <w:b/>
          <w:sz w:val="24"/>
        </w:rPr>
      </w:pPr>
      <w:r w:rsidRPr="009A3944">
        <w:rPr>
          <w:rStyle w:val="CDT"/>
          <w:rFonts w:ascii="Times New Roman" w:hAnsi="Times New Roman" w:cs="Times New Roman"/>
          <w:sz w:val="24"/>
        </w:rPr>
        <w:t xml:space="preserve"> </w:t>
      </w:r>
      <w:r w:rsidRPr="009A3944">
        <w:rPr>
          <w:rStyle w:val="basetext"/>
          <w:rFonts w:cs="Times New Roman"/>
          <w:sz w:val="24"/>
        </w:rPr>
        <w:t>Any of the above</w:t>
      </w:r>
      <w:r w:rsidRPr="009A3944">
        <w:rPr>
          <w:rStyle w:val="CDT"/>
          <w:rFonts w:ascii="Times New Roman" w:hAnsi="Times New Roman" w:cs="Times New Roman"/>
          <w:sz w:val="24"/>
        </w:rPr>
        <w:t>.</w:t>
      </w:r>
    </w:p>
    <w:p w:rsidR="00123397" w:rsidRPr="009A3944" w:rsidRDefault="00123397" w:rsidP="00123397">
      <w:pPr>
        <w:outlineLvl w:val="0"/>
        <w:rPr>
          <w:rStyle w:val="basetext"/>
          <w:rFonts w:cs="Times New Roman"/>
          <w:sz w:val="24"/>
        </w:rPr>
      </w:pPr>
      <w:r w:rsidRPr="009A3944">
        <w:rPr>
          <w:rStyle w:val="basetext"/>
          <w:rFonts w:cs="Times New Roman"/>
          <w:sz w:val="24"/>
        </w:rPr>
        <w:t xml:space="preserve">9. </w:t>
      </w:r>
      <w:r w:rsidRPr="009A3944">
        <w:rPr>
          <w:rFonts w:ascii="Times New Roman" w:hAnsi="Times New Roman" w:cs="Times New Roman"/>
          <w:sz w:val="24"/>
        </w:rPr>
        <w:t>Linear search is highly inefficient compared to binary search when dealing with:</w:t>
      </w:r>
    </w:p>
    <w:p w:rsidR="00123397" w:rsidRPr="009A3944" w:rsidRDefault="00123397" w:rsidP="00123397">
      <w:pPr>
        <w:numPr>
          <w:ilvl w:val="0"/>
          <w:numId w:val="86"/>
        </w:numPr>
        <w:suppressAutoHyphens/>
        <w:rPr>
          <w:rStyle w:val="CDT"/>
          <w:rFonts w:ascii="Times New Roman" w:hAnsi="Times New Roman" w:cs="Times New Roman"/>
          <w:b/>
          <w:sz w:val="24"/>
        </w:rPr>
      </w:pPr>
      <w:r w:rsidRPr="009A3944">
        <w:rPr>
          <w:rStyle w:val="basetext"/>
          <w:rFonts w:cs="Times New Roman"/>
          <w:sz w:val="24"/>
        </w:rPr>
        <w:t xml:space="preserve"> </w:t>
      </w:r>
      <w:r w:rsidRPr="009A3944">
        <w:rPr>
          <w:rFonts w:ascii="Times New Roman" w:hAnsi="Times New Roman" w:cs="Times New Roman"/>
          <w:sz w:val="24"/>
        </w:rPr>
        <w:t>Small, unsorted arrays</w:t>
      </w:r>
      <w:r w:rsidRPr="009A3944">
        <w:rPr>
          <w:rStyle w:val="CDT"/>
          <w:rFonts w:ascii="Times New Roman" w:hAnsi="Times New Roman" w:cs="Times New Roman"/>
          <w:sz w:val="24"/>
        </w:rPr>
        <w:t>.</w:t>
      </w:r>
    </w:p>
    <w:p w:rsidR="00123397" w:rsidRPr="009A3944" w:rsidRDefault="00123397" w:rsidP="00123397">
      <w:pPr>
        <w:numPr>
          <w:ilvl w:val="0"/>
          <w:numId w:val="86"/>
        </w:numPr>
        <w:suppressAutoHyphens/>
        <w:rPr>
          <w:rStyle w:val="CDT"/>
          <w:rFonts w:ascii="Times New Roman" w:hAnsi="Times New Roman" w:cs="Times New Roman"/>
          <w:b/>
          <w:sz w:val="24"/>
        </w:rPr>
      </w:pPr>
      <w:r w:rsidRPr="009A3944">
        <w:rPr>
          <w:rStyle w:val="CDT"/>
          <w:rFonts w:ascii="Times New Roman" w:hAnsi="Times New Roman" w:cs="Times New Roman"/>
          <w:sz w:val="24"/>
        </w:rPr>
        <w:t xml:space="preserve"> </w:t>
      </w:r>
      <w:r w:rsidRPr="009A3944">
        <w:rPr>
          <w:rFonts w:ascii="Times New Roman" w:hAnsi="Times New Roman" w:cs="Times New Roman"/>
          <w:sz w:val="24"/>
        </w:rPr>
        <w:t>Small, sorted arrays</w:t>
      </w:r>
      <w:r w:rsidRPr="009A3944">
        <w:rPr>
          <w:rStyle w:val="CDT"/>
          <w:rFonts w:ascii="Times New Roman" w:hAnsi="Times New Roman" w:cs="Times New Roman"/>
          <w:sz w:val="24"/>
        </w:rPr>
        <w:t>.</w:t>
      </w:r>
    </w:p>
    <w:p w:rsidR="00123397" w:rsidRPr="009A3944" w:rsidRDefault="00123397" w:rsidP="00123397">
      <w:pPr>
        <w:numPr>
          <w:ilvl w:val="0"/>
          <w:numId w:val="86"/>
        </w:numPr>
        <w:suppressAutoHyphens/>
        <w:rPr>
          <w:rStyle w:val="CDT"/>
          <w:rFonts w:ascii="Times New Roman" w:hAnsi="Times New Roman" w:cs="Times New Roman"/>
          <w:b/>
          <w:sz w:val="24"/>
        </w:rPr>
      </w:pPr>
      <w:r w:rsidRPr="009A3944">
        <w:rPr>
          <w:rStyle w:val="CDT"/>
          <w:rFonts w:ascii="Times New Roman" w:hAnsi="Times New Roman" w:cs="Times New Roman"/>
          <w:sz w:val="24"/>
        </w:rPr>
        <w:t xml:space="preserve"> </w:t>
      </w:r>
      <w:r w:rsidRPr="009A3944">
        <w:rPr>
          <w:rFonts w:ascii="Times New Roman" w:hAnsi="Times New Roman" w:cs="Times New Roman"/>
          <w:sz w:val="24"/>
        </w:rPr>
        <w:t>Large, unsorted arrays</w:t>
      </w:r>
      <w:r w:rsidRPr="009A3944">
        <w:rPr>
          <w:rStyle w:val="CDT"/>
          <w:rFonts w:ascii="Times New Roman" w:hAnsi="Times New Roman" w:cs="Times New Roman"/>
          <w:sz w:val="24"/>
        </w:rPr>
        <w:t>.</w:t>
      </w:r>
    </w:p>
    <w:p w:rsidR="00123397" w:rsidRPr="009A3944" w:rsidRDefault="00123397" w:rsidP="00123397">
      <w:pPr>
        <w:numPr>
          <w:ilvl w:val="0"/>
          <w:numId w:val="86"/>
        </w:numPr>
        <w:suppressAutoHyphens/>
        <w:rPr>
          <w:rStyle w:val="CDT"/>
          <w:rFonts w:ascii="Times New Roman" w:hAnsi="Times New Roman" w:cs="Times New Roman"/>
          <w:b/>
          <w:sz w:val="24"/>
        </w:rPr>
      </w:pPr>
      <w:r w:rsidRPr="009A3944">
        <w:rPr>
          <w:rStyle w:val="CDT"/>
          <w:rFonts w:ascii="Times New Roman" w:hAnsi="Times New Roman" w:cs="Times New Roman"/>
          <w:sz w:val="24"/>
        </w:rPr>
        <w:t xml:space="preserve"> </w:t>
      </w:r>
      <w:r w:rsidRPr="009A3944">
        <w:rPr>
          <w:rFonts w:ascii="Times New Roman" w:hAnsi="Times New Roman" w:cs="Times New Roman"/>
          <w:sz w:val="24"/>
        </w:rPr>
        <w:t>Large, sorted arrays</w:t>
      </w:r>
      <w:r w:rsidRPr="009A3944">
        <w:rPr>
          <w:rStyle w:val="CDT"/>
          <w:rFonts w:ascii="Times New Roman" w:hAnsi="Times New Roman" w:cs="Times New Roman"/>
          <w:sz w:val="24"/>
        </w:rPr>
        <w:t>.</w:t>
      </w:r>
    </w:p>
    <w:p w:rsidR="00123397" w:rsidRPr="009A3944" w:rsidRDefault="00123397" w:rsidP="00123397">
      <w:pPr>
        <w:outlineLvl w:val="0"/>
        <w:rPr>
          <w:rStyle w:val="basetext"/>
          <w:rFonts w:cs="Times New Roman"/>
          <w:sz w:val="24"/>
        </w:rPr>
      </w:pPr>
      <w:r w:rsidRPr="009A3944">
        <w:rPr>
          <w:rStyle w:val="basetext"/>
          <w:rFonts w:cs="Times New Roman"/>
          <w:sz w:val="24"/>
        </w:rPr>
        <w:t xml:space="preserve">10. </w:t>
      </w:r>
      <w:r w:rsidRPr="009A3944">
        <w:rPr>
          <w:rFonts w:ascii="Times New Roman" w:hAnsi="Times New Roman" w:cs="Times New Roman"/>
          <w:sz w:val="24"/>
        </w:rPr>
        <w:t xml:space="preserve">Which statement about insertion sort is </w:t>
      </w:r>
      <w:r w:rsidRPr="009A3944">
        <w:rPr>
          <w:rFonts w:ascii="Times New Roman" w:hAnsi="Times New Roman" w:cs="Times New Roman"/>
          <w:i/>
          <w:sz w:val="24"/>
        </w:rPr>
        <w:t>true</w:t>
      </w:r>
      <w:r w:rsidRPr="009A3944">
        <w:rPr>
          <w:rStyle w:val="basetext"/>
          <w:rFonts w:cs="Times New Roman"/>
          <w:sz w:val="24"/>
        </w:rPr>
        <w:t>?</w:t>
      </w:r>
    </w:p>
    <w:p w:rsidR="00123397" w:rsidRPr="009A3944" w:rsidRDefault="00123397" w:rsidP="00123397">
      <w:pPr>
        <w:numPr>
          <w:ilvl w:val="0"/>
          <w:numId w:val="87"/>
        </w:numPr>
        <w:suppressAutoHyphens/>
        <w:rPr>
          <w:rStyle w:val="CDT"/>
          <w:rFonts w:ascii="Times New Roman" w:hAnsi="Times New Roman" w:cs="Times New Roman"/>
          <w:b/>
          <w:sz w:val="24"/>
        </w:rPr>
      </w:pPr>
      <w:r w:rsidRPr="009A3944">
        <w:rPr>
          <w:rStyle w:val="CDT"/>
          <w:rFonts w:ascii="Times New Roman" w:hAnsi="Times New Roman" w:cs="Times New Roman"/>
          <w:sz w:val="24"/>
        </w:rPr>
        <w:t xml:space="preserve"> </w:t>
      </w:r>
      <w:r w:rsidRPr="009A3944">
        <w:rPr>
          <w:rFonts w:ascii="Times New Roman" w:hAnsi="Times New Roman" w:cs="Times New Roman"/>
          <w:sz w:val="24"/>
        </w:rPr>
        <w:t xml:space="preserve">A maximum of </w:t>
      </w:r>
      <w:r w:rsidRPr="009A3944">
        <w:rPr>
          <w:rFonts w:ascii="Times New Roman" w:hAnsi="Times New Roman" w:cs="Times New Roman"/>
          <w:i/>
          <w:iCs/>
          <w:sz w:val="24"/>
        </w:rPr>
        <w:t>n</w:t>
      </w:r>
      <w:r w:rsidRPr="009A3944">
        <w:rPr>
          <w:rFonts w:ascii="Times New Roman" w:hAnsi="Times New Roman" w:cs="Times New Roman"/>
          <w:sz w:val="24"/>
        </w:rPr>
        <w:t xml:space="preserve"> comparisons are needed to sort the array, where </w:t>
      </w:r>
      <w:r w:rsidRPr="009A3944">
        <w:rPr>
          <w:rFonts w:ascii="Times New Roman" w:hAnsi="Times New Roman" w:cs="Times New Roman"/>
          <w:i/>
          <w:iCs/>
          <w:sz w:val="24"/>
        </w:rPr>
        <w:t xml:space="preserve">n </w:t>
      </w:r>
      <w:r w:rsidRPr="009A3944">
        <w:rPr>
          <w:rFonts w:ascii="Times New Roman" w:hAnsi="Times New Roman" w:cs="Times New Roman"/>
          <w:sz w:val="24"/>
        </w:rPr>
        <w:t>is the number of elements</w:t>
      </w:r>
      <w:r w:rsidRPr="009A3944">
        <w:rPr>
          <w:rStyle w:val="CDT"/>
          <w:rFonts w:ascii="Times New Roman" w:hAnsi="Times New Roman" w:cs="Times New Roman"/>
          <w:sz w:val="24"/>
        </w:rPr>
        <w:t>.</w:t>
      </w:r>
    </w:p>
    <w:p w:rsidR="00123397" w:rsidRPr="009A3944" w:rsidRDefault="00123397" w:rsidP="00123397">
      <w:pPr>
        <w:numPr>
          <w:ilvl w:val="0"/>
          <w:numId w:val="87"/>
        </w:numPr>
        <w:suppressAutoHyphens/>
        <w:rPr>
          <w:rStyle w:val="CDT"/>
          <w:rFonts w:ascii="Times New Roman" w:hAnsi="Times New Roman" w:cs="Times New Roman"/>
          <w:b/>
          <w:sz w:val="24"/>
        </w:rPr>
      </w:pPr>
      <w:r w:rsidRPr="009A3944">
        <w:rPr>
          <w:rStyle w:val="CDT"/>
          <w:rFonts w:ascii="Times New Roman" w:hAnsi="Times New Roman" w:cs="Times New Roman"/>
          <w:sz w:val="24"/>
        </w:rPr>
        <w:t xml:space="preserve"> </w:t>
      </w:r>
      <w:r w:rsidRPr="009A3944">
        <w:rPr>
          <w:rFonts w:ascii="Times New Roman" w:hAnsi="Times New Roman" w:cs="Times New Roman"/>
          <w:sz w:val="24"/>
        </w:rPr>
        <w:t>The algorithm is simple compared to other sorting procedures</w:t>
      </w:r>
      <w:r w:rsidRPr="009A3944">
        <w:rPr>
          <w:rStyle w:val="CDT"/>
          <w:rFonts w:ascii="Times New Roman" w:hAnsi="Times New Roman" w:cs="Times New Roman"/>
          <w:sz w:val="24"/>
        </w:rPr>
        <w:t>.</w:t>
      </w:r>
    </w:p>
    <w:p w:rsidR="00123397" w:rsidRPr="009A3944" w:rsidRDefault="00123397" w:rsidP="00123397">
      <w:pPr>
        <w:numPr>
          <w:ilvl w:val="0"/>
          <w:numId w:val="87"/>
        </w:numPr>
        <w:suppressAutoHyphens/>
        <w:rPr>
          <w:rStyle w:val="CDT"/>
          <w:rFonts w:ascii="Times New Roman" w:hAnsi="Times New Roman" w:cs="Times New Roman"/>
          <w:b/>
          <w:sz w:val="24"/>
        </w:rPr>
      </w:pPr>
      <w:r w:rsidRPr="009A3944">
        <w:rPr>
          <w:rStyle w:val="CDT"/>
          <w:rFonts w:ascii="Times New Roman" w:hAnsi="Times New Roman" w:cs="Times New Roman"/>
          <w:sz w:val="24"/>
        </w:rPr>
        <w:t xml:space="preserve"> </w:t>
      </w:r>
      <w:r w:rsidRPr="009A3944">
        <w:rPr>
          <w:rFonts w:ascii="Times New Roman" w:hAnsi="Times New Roman" w:cs="Times New Roman"/>
          <w:sz w:val="24"/>
        </w:rPr>
        <w:t>No temporary variables are needed</w:t>
      </w:r>
      <w:r w:rsidRPr="009A3944">
        <w:rPr>
          <w:rStyle w:val="CDT"/>
          <w:rFonts w:ascii="Times New Roman" w:hAnsi="Times New Roman" w:cs="Times New Roman"/>
          <w:sz w:val="24"/>
        </w:rPr>
        <w:t>.</w:t>
      </w:r>
    </w:p>
    <w:p w:rsidR="00123397" w:rsidRPr="009A3944" w:rsidRDefault="00123397" w:rsidP="00123397">
      <w:pPr>
        <w:numPr>
          <w:ilvl w:val="0"/>
          <w:numId w:val="87"/>
        </w:numPr>
        <w:suppressAutoHyphens/>
        <w:rPr>
          <w:rStyle w:val="CDT"/>
          <w:rFonts w:ascii="Times New Roman" w:hAnsi="Times New Roman" w:cs="Times New Roman"/>
          <w:b/>
          <w:sz w:val="24"/>
        </w:rPr>
      </w:pPr>
      <w:r w:rsidRPr="009A3944">
        <w:rPr>
          <w:rStyle w:val="CDT"/>
          <w:rFonts w:ascii="Times New Roman" w:hAnsi="Times New Roman" w:cs="Times New Roman"/>
          <w:sz w:val="24"/>
        </w:rPr>
        <w:t xml:space="preserve"> </w:t>
      </w:r>
      <w:r w:rsidRPr="009A3944">
        <w:rPr>
          <w:rFonts w:ascii="Times New Roman" w:hAnsi="Times New Roman" w:cs="Times New Roman"/>
          <w:sz w:val="24"/>
        </w:rPr>
        <w:t>Performance is maximized</w:t>
      </w:r>
      <w:r w:rsidRPr="009A3944">
        <w:rPr>
          <w:rStyle w:val="CDT"/>
          <w:rFonts w:ascii="Times New Roman" w:hAnsi="Times New Roman" w:cs="Times New Roman"/>
          <w:sz w:val="24"/>
        </w:rPr>
        <w:t>.</w:t>
      </w:r>
    </w:p>
    <w:p w:rsidR="00123397" w:rsidRPr="009A3944" w:rsidRDefault="00123397" w:rsidP="00123397">
      <w:pPr>
        <w:outlineLvl w:val="0"/>
        <w:rPr>
          <w:rStyle w:val="basetext"/>
          <w:rFonts w:cs="Times New Roman"/>
          <w:sz w:val="24"/>
        </w:rPr>
      </w:pPr>
      <w:r w:rsidRPr="009A3944">
        <w:rPr>
          <w:rStyle w:val="basetext"/>
          <w:rFonts w:cs="Times New Roman"/>
          <w:sz w:val="24"/>
        </w:rPr>
        <w:t xml:space="preserve">11. </w:t>
      </w:r>
      <w:r w:rsidRPr="009A3944">
        <w:rPr>
          <w:rFonts w:ascii="Times New Roman" w:hAnsi="Times New Roman" w:cs="Times New Roman"/>
          <w:sz w:val="24"/>
        </w:rPr>
        <w:t xml:space="preserve">A double subscripted array declared as int </w:t>
      </w:r>
      <w:r w:rsidRPr="009A3944">
        <w:rPr>
          <w:rStyle w:val="CDT"/>
          <w:rFonts w:ascii="Times New Roman" w:hAnsi="Times New Roman" w:cs="Times New Roman"/>
          <w:sz w:val="24"/>
        </w:rPr>
        <w:t>a[ 3 ][ 5 ];</w:t>
      </w:r>
      <w:r w:rsidRPr="009A3944">
        <w:rPr>
          <w:rStyle w:val="basetext"/>
          <w:rFonts w:cs="Times New Roman"/>
          <w:sz w:val="24"/>
        </w:rPr>
        <w:t xml:space="preserve"> </w:t>
      </w:r>
      <w:r w:rsidRPr="009A3944">
        <w:rPr>
          <w:rFonts w:ascii="Times New Roman" w:hAnsi="Times New Roman" w:cs="Times New Roman"/>
          <w:sz w:val="24"/>
        </w:rPr>
        <w:t>has how many elements</w:t>
      </w:r>
      <w:r w:rsidRPr="009A3944">
        <w:rPr>
          <w:rStyle w:val="basetext"/>
          <w:rFonts w:cs="Times New Roman"/>
          <w:sz w:val="24"/>
        </w:rPr>
        <w:t>?</w:t>
      </w:r>
    </w:p>
    <w:p w:rsidR="00123397" w:rsidRPr="009A3944" w:rsidRDefault="00123397" w:rsidP="00123397">
      <w:pPr>
        <w:numPr>
          <w:ilvl w:val="0"/>
          <w:numId w:val="88"/>
        </w:numPr>
        <w:suppressAutoHyphens/>
        <w:rPr>
          <w:rStyle w:val="CDT"/>
          <w:rFonts w:ascii="Times New Roman" w:hAnsi="Times New Roman" w:cs="Times New Roman"/>
          <w:b/>
          <w:sz w:val="24"/>
        </w:rPr>
      </w:pPr>
      <w:r w:rsidRPr="009A3944">
        <w:rPr>
          <w:rStyle w:val="CDT"/>
          <w:rFonts w:ascii="Times New Roman" w:hAnsi="Times New Roman" w:cs="Times New Roman"/>
          <w:sz w:val="24"/>
        </w:rPr>
        <w:t xml:space="preserve"> 15</w:t>
      </w:r>
    </w:p>
    <w:p w:rsidR="00123397" w:rsidRPr="009A3944" w:rsidRDefault="00123397" w:rsidP="00123397">
      <w:pPr>
        <w:numPr>
          <w:ilvl w:val="0"/>
          <w:numId w:val="88"/>
        </w:numPr>
        <w:suppressAutoHyphens/>
        <w:rPr>
          <w:rStyle w:val="CDT"/>
          <w:rFonts w:ascii="Times New Roman" w:hAnsi="Times New Roman" w:cs="Times New Roman"/>
          <w:b/>
          <w:sz w:val="24"/>
        </w:rPr>
      </w:pPr>
      <w:r w:rsidRPr="009A3944">
        <w:rPr>
          <w:rStyle w:val="CDT"/>
          <w:rFonts w:ascii="Times New Roman" w:hAnsi="Times New Roman" w:cs="Times New Roman"/>
          <w:sz w:val="24"/>
        </w:rPr>
        <w:t xml:space="preserve"> 13</w:t>
      </w:r>
    </w:p>
    <w:p w:rsidR="00123397" w:rsidRPr="009A3944" w:rsidRDefault="00123397" w:rsidP="00123397">
      <w:pPr>
        <w:numPr>
          <w:ilvl w:val="0"/>
          <w:numId w:val="88"/>
        </w:numPr>
        <w:suppressAutoHyphens/>
        <w:rPr>
          <w:rStyle w:val="CDT"/>
          <w:rFonts w:ascii="Times New Roman" w:hAnsi="Times New Roman" w:cs="Times New Roman"/>
          <w:b/>
          <w:sz w:val="24"/>
        </w:rPr>
      </w:pPr>
      <w:r w:rsidRPr="009A3944">
        <w:rPr>
          <w:rStyle w:val="CDT"/>
          <w:rFonts w:ascii="Times New Roman" w:hAnsi="Times New Roman" w:cs="Times New Roman"/>
          <w:sz w:val="24"/>
        </w:rPr>
        <w:t xml:space="preserve"> 10</w:t>
      </w:r>
    </w:p>
    <w:p w:rsidR="00123397" w:rsidRPr="009A3944" w:rsidRDefault="00123397" w:rsidP="00123397">
      <w:pPr>
        <w:numPr>
          <w:ilvl w:val="0"/>
          <w:numId w:val="88"/>
        </w:numPr>
        <w:suppressAutoHyphens/>
        <w:rPr>
          <w:rStyle w:val="CDT"/>
          <w:rFonts w:ascii="Times New Roman" w:hAnsi="Times New Roman" w:cs="Times New Roman"/>
          <w:b/>
          <w:sz w:val="24"/>
        </w:rPr>
      </w:pPr>
      <w:r w:rsidRPr="009A3944">
        <w:rPr>
          <w:rStyle w:val="CDT"/>
          <w:rFonts w:ascii="Times New Roman" w:hAnsi="Times New Roman" w:cs="Times New Roman"/>
          <w:sz w:val="24"/>
        </w:rPr>
        <w:t xml:space="preserve"> 8</w:t>
      </w:r>
    </w:p>
    <w:p w:rsidR="00123397" w:rsidRPr="009A3944" w:rsidRDefault="00123397" w:rsidP="00123397">
      <w:pPr>
        <w:numPr>
          <w:ins w:id="521" w:author="Windows" w:date="2005-06-24T10:18:00Z"/>
        </w:numPr>
        <w:outlineLvl w:val="0"/>
        <w:rPr>
          <w:rStyle w:val="basetext"/>
          <w:rFonts w:cs="Times New Roman"/>
          <w:sz w:val="24"/>
        </w:rPr>
      </w:pPr>
      <w:r w:rsidRPr="009A3944">
        <w:rPr>
          <w:rStyle w:val="basetext"/>
          <w:rFonts w:cs="Times New Roman"/>
          <w:sz w:val="24"/>
        </w:rPr>
        <w:t xml:space="preserve">12. </w:t>
      </w:r>
      <w:r w:rsidRPr="009A3944">
        <w:rPr>
          <w:rFonts w:ascii="Times New Roman" w:hAnsi="Times New Roman" w:cs="Times New Roman"/>
          <w:sz w:val="24"/>
        </w:rPr>
        <w:t xml:space="preserve">Given the following declaration, what is the value of </w:t>
      </w:r>
      <w:r w:rsidRPr="009A3944">
        <w:rPr>
          <w:rStyle w:val="CDT"/>
          <w:rFonts w:ascii="Times New Roman" w:hAnsi="Times New Roman" w:cs="Times New Roman"/>
          <w:sz w:val="24"/>
        </w:rPr>
        <w:t>b[ 1 ][ 0 ]</w:t>
      </w:r>
      <w:r w:rsidRPr="009A3944">
        <w:rPr>
          <w:rStyle w:val="basetext"/>
          <w:rFonts w:cs="Times New Roman"/>
          <w:sz w:val="24"/>
        </w:rPr>
        <w:t>?</w:t>
      </w:r>
    </w:p>
    <w:p w:rsidR="00123397" w:rsidRPr="009A3944" w:rsidRDefault="00123397" w:rsidP="00123397">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jc w:val="both"/>
        <w:rPr>
          <w:rStyle w:val="CDT"/>
          <w:rFonts w:ascii="Times New Roman" w:hAnsi="Times New Roman" w:cs="Times New Roman"/>
          <w:b/>
          <w:color w:val="auto"/>
        </w:rPr>
      </w:pPr>
      <w:r w:rsidRPr="009A3944">
        <w:rPr>
          <w:rFonts w:ascii="Times New Roman" w:hAnsi="Times New Roman" w:cs="Times New Roman"/>
          <w:bCs/>
          <w:color w:val="auto"/>
        </w:rPr>
        <w:t xml:space="preserve">     </w:t>
      </w:r>
      <w:r w:rsidRPr="009A3944">
        <w:rPr>
          <w:rStyle w:val="CDT"/>
          <w:rFonts w:ascii="Times New Roman" w:hAnsi="Times New Roman" w:cs="Times New Roman"/>
          <w:color w:val="auto"/>
        </w:rPr>
        <w:t>int b[ 2 ][ 2 ] = { { 1 }, { 3 , 4 } };</w:t>
      </w:r>
    </w:p>
    <w:p w:rsidR="00123397" w:rsidRPr="009A3944" w:rsidRDefault="00123397" w:rsidP="00123397">
      <w:pPr>
        <w:numPr>
          <w:ilvl w:val="0"/>
          <w:numId w:val="89"/>
        </w:numPr>
        <w:suppressAutoHyphens/>
        <w:rPr>
          <w:rStyle w:val="CDT"/>
          <w:rFonts w:ascii="Times New Roman" w:hAnsi="Times New Roman" w:cs="Times New Roman"/>
          <w:b/>
          <w:sz w:val="24"/>
        </w:rPr>
      </w:pPr>
      <w:r w:rsidRPr="009A3944">
        <w:rPr>
          <w:rStyle w:val="basetext"/>
          <w:rFonts w:cs="Times New Roman"/>
          <w:sz w:val="24"/>
        </w:rPr>
        <w:t xml:space="preserve"> </w:t>
      </w:r>
      <w:r w:rsidRPr="009A3944">
        <w:rPr>
          <w:rStyle w:val="CDT"/>
          <w:rFonts w:ascii="Times New Roman" w:hAnsi="Times New Roman" w:cs="Times New Roman"/>
          <w:sz w:val="24"/>
        </w:rPr>
        <w:t>0</w:t>
      </w:r>
    </w:p>
    <w:p w:rsidR="00123397" w:rsidRPr="009A3944" w:rsidRDefault="00123397" w:rsidP="00123397">
      <w:pPr>
        <w:numPr>
          <w:ilvl w:val="0"/>
          <w:numId w:val="89"/>
        </w:numPr>
        <w:suppressAutoHyphens/>
        <w:rPr>
          <w:rStyle w:val="CDT"/>
          <w:rFonts w:ascii="Times New Roman" w:hAnsi="Times New Roman" w:cs="Times New Roman"/>
          <w:b/>
          <w:sz w:val="24"/>
        </w:rPr>
      </w:pPr>
      <w:r w:rsidRPr="009A3944">
        <w:rPr>
          <w:rStyle w:val="CDT"/>
          <w:rFonts w:ascii="Times New Roman" w:hAnsi="Times New Roman" w:cs="Times New Roman"/>
          <w:sz w:val="24"/>
        </w:rPr>
        <w:t xml:space="preserve"> 1</w:t>
      </w:r>
    </w:p>
    <w:p w:rsidR="00123397" w:rsidRPr="009A3944" w:rsidRDefault="00123397" w:rsidP="00123397">
      <w:pPr>
        <w:numPr>
          <w:ilvl w:val="0"/>
          <w:numId w:val="89"/>
        </w:numPr>
        <w:suppressAutoHyphens/>
        <w:rPr>
          <w:rStyle w:val="CDT"/>
          <w:rFonts w:ascii="Times New Roman" w:hAnsi="Times New Roman" w:cs="Times New Roman"/>
          <w:b/>
          <w:sz w:val="24"/>
        </w:rPr>
      </w:pPr>
      <w:r w:rsidRPr="009A3944">
        <w:rPr>
          <w:rStyle w:val="CDT"/>
          <w:rFonts w:ascii="Times New Roman" w:hAnsi="Times New Roman" w:cs="Times New Roman"/>
          <w:sz w:val="24"/>
        </w:rPr>
        <w:t xml:space="preserve"> 3</w:t>
      </w:r>
    </w:p>
    <w:p w:rsidR="00123397" w:rsidRPr="009A3944" w:rsidRDefault="00123397" w:rsidP="00123397">
      <w:pPr>
        <w:numPr>
          <w:ilvl w:val="0"/>
          <w:numId w:val="89"/>
        </w:numPr>
        <w:suppressAutoHyphens/>
        <w:rPr>
          <w:rStyle w:val="CDT"/>
          <w:rFonts w:ascii="Times New Roman" w:hAnsi="Times New Roman" w:cs="Times New Roman"/>
          <w:b/>
          <w:sz w:val="24"/>
        </w:rPr>
      </w:pPr>
      <w:r w:rsidRPr="009A3944">
        <w:rPr>
          <w:rStyle w:val="CDT"/>
          <w:rFonts w:ascii="Times New Roman" w:hAnsi="Times New Roman" w:cs="Times New Roman"/>
          <w:sz w:val="24"/>
        </w:rPr>
        <w:t xml:space="preserve"> </w:t>
      </w:r>
      <w:r w:rsidRPr="009A3944">
        <w:rPr>
          <w:rStyle w:val="basetext"/>
          <w:rFonts w:cs="Times New Roman"/>
          <w:sz w:val="24"/>
        </w:rPr>
        <w:t>This is not a valid declaration</w:t>
      </w:r>
      <w:r w:rsidRPr="009A3944">
        <w:rPr>
          <w:rStyle w:val="CDT"/>
          <w:rFonts w:ascii="Times New Roman" w:hAnsi="Times New Roman" w:cs="Times New Roman"/>
          <w:sz w:val="24"/>
        </w:rPr>
        <w:t>.</w:t>
      </w:r>
    </w:p>
    <w:p w:rsidR="00123397" w:rsidRPr="009A3944" w:rsidRDefault="00123397" w:rsidP="00123397">
      <w:pPr>
        <w:outlineLvl w:val="0"/>
        <w:rPr>
          <w:rStyle w:val="basetext"/>
          <w:rFonts w:cs="Times New Roman"/>
          <w:sz w:val="24"/>
        </w:rPr>
      </w:pPr>
      <w:r w:rsidRPr="009A3944">
        <w:rPr>
          <w:rStyle w:val="basetext"/>
          <w:rFonts w:cs="Times New Roman"/>
          <w:sz w:val="24"/>
        </w:rPr>
        <w:t xml:space="preserve">13. </w:t>
      </w:r>
      <w:r w:rsidRPr="009A3944">
        <w:rPr>
          <w:rFonts w:ascii="Times New Roman" w:hAnsi="Times New Roman" w:cs="Times New Roman"/>
          <w:sz w:val="24"/>
        </w:rPr>
        <w:t xml:space="preserve">Which of the following does </w:t>
      </w:r>
      <w:r w:rsidRPr="009A3944">
        <w:rPr>
          <w:rFonts w:ascii="Times New Roman" w:hAnsi="Times New Roman" w:cs="Times New Roman"/>
          <w:i/>
          <w:sz w:val="24"/>
        </w:rPr>
        <w:t>not</w:t>
      </w:r>
      <w:r w:rsidRPr="009A3944">
        <w:rPr>
          <w:rFonts w:ascii="Times New Roman" w:hAnsi="Times New Roman" w:cs="Times New Roman"/>
          <w:sz w:val="24"/>
        </w:rPr>
        <w:t xml:space="preserve"> declare a 2-by-2 array and set all four of its elements to </w:t>
      </w:r>
      <w:r w:rsidRPr="009A3944">
        <w:rPr>
          <w:rStyle w:val="CDT"/>
          <w:rFonts w:ascii="Times New Roman" w:hAnsi="Times New Roman" w:cs="Times New Roman"/>
          <w:sz w:val="24"/>
        </w:rPr>
        <w:t>0</w:t>
      </w:r>
      <w:r w:rsidRPr="009A3944">
        <w:rPr>
          <w:rFonts w:ascii="Times New Roman" w:hAnsi="Times New Roman" w:cs="Times New Roman"/>
          <w:sz w:val="24"/>
        </w:rPr>
        <w:t>?</w:t>
      </w:r>
    </w:p>
    <w:p w:rsidR="00123397" w:rsidRPr="009A3944" w:rsidRDefault="00123397" w:rsidP="00123397">
      <w:pPr>
        <w:numPr>
          <w:ilvl w:val="0"/>
          <w:numId w:val="90"/>
        </w:numPr>
        <w:suppressAutoHyphens/>
        <w:rPr>
          <w:rStyle w:val="CDT"/>
          <w:rFonts w:ascii="Times New Roman" w:hAnsi="Times New Roman" w:cs="Times New Roman"/>
          <w:b/>
          <w:sz w:val="24"/>
        </w:rPr>
      </w:pPr>
      <w:r w:rsidRPr="009A3944">
        <w:rPr>
          <w:rStyle w:val="CDT"/>
          <w:rFonts w:ascii="Times New Roman" w:hAnsi="Times New Roman" w:cs="Times New Roman"/>
          <w:sz w:val="24"/>
        </w:rPr>
        <w:t xml:space="preserve"> int b [ 2 ][ 2 ];</w:t>
      </w:r>
      <w:r w:rsidRPr="009A3944">
        <w:rPr>
          <w:rFonts w:ascii="Times New Roman" w:hAnsi="Times New Roman" w:cs="Times New Roman"/>
          <w:sz w:val="24"/>
        </w:rPr>
        <w:br/>
      </w:r>
      <w:r w:rsidRPr="009A3944">
        <w:rPr>
          <w:rStyle w:val="CDT"/>
          <w:rFonts w:ascii="Times New Roman" w:hAnsi="Times New Roman" w:cs="Times New Roman"/>
          <w:sz w:val="24"/>
        </w:rPr>
        <w:t>b[ 0 ][ 0 ] = b[ 0 ][ 1 ] = b[ 1 ][ 0] = b[ 1 ][ 1 ] = 0;</w:t>
      </w:r>
    </w:p>
    <w:p w:rsidR="00123397" w:rsidRPr="009A3944" w:rsidRDefault="00123397" w:rsidP="00123397">
      <w:pPr>
        <w:numPr>
          <w:ilvl w:val="0"/>
          <w:numId w:val="90"/>
        </w:numPr>
        <w:suppressAutoHyphens/>
        <w:rPr>
          <w:rStyle w:val="CDT"/>
          <w:rFonts w:ascii="Times New Roman" w:hAnsi="Times New Roman" w:cs="Times New Roman"/>
          <w:b/>
          <w:sz w:val="24"/>
        </w:rPr>
      </w:pPr>
      <w:r w:rsidRPr="009A3944">
        <w:rPr>
          <w:rStyle w:val="CDT"/>
          <w:rFonts w:ascii="Times New Roman" w:hAnsi="Times New Roman" w:cs="Times New Roman"/>
          <w:sz w:val="24"/>
        </w:rPr>
        <w:t xml:space="preserve"> int b[ 2 ][ 2 ] = { 0 };</w:t>
      </w:r>
    </w:p>
    <w:p w:rsidR="00123397" w:rsidRPr="009A3944" w:rsidRDefault="00123397" w:rsidP="00123397">
      <w:pPr>
        <w:numPr>
          <w:ilvl w:val="0"/>
          <w:numId w:val="90"/>
        </w:numPr>
        <w:suppressAutoHyphens/>
        <w:rPr>
          <w:rStyle w:val="CDT"/>
          <w:rFonts w:ascii="Times New Roman" w:hAnsi="Times New Roman" w:cs="Times New Roman"/>
          <w:b/>
          <w:sz w:val="24"/>
        </w:rPr>
      </w:pPr>
      <w:r w:rsidRPr="009A3944">
        <w:rPr>
          <w:rStyle w:val="CDT"/>
          <w:rFonts w:ascii="Times New Roman" w:hAnsi="Times New Roman" w:cs="Times New Roman"/>
          <w:sz w:val="24"/>
        </w:rPr>
        <w:t xml:space="preserve"> </w:t>
      </w:r>
      <w:r w:rsidRPr="009A3944">
        <w:rPr>
          <w:rFonts w:ascii="Times New Roman" w:hAnsi="Times New Roman" w:cs="Times New Roman"/>
          <w:sz w:val="24"/>
        </w:rPr>
        <w:t>i</w:t>
      </w:r>
      <w:r w:rsidRPr="009A3944">
        <w:rPr>
          <w:rStyle w:val="CDT"/>
          <w:rFonts w:ascii="Times New Roman" w:hAnsi="Times New Roman" w:cs="Times New Roman"/>
          <w:sz w:val="24"/>
        </w:rPr>
        <w:t>nt b[ 2 ][ 2 ];</w:t>
      </w:r>
      <w:r w:rsidRPr="009A3944">
        <w:rPr>
          <w:rStyle w:val="CDT"/>
          <w:rFonts w:ascii="Times New Roman" w:hAnsi="Times New Roman" w:cs="Times New Roman"/>
          <w:sz w:val="24"/>
        </w:rPr>
        <w:br/>
        <w:t>for ( int i = 0; i &lt; 2; i++ )</w:t>
      </w:r>
      <w:r w:rsidRPr="009A3944">
        <w:rPr>
          <w:rStyle w:val="CDT"/>
          <w:rFonts w:ascii="Times New Roman" w:hAnsi="Times New Roman" w:cs="Times New Roman"/>
          <w:sz w:val="24"/>
        </w:rPr>
        <w:br/>
        <w:t xml:space="preserve">   for ( int j = 0; j &lt; 2; j++ )</w:t>
      </w:r>
      <w:r w:rsidRPr="009A3944">
        <w:rPr>
          <w:rStyle w:val="CDT"/>
          <w:rFonts w:ascii="Times New Roman" w:hAnsi="Times New Roman" w:cs="Times New Roman"/>
          <w:sz w:val="24"/>
        </w:rPr>
        <w:br/>
        <w:t xml:space="preserve">      b[ i ][ j ] = 0;</w:t>
      </w:r>
    </w:p>
    <w:p w:rsidR="00123397" w:rsidRPr="009A3944" w:rsidRDefault="00123397" w:rsidP="00123397">
      <w:pPr>
        <w:numPr>
          <w:ilvl w:val="0"/>
          <w:numId w:val="90"/>
        </w:numPr>
        <w:suppressAutoHyphens/>
        <w:rPr>
          <w:rStyle w:val="CDT"/>
          <w:rFonts w:ascii="Times New Roman" w:hAnsi="Times New Roman" w:cs="Times New Roman"/>
          <w:b/>
          <w:sz w:val="24"/>
        </w:rPr>
      </w:pPr>
      <w:r w:rsidRPr="009A3944">
        <w:rPr>
          <w:rStyle w:val="CDT"/>
          <w:rFonts w:ascii="Times New Roman" w:hAnsi="Times New Roman" w:cs="Times New Roman"/>
          <w:sz w:val="24"/>
        </w:rPr>
        <w:t xml:space="preserve"> </w:t>
      </w:r>
      <w:r w:rsidRPr="009A3944">
        <w:rPr>
          <w:rFonts w:ascii="Times New Roman" w:hAnsi="Times New Roman" w:cs="Times New Roman"/>
          <w:sz w:val="24"/>
        </w:rPr>
        <w:t xml:space="preserve">All of the above initialize all four of the array elements to </w:t>
      </w:r>
      <w:r w:rsidRPr="009A3944">
        <w:rPr>
          <w:rStyle w:val="CDT"/>
          <w:rFonts w:ascii="Times New Roman" w:hAnsi="Times New Roman" w:cs="Times New Roman"/>
          <w:sz w:val="24"/>
        </w:rPr>
        <w:t>0.</w:t>
      </w:r>
    </w:p>
    <w:p w:rsidR="00123397" w:rsidRPr="009A3944" w:rsidRDefault="00123397" w:rsidP="00123397">
      <w:pPr>
        <w:outlineLvl w:val="0"/>
        <w:rPr>
          <w:rStyle w:val="basetext"/>
          <w:rFonts w:cs="Times New Roman"/>
          <w:sz w:val="24"/>
        </w:rPr>
      </w:pPr>
      <w:r w:rsidRPr="009A3944">
        <w:rPr>
          <w:rFonts w:ascii="Times New Roman" w:hAnsi="Times New Roman" w:cs="Times New Roman"/>
          <w:sz w:val="24"/>
        </w:rPr>
        <w:t xml:space="preserve">14. In a typical </w:t>
      </w:r>
      <w:r w:rsidRPr="009A3944">
        <w:rPr>
          <w:rFonts w:ascii="Times New Roman" w:hAnsi="Times New Roman" w:cs="Times New Roman"/>
          <w:i/>
          <w:sz w:val="24"/>
        </w:rPr>
        <w:t>nested</w:t>
      </w:r>
      <w:r w:rsidRPr="009A3944">
        <w:rPr>
          <w:rFonts w:ascii="Times New Roman" w:hAnsi="Times New Roman" w:cs="Times New Roman"/>
          <w:sz w:val="24"/>
        </w:rPr>
        <w:t xml:space="preserve"> </w:t>
      </w:r>
      <w:r w:rsidRPr="009A3944">
        <w:rPr>
          <w:rStyle w:val="CDT"/>
          <w:rFonts w:ascii="Times New Roman" w:hAnsi="Times New Roman" w:cs="Times New Roman"/>
          <w:sz w:val="24"/>
        </w:rPr>
        <w:t>for</w:t>
      </w:r>
      <w:r w:rsidRPr="009A3944">
        <w:rPr>
          <w:rFonts w:ascii="Times New Roman" w:hAnsi="Times New Roman" w:cs="Times New Roman"/>
          <w:sz w:val="24"/>
        </w:rPr>
        <w:t xml:space="preserve">-loop used to process a two-dimensional array, following the end of the each execution of the inner </w:t>
      </w:r>
      <w:r w:rsidRPr="009A3944">
        <w:rPr>
          <w:rStyle w:val="CDT"/>
          <w:rFonts w:ascii="Times New Roman" w:hAnsi="Times New Roman" w:cs="Times New Roman"/>
          <w:sz w:val="24"/>
        </w:rPr>
        <w:t>for</w:t>
      </w:r>
      <w:r w:rsidRPr="009A3944">
        <w:rPr>
          <w:rFonts w:ascii="Times New Roman" w:hAnsi="Times New Roman" w:cs="Times New Roman"/>
          <w:sz w:val="24"/>
        </w:rPr>
        <w:t xml:space="preserve"> loop:</w:t>
      </w:r>
    </w:p>
    <w:p w:rsidR="00123397" w:rsidRPr="009A3944" w:rsidRDefault="00123397" w:rsidP="00123397">
      <w:pPr>
        <w:numPr>
          <w:ilvl w:val="0"/>
          <w:numId w:val="91"/>
        </w:numPr>
        <w:suppressAutoHyphens/>
        <w:rPr>
          <w:rStyle w:val="CDT"/>
          <w:rFonts w:ascii="Times New Roman" w:hAnsi="Times New Roman" w:cs="Times New Roman"/>
          <w:b/>
          <w:sz w:val="24"/>
        </w:rPr>
      </w:pPr>
      <w:r w:rsidRPr="009A3944">
        <w:rPr>
          <w:rStyle w:val="CDT"/>
          <w:rFonts w:ascii="Times New Roman" w:hAnsi="Times New Roman" w:cs="Times New Roman"/>
          <w:sz w:val="24"/>
        </w:rPr>
        <w:t xml:space="preserve"> </w:t>
      </w:r>
      <w:r w:rsidRPr="009A3944">
        <w:rPr>
          <w:rFonts w:ascii="Times New Roman" w:hAnsi="Times New Roman" w:cs="Times New Roman"/>
          <w:sz w:val="24"/>
        </w:rPr>
        <w:t xml:space="preserve">The outer </w:t>
      </w:r>
      <w:r w:rsidRPr="009A3944">
        <w:rPr>
          <w:rStyle w:val="CDT"/>
          <w:rFonts w:ascii="Times New Roman" w:hAnsi="Times New Roman" w:cs="Times New Roman"/>
          <w:sz w:val="24"/>
        </w:rPr>
        <w:t>for</w:t>
      </w:r>
      <w:r w:rsidRPr="009A3944">
        <w:rPr>
          <w:rFonts w:ascii="Times New Roman" w:hAnsi="Times New Roman" w:cs="Times New Roman"/>
          <w:sz w:val="24"/>
        </w:rPr>
        <w:t xml:space="preserve"> loop initializes its counter variable</w:t>
      </w:r>
      <w:r w:rsidRPr="009A3944">
        <w:rPr>
          <w:rStyle w:val="CDT"/>
          <w:rFonts w:ascii="Times New Roman" w:hAnsi="Times New Roman" w:cs="Times New Roman"/>
          <w:sz w:val="24"/>
        </w:rPr>
        <w:t>.</w:t>
      </w:r>
    </w:p>
    <w:p w:rsidR="00123397" w:rsidRPr="009A3944" w:rsidRDefault="00123397" w:rsidP="00123397">
      <w:pPr>
        <w:numPr>
          <w:ilvl w:val="0"/>
          <w:numId w:val="91"/>
        </w:numPr>
        <w:suppressAutoHyphens/>
        <w:rPr>
          <w:rStyle w:val="CDT"/>
          <w:rFonts w:ascii="Times New Roman" w:hAnsi="Times New Roman" w:cs="Times New Roman"/>
          <w:b/>
          <w:sz w:val="24"/>
        </w:rPr>
      </w:pPr>
      <w:r w:rsidRPr="009A3944">
        <w:rPr>
          <w:rStyle w:val="CDT"/>
          <w:rFonts w:ascii="Times New Roman" w:hAnsi="Times New Roman" w:cs="Times New Roman"/>
          <w:sz w:val="24"/>
        </w:rPr>
        <w:t xml:space="preserve"> </w:t>
      </w:r>
      <w:r w:rsidRPr="009A3944">
        <w:rPr>
          <w:rFonts w:ascii="Times New Roman" w:hAnsi="Times New Roman" w:cs="Times New Roman"/>
          <w:sz w:val="24"/>
        </w:rPr>
        <w:t xml:space="preserve">The outer </w:t>
      </w:r>
      <w:r w:rsidRPr="009A3944">
        <w:rPr>
          <w:rStyle w:val="CDT"/>
          <w:rFonts w:ascii="Times New Roman" w:hAnsi="Times New Roman" w:cs="Times New Roman"/>
          <w:sz w:val="24"/>
        </w:rPr>
        <w:t>for</w:t>
      </w:r>
      <w:r w:rsidRPr="009A3944">
        <w:rPr>
          <w:rFonts w:ascii="Times New Roman" w:hAnsi="Times New Roman" w:cs="Times New Roman"/>
          <w:sz w:val="24"/>
        </w:rPr>
        <w:t xml:space="preserve"> loop increments its counter variable</w:t>
      </w:r>
      <w:r w:rsidRPr="009A3944">
        <w:rPr>
          <w:rStyle w:val="CDT"/>
          <w:rFonts w:ascii="Times New Roman" w:hAnsi="Times New Roman" w:cs="Times New Roman"/>
          <w:sz w:val="24"/>
        </w:rPr>
        <w:t>.</w:t>
      </w:r>
    </w:p>
    <w:p w:rsidR="00123397" w:rsidRPr="009A3944" w:rsidRDefault="00123397" w:rsidP="00123397">
      <w:pPr>
        <w:numPr>
          <w:ilvl w:val="0"/>
          <w:numId w:val="91"/>
        </w:numPr>
        <w:suppressAutoHyphens/>
        <w:rPr>
          <w:rStyle w:val="CDT"/>
          <w:rFonts w:ascii="Times New Roman" w:hAnsi="Times New Roman" w:cs="Times New Roman"/>
          <w:b/>
          <w:sz w:val="24"/>
        </w:rPr>
      </w:pPr>
      <w:r w:rsidRPr="009A3944">
        <w:rPr>
          <w:rStyle w:val="CDT"/>
          <w:rFonts w:ascii="Times New Roman" w:hAnsi="Times New Roman" w:cs="Times New Roman"/>
          <w:sz w:val="24"/>
        </w:rPr>
        <w:t xml:space="preserve"> </w:t>
      </w:r>
      <w:r w:rsidRPr="009A3944">
        <w:rPr>
          <w:rFonts w:ascii="Times New Roman" w:hAnsi="Times New Roman" w:cs="Times New Roman"/>
          <w:sz w:val="24"/>
        </w:rPr>
        <w:t xml:space="preserve">The inner </w:t>
      </w:r>
      <w:r w:rsidRPr="009A3944">
        <w:rPr>
          <w:rStyle w:val="CDT"/>
          <w:rFonts w:ascii="Times New Roman" w:hAnsi="Times New Roman" w:cs="Times New Roman"/>
          <w:sz w:val="24"/>
        </w:rPr>
        <w:t>for</w:t>
      </w:r>
      <w:r w:rsidRPr="009A3944">
        <w:rPr>
          <w:rFonts w:ascii="Times New Roman" w:hAnsi="Times New Roman" w:cs="Times New Roman"/>
          <w:sz w:val="24"/>
        </w:rPr>
        <w:t xml:space="preserve"> loop initializes its counter variable</w:t>
      </w:r>
      <w:r w:rsidRPr="009A3944">
        <w:rPr>
          <w:rStyle w:val="CDT"/>
          <w:rFonts w:ascii="Times New Roman" w:hAnsi="Times New Roman" w:cs="Times New Roman"/>
          <w:sz w:val="24"/>
        </w:rPr>
        <w:t>.</w:t>
      </w:r>
    </w:p>
    <w:p w:rsidR="00123397" w:rsidRPr="009A3944" w:rsidRDefault="00123397" w:rsidP="00123397">
      <w:pPr>
        <w:numPr>
          <w:ilvl w:val="0"/>
          <w:numId w:val="91"/>
        </w:numPr>
        <w:suppressAutoHyphens/>
        <w:rPr>
          <w:rStyle w:val="CDT"/>
          <w:rFonts w:ascii="Times New Roman" w:hAnsi="Times New Roman" w:cs="Times New Roman"/>
          <w:b/>
          <w:sz w:val="24"/>
        </w:rPr>
      </w:pPr>
      <w:r w:rsidRPr="009A3944">
        <w:rPr>
          <w:rStyle w:val="CDT"/>
          <w:rFonts w:ascii="Times New Roman" w:hAnsi="Times New Roman" w:cs="Times New Roman"/>
          <w:sz w:val="24"/>
        </w:rPr>
        <w:t xml:space="preserve"> </w:t>
      </w:r>
      <w:r w:rsidRPr="009A3944">
        <w:rPr>
          <w:rFonts w:ascii="Times New Roman" w:hAnsi="Times New Roman" w:cs="Times New Roman"/>
          <w:sz w:val="24"/>
        </w:rPr>
        <w:t xml:space="preserve">The inner </w:t>
      </w:r>
      <w:r w:rsidRPr="009A3944">
        <w:rPr>
          <w:rStyle w:val="CDT"/>
          <w:rFonts w:ascii="Times New Roman" w:hAnsi="Times New Roman" w:cs="Times New Roman"/>
          <w:sz w:val="24"/>
        </w:rPr>
        <w:t>for</w:t>
      </w:r>
      <w:r w:rsidRPr="009A3944">
        <w:rPr>
          <w:rFonts w:ascii="Times New Roman" w:hAnsi="Times New Roman" w:cs="Times New Roman"/>
          <w:sz w:val="24"/>
        </w:rPr>
        <w:t xml:space="preserve"> loop increments its counter variable</w:t>
      </w:r>
      <w:r w:rsidRPr="009A3944">
        <w:rPr>
          <w:rStyle w:val="CDT"/>
          <w:rFonts w:ascii="Times New Roman" w:hAnsi="Times New Roman" w:cs="Times New Roman"/>
          <w:sz w:val="24"/>
        </w:rPr>
        <w:t>.</w:t>
      </w:r>
    </w:p>
    <w:p w:rsidR="00123397" w:rsidRPr="009A3944" w:rsidRDefault="00123397" w:rsidP="00123397">
      <w:pPr>
        <w:outlineLvl w:val="0"/>
        <w:rPr>
          <w:rStyle w:val="basetext"/>
          <w:rFonts w:cs="Times New Roman"/>
          <w:sz w:val="24"/>
        </w:rPr>
      </w:pPr>
      <w:r w:rsidRPr="009A3944">
        <w:rPr>
          <w:rStyle w:val="basetext"/>
          <w:rFonts w:cs="Times New Roman"/>
          <w:sz w:val="24"/>
        </w:rPr>
        <w:t xml:space="preserve">15. Which of the following is </w:t>
      </w:r>
      <w:r w:rsidRPr="009A3944">
        <w:rPr>
          <w:rStyle w:val="basetext"/>
          <w:rFonts w:cs="Times New Roman"/>
          <w:i/>
          <w:sz w:val="24"/>
        </w:rPr>
        <w:t>not</w:t>
      </w:r>
      <w:r w:rsidRPr="009A3944">
        <w:rPr>
          <w:rStyle w:val="basetext"/>
          <w:rFonts w:cs="Times New Roman"/>
          <w:sz w:val="24"/>
        </w:rPr>
        <w:t xml:space="preserve"> true of class template </w:t>
      </w:r>
      <w:r w:rsidRPr="009A3944">
        <w:rPr>
          <w:rStyle w:val="CDT"/>
          <w:rFonts w:ascii="Times New Roman" w:hAnsi="Times New Roman" w:cs="Times New Roman"/>
          <w:sz w:val="24"/>
        </w:rPr>
        <w:t>vector</w:t>
      </w:r>
      <w:r w:rsidRPr="009A3944">
        <w:rPr>
          <w:rStyle w:val="basetext"/>
          <w:rFonts w:cs="Times New Roman"/>
          <w:sz w:val="24"/>
        </w:rPr>
        <w:t>?</w:t>
      </w:r>
    </w:p>
    <w:p w:rsidR="00123397" w:rsidRPr="009A3944" w:rsidRDefault="00123397" w:rsidP="00123397">
      <w:pPr>
        <w:numPr>
          <w:ilvl w:val="0"/>
          <w:numId w:val="92"/>
        </w:numPr>
        <w:suppressAutoHyphens/>
        <w:rPr>
          <w:rStyle w:val="basetext"/>
          <w:rFonts w:cs="Times New Roman"/>
          <w:sz w:val="24"/>
        </w:rPr>
      </w:pPr>
      <w:r w:rsidRPr="009A3944">
        <w:rPr>
          <w:rStyle w:val="CDT"/>
          <w:rFonts w:ascii="Times New Roman" w:hAnsi="Times New Roman" w:cs="Times New Roman"/>
          <w:sz w:val="24"/>
        </w:rPr>
        <w:t xml:space="preserve"> </w:t>
      </w:r>
      <w:r w:rsidRPr="009A3944">
        <w:rPr>
          <w:rStyle w:val="basetext"/>
          <w:rFonts w:cs="Times New Roman"/>
          <w:sz w:val="24"/>
        </w:rPr>
        <w:t xml:space="preserve">The size of a </w:t>
      </w:r>
      <w:r w:rsidRPr="009A3944">
        <w:rPr>
          <w:rStyle w:val="CDT"/>
          <w:rFonts w:ascii="Times New Roman" w:hAnsi="Times New Roman" w:cs="Times New Roman"/>
          <w:sz w:val="24"/>
        </w:rPr>
        <w:t>vector</w:t>
      </w:r>
      <w:r w:rsidRPr="009A3944">
        <w:rPr>
          <w:rStyle w:val="basetext"/>
          <w:rFonts w:cs="Times New Roman"/>
          <w:sz w:val="24"/>
        </w:rPr>
        <w:t xml:space="preserve"> can be changed after it is declared.</w:t>
      </w:r>
    </w:p>
    <w:p w:rsidR="00123397" w:rsidRPr="009A3944" w:rsidRDefault="00123397" w:rsidP="00123397">
      <w:pPr>
        <w:numPr>
          <w:ilvl w:val="0"/>
          <w:numId w:val="92"/>
        </w:numPr>
        <w:suppressAutoHyphens/>
        <w:rPr>
          <w:rStyle w:val="basetext"/>
          <w:rFonts w:cs="Times New Roman"/>
          <w:sz w:val="24"/>
        </w:rPr>
      </w:pPr>
      <w:r w:rsidRPr="009A3944">
        <w:rPr>
          <w:rStyle w:val="CDT"/>
          <w:rFonts w:ascii="Times New Roman" w:hAnsi="Times New Roman" w:cs="Times New Roman"/>
          <w:sz w:val="24"/>
        </w:rPr>
        <w:t xml:space="preserve"> </w:t>
      </w:r>
      <w:r w:rsidRPr="009A3944">
        <w:rPr>
          <w:rStyle w:val="basetext"/>
          <w:rFonts w:cs="Times New Roman"/>
          <w:sz w:val="24"/>
        </w:rPr>
        <w:t xml:space="preserve">A </w:t>
      </w:r>
      <w:r w:rsidRPr="009A3944">
        <w:rPr>
          <w:rStyle w:val="CDT"/>
          <w:rFonts w:ascii="Times New Roman" w:hAnsi="Times New Roman" w:cs="Times New Roman"/>
          <w:sz w:val="24"/>
        </w:rPr>
        <w:t>vector</w:t>
      </w:r>
      <w:r w:rsidRPr="009A3944">
        <w:rPr>
          <w:rStyle w:val="basetext"/>
          <w:rFonts w:cs="Times New Roman"/>
          <w:sz w:val="24"/>
        </w:rPr>
        <w:t xml:space="preserve"> can be assigned to another </w:t>
      </w:r>
      <w:r w:rsidRPr="009A3944">
        <w:rPr>
          <w:rStyle w:val="CDT"/>
          <w:rFonts w:ascii="Times New Roman" w:hAnsi="Times New Roman" w:cs="Times New Roman"/>
          <w:sz w:val="24"/>
        </w:rPr>
        <w:t>vector</w:t>
      </w:r>
      <w:r w:rsidRPr="009A3944">
        <w:rPr>
          <w:rStyle w:val="basetext"/>
          <w:rFonts w:cs="Times New Roman"/>
          <w:sz w:val="24"/>
        </w:rPr>
        <w:t xml:space="preserve"> by using the assignment operator.</w:t>
      </w:r>
    </w:p>
    <w:p w:rsidR="00123397" w:rsidRPr="009A3944" w:rsidRDefault="00123397" w:rsidP="00123397">
      <w:pPr>
        <w:numPr>
          <w:ilvl w:val="0"/>
          <w:numId w:val="92"/>
        </w:numPr>
        <w:suppressAutoHyphens/>
        <w:rPr>
          <w:rStyle w:val="CDT"/>
          <w:rFonts w:ascii="Times New Roman" w:hAnsi="Times New Roman" w:cs="Times New Roman"/>
          <w:b/>
          <w:sz w:val="24"/>
        </w:rPr>
      </w:pPr>
      <w:r w:rsidRPr="009A3944">
        <w:rPr>
          <w:rStyle w:val="CDT"/>
          <w:rFonts w:ascii="Times New Roman" w:hAnsi="Times New Roman" w:cs="Times New Roman"/>
          <w:sz w:val="24"/>
        </w:rPr>
        <w:t xml:space="preserve"> </w:t>
      </w:r>
      <w:r w:rsidRPr="009A3944">
        <w:rPr>
          <w:rStyle w:val="basetext"/>
          <w:rFonts w:cs="Times New Roman"/>
          <w:sz w:val="24"/>
        </w:rPr>
        <w:t xml:space="preserve">A </w:t>
      </w:r>
      <w:r w:rsidRPr="009A3944">
        <w:rPr>
          <w:rStyle w:val="CDT"/>
          <w:rFonts w:ascii="Times New Roman" w:hAnsi="Times New Roman" w:cs="Times New Roman"/>
          <w:sz w:val="24"/>
        </w:rPr>
        <w:t>vector</w:t>
      </w:r>
      <w:r w:rsidRPr="009A3944">
        <w:rPr>
          <w:rStyle w:val="basetext"/>
          <w:rFonts w:cs="Times New Roman"/>
          <w:sz w:val="24"/>
        </w:rPr>
        <w:t xml:space="preserve"> object can be initialized with a copy of another </w:t>
      </w:r>
      <w:r w:rsidRPr="009A3944">
        <w:rPr>
          <w:rStyle w:val="CDT"/>
          <w:rFonts w:ascii="Times New Roman" w:hAnsi="Times New Roman" w:cs="Times New Roman"/>
          <w:sz w:val="24"/>
        </w:rPr>
        <w:t>vector</w:t>
      </w:r>
      <w:r w:rsidRPr="009A3944">
        <w:rPr>
          <w:rStyle w:val="basetext"/>
          <w:rFonts w:cs="Times New Roman"/>
          <w:sz w:val="24"/>
        </w:rPr>
        <w:t xml:space="preserve"> by invoking the copy constructor.</w:t>
      </w:r>
    </w:p>
    <w:p w:rsidR="00123397" w:rsidRPr="009A3944" w:rsidRDefault="00123397" w:rsidP="00123397">
      <w:pPr>
        <w:numPr>
          <w:ilvl w:val="0"/>
          <w:numId w:val="92"/>
        </w:numPr>
        <w:suppressAutoHyphens/>
        <w:rPr>
          <w:rStyle w:val="basetext"/>
          <w:rFonts w:cs="Times New Roman"/>
          <w:sz w:val="24"/>
        </w:rPr>
      </w:pPr>
      <w:r w:rsidRPr="009A3944">
        <w:rPr>
          <w:rStyle w:val="CDT"/>
          <w:rFonts w:ascii="Times New Roman" w:hAnsi="Times New Roman" w:cs="Times New Roman"/>
          <w:sz w:val="24"/>
        </w:rPr>
        <w:t xml:space="preserve"> A vector</w:t>
      </w:r>
      <w:r w:rsidRPr="009A3944">
        <w:rPr>
          <w:rStyle w:val="basetext"/>
          <w:rFonts w:cs="Times New Roman"/>
          <w:sz w:val="24"/>
        </w:rPr>
        <w:t xml:space="preserve"> can store only data of type </w:t>
      </w:r>
      <w:r w:rsidRPr="009A3944">
        <w:rPr>
          <w:rStyle w:val="CDT"/>
          <w:rFonts w:ascii="Times New Roman" w:hAnsi="Times New Roman" w:cs="Times New Roman"/>
          <w:sz w:val="24"/>
        </w:rPr>
        <w:t>int</w:t>
      </w:r>
      <w:r w:rsidRPr="009A3944">
        <w:rPr>
          <w:rStyle w:val="basetext"/>
          <w:rFonts w:cs="Times New Roman"/>
          <w:sz w:val="24"/>
        </w:rPr>
        <w:t>.</w:t>
      </w:r>
    </w:p>
    <w:p w:rsidR="00511221" w:rsidRPr="009A3944" w:rsidRDefault="00511221" w:rsidP="00511221">
      <w:pPr>
        <w:suppressAutoHyphens/>
        <w:rPr>
          <w:rStyle w:val="basetext"/>
          <w:rFonts w:cs="Times New Roman"/>
          <w:sz w:val="24"/>
        </w:rPr>
      </w:pPr>
    </w:p>
    <w:p w:rsidR="00123397" w:rsidRPr="009A3944" w:rsidRDefault="00123397" w:rsidP="00123397">
      <w:pPr>
        <w:outlineLvl w:val="0"/>
        <w:rPr>
          <w:rStyle w:val="basetext"/>
          <w:rFonts w:cs="Times New Roman"/>
          <w:sz w:val="24"/>
        </w:rPr>
      </w:pPr>
      <w:r w:rsidRPr="009A3944">
        <w:rPr>
          <w:rStyle w:val="basetext"/>
          <w:rFonts w:cs="Times New Roman"/>
          <w:sz w:val="24"/>
        </w:rPr>
        <w:t xml:space="preserve">16. </w:t>
      </w:r>
      <w:r w:rsidRPr="009A3944">
        <w:rPr>
          <w:rFonts w:ascii="Times New Roman" w:hAnsi="Times New Roman" w:cs="Times New Roman"/>
          <w:sz w:val="24"/>
        </w:rPr>
        <w:t>Using square brackets (</w:t>
      </w:r>
      <w:r w:rsidRPr="009A3944">
        <w:rPr>
          <w:rStyle w:val="CDT"/>
          <w:rFonts w:ascii="Times New Roman" w:hAnsi="Times New Roman" w:cs="Times New Roman"/>
          <w:sz w:val="24"/>
        </w:rPr>
        <w:t>[]</w:t>
      </w:r>
      <w:r w:rsidRPr="009A3944">
        <w:rPr>
          <w:rFonts w:ascii="Times New Roman" w:hAnsi="Times New Roman" w:cs="Times New Roman"/>
          <w:sz w:val="24"/>
        </w:rPr>
        <w:t xml:space="preserve">) to retrieve </w:t>
      </w:r>
      <w:r w:rsidRPr="009A3944">
        <w:rPr>
          <w:rStyle w:val="CDT"/>
          <w:rFonts w:ascii="Times New Roman" w:hAnsi="Times New Roman" w:cs="Times New Roman"/>
          <w:sz w:val="24"/>
        </w:rPr>
        <w:t>vector</w:t>
      </w:r>
      <w:r w:rsidRPr="009A3944">
        <w:rPr>
          <w:rFonts w:ascii="Times New Roman" w:hAnsi="Times New Roman" w:cs="Times New Roman"/>
          <w:sz w:val="24"/>
        </w:rPr>
        <w:t xml:space="preserve"> elements __________ perform bounds checking; using member function </w:t>
      </w:r>
      <w:r w:rsidRPr="009A3944">
        <w:rPr>
          <w:rStyle w:val="CDT"/>
          <w:rFonts w:ascii="Times New Roman" w:hAnsi="Times New Roman" w:cs="Times New Roman"/>
          <w:sz w:val="24"/>
        </w:rPr>
        <w:t>at</w:t>
      </w:r>
      <w:r w:rsidRPr="009A3944">
        <w:rPr>
          <w:rFonts w:ascii="Times New Roman" w:hAnsi="Times New Roman" w:cs="Times New Roman"/>
          <w:sz w:val="24"/>
        </w:rPr>
        <w:t xml:space="preserve"> to retrieve </w:t>
      </w:r>
      <w:r w:rsidRPr="009A3944">
        <w:rPr>
          <w:rStyle w:val="CDT"/>
          <w:rFonts w:ascii="Times New Roman" w:hAnsi="Times New Roman" w:cs="Times New Roman"/>
          <w:sz w:val="24"/>
        </w:rPr>
        <w:t>vector</w:t>
      </w:r>
      <w:r w:rsidRPr="009A3944">
        <w:rPr>
          <w:rFonts w:ascii="Times New Roman" w:hAnsi="Times New Roman" w:cs="Times New Roman"/>
          <w:sz w:val="24"/>
        </w:rPr>
        <w:t xml:space="preserve"> elements __________ perform bounds checking</w:t>
      </w:r>
      <w:r w:rsidRPr="009A3944">
        <w:rPr>
          <w:rStyle w:val="basetext"/>
          <w:rFonts w:cs="Times New Roman"/>
          <w:sz w:val="24"/>
        </w:rPr>
        <w:t>.</w:t>
      </w:r>
    </w:p>
    <w:p w:rsidR="00123397" w:rsidRPr="009A3944" w:rsidRDefault="00123397" w:rsidP="00123397">
      <w:pPr>
        <w:numPr>
          <w:ilvl w:val="0"/>
          <w:numId w:val="93"/>
        </w:numPr>
        <w:suppressAutoHyphens/>
        <w:rPr>
          <w:rStyle w:val="CDT"/>
          <w:rFonts w:ascii="Times New Roman" w:hAnsi="Times New Roman" w:cs="Times New Roman"/>
          <w:b/>
          <w:sz w:val="24"/>
        </w:rPr>
      </w:pPr>
      <w:r w:rsidRPr="009A3944">
        <w:rPr>
          <w:rStyle w:val="CDT"/>
          <w:rFonts w:ascii="Times New Roman" w:hAnsi="Times New Roman" w:cs="Times New Roman"/>
          <w:sz w:val="24"/>
        </w:rPr>
        <w:t xml:space="preserve"> </w:t>
      </w:r>
      <w:r w:rsidRPr="009A3944">
        <w:rPr>
          <w:rStyle w:val="basetext"/>
          <w:rFonts w:cs="Times New Roman"/>
          <w:sz w:val="24"/>
        </w:rPr>
        <w:t>Does not, does not</w:t>
      </w:r>
      <w:r w:rsidRPr="009A3944">
        <w:rPr>
          <w:rStyle w:val="CDT"/>
          <w:rFonts w:ascii="Times New Roman" w:hAnsi="Times New Roman" w:cs="Times New Roman"/>
          <w:sz w:val="24"/>
        </w:rPr>
        <w:t>.</w:t>
      </w:r>
    </w:p>
    <w:p w:rsidR="00123397" w:rsidRPr="009A3944" w:rsidRDefault="00123397" w:rsidP="00123397">
      <w:pPr>
        <w:numPr>
          <w:ilvl w:val="0"/>
          <w:numId w:val="93"/>
        </w:numPr>
        <w:suppressAutoHyphens/>
        <w:rPr>
          <w:rStyle w:val="CDT"/>
          <w:rFonts w:ascii="Times New Roman" w:hAnsi="Times New Roman" w:cs="Times New Roman"/>
          <w:b/>
          <w:sz w:val="24"/>
        </w:rPr>
      </w:pPr>
      <w:r w:rsidRPr="009A3944">
        <w:rPr>
          <w:rStyle w:val="CDT"/>
          <w:rFonts w:ascii="Times New Roman" w:hAnsi="Times New Roman" w:cs="Times New Roman"/>
          <w:sz w:val="24"/>
        </w:rPr>
        <w:t xml:space="preserve"> </w:t>
      </w:r>
      <w:r w:rsidRPr="009A3944">
        <w:rPr>
          <w:rStyle w:val="basetext"/>
          <w:rFonts w:cs="Times New Roman"/>
          <w:sz w:val="24"/>
        </w:rPr>
        <w:t>Does not, does</w:t>
      </w:r>
      <w:r w:rsidRPr="009A3944">
        <w:rPr>
          <w:rStyle w:val="CDT"/>
          <w:rFonts w:ascii="Times New Roman" w:hAnsi="Times New Roman" w:cs="Times New Roman"/>
          <w:sz w:val="24"/>
        </w:rPr>
        <w:t>.</w:t>
      </w:r>
    </w:p>
    <w:p w:rsidR="00123397" w:rsidRPr="009A3944" w:rsidRDefault="00123397" w:rsidP="00123397">
      <w:pPr>
        <w:numPr>
          <w:ilvl w:val="0"/>
          <w:numId w:val="93"/>
        </w:numPr>
        <w:suppressAutoHyphens/>
        <w:rPr>
          <w:rStyle w:val="CDT"/>
          <w:rFonts w:ascii="Times New Roman" w:hAnsi="Times New Roman" w:cs="Times New Roman"/>
          <w:b/>
          <w:sz w:val="24"/>
        </w:rPr>
      </w:pPr>
      <w:r w:rsidRPr="009A3944">
        <w:rPr>
          <w:rStyle w:val="CDT"/>
          <w:rFonts w:ascii="Times New Roman" w:hAnsi="Times New Roman" w:cs="Times New Roman"/>
          <w:sz w:val="24"/>
        </w:rPr>
        <w:t xml:space="preserve"> </w:t>
      </w:r>
      <w:r w:rsidRPr="009A3944">
        <w:rPr>
          <w:rStyle w:val="basetext"/>
          <w:rFonts w:cs="Times New Roman"/>
          <w:sz w:val="24"/>
        </w:rPr>
        <w:t>Does, does not</w:t>
      </w:r>
      <w:r w:rsidRPr="009A3944">
        <w:rPr>
          <w:rStyle w:val="CDT"/>
          <w:rFonts w:ascii="Times New Roman" w:hAnsi="Times New Roman" w:cs="Times New Roman"/>
          <w:sz w:val="24"/>
        </w:rPr>
        <w:t>.</w:t>
      </w:r>
    </w:p>
    <w:p w:rsidR="00123397" w:rsidRPr="009A3944" w:rsidRDefault="00123397" w:rsidP="00123397">
      <w:pPr>
        <w:numPr>
          <w:ilvl w:val="0"/>
          <w:numId w:val="93"/>
        </w:numPr>
        <w:suppressAutoHyphens/>
        <w:rPr>
          <w:rStyle w:val="CDT"/>
          <w:rFonts w:ascii="Times New Roman" w:hAnsi="Times New Roman" w:cs="Times New Roman"/>
          <w:b/>
          <w:sz w:val="24"/>
        </w:rPr>
      </w:pPr>
      <w:r w:rsidRPr="009A3944">
        <w:rPr>
          <w:rStyle w:val="CDT"/>
          <w:rFonts w:ascii="Times New Roman" w:hAnsi="Times New Roman" w:cs="Times New Roman"/>
          <w:sz w:val="24"/>
        </w:rPr>
        <w:t xml:space="preserve"> </w:t>
      </w:r>
      <w:r w:rsidRPr="009A3944">
        <w:rPr>
          <w:rStyle w:val="basetext"/>
          <w:rFonts w:cs="Times New Roman"/>
          <w:sz w:val="24"/>
        </w:rPr>
        <w:t>Does, does</w:t>
      </w:r>
      <w:r w:rsidRPr="009A3944">
        <w:rPr>
          <w:rStyle w:val="CDT"/>
          <w:rFonts w:ascii="Times New Roman" w:hAnsi="Times New Roman" w:cs="Times New Roman"/>
          <w:sz w:val="24"/>
        </w:rPr>
        <w:t>.</w:t>
      </w:r>
    </w:p>
    <w:p w:rsidR="00123397" w:rsidRPr="009A3944" w:rsidRDefault="00123397" w:rsidP="00123397">
      <w:pPr>
        <w:pStyle w:val="doctext"/>
      </w:pPr>
      <w:r w:rsidRPr="009A3944">
        <w:t>Answer each of the following:</w:t>
      </w:r>
    </w:p>
    <w:p w:rsidR="00123397" w:rsidRPr="009A3944" w:rsidRDefault="00123397" w:rsidP="00123397">
      <w:pPr>
        <w:pStyle w:val="doclist"/>
        <w:numPr>
          <w:ilvl w:val="0"/>
          <w:numId w:val="95"/>
        </w:numPr>
      </w:pPr>
      <w:r w:rsidRPr="009A3944">
        <w:t>Lists and tables of values can be stored in __________ or __________.</w:t>
      </w:r>
    </w:p>
    <w:p w:rsidR="00123397" w:rsidRPr="009A3944" w:rsidRDefault="00123397" w:rsidP="00123397">
      <w:pPr>
        <w:pStyle w:val="doclist"/>
        <w:numPr>
          <w:ilvl w:val="0"/>
          <w:numId w:val="95"/>
        </w:numPr>
      </w:pPr>
      <w:r w:rsidRPr="009A3944">
        <w:t>The elements of an array are related by the fact that they have the same ________ and ___________.</w:t>
      </w:r>
    </w:p>
    <w:p w:rsidR="00123397" w:rsidRPr="009A3944" w:rsidRDefault="00123397" w:rsidP="00123397">
      <w:pPr>
        <w:pStyle w:val="doclist"/>
        <w:numPr>
          <w:ilvl w:val="0"/>
          <w:numId w:val="95"/>
        </w:numPr>
      </w:pPr>
      <w:r w:rsidRPr="009A3944">
        <w:t>The number used to refer to a particular element of an array is called its ________.</w:t>
      </w:r>
    </w:p>
    <w:p w:rsidR="00123397" w:rsidRPr="009A3944" w:rsidRDefault="00123397" w:rsidP="00123397">
      <w:pPr>
        <w:pStyle w:val="doclist"/>
        <w:numPr>
          <w:ilvl w:val="0"/>
          <w:numId w:val="95"/>
        </w:numPr>
      </w:pPr>
      <w:r w:rsidRPr="009A3944">
        <w:t>A(n) __________ should be used to declare the size of an array, because it makes the program more scalable.</w:t>
      </w:r>
    </w:p>
    <w:p w:rsidR="00123397" w:rsidRPr="009A3944" w:rsidRDefault="00123397" w:rsidP="00123397">
      <w:pPr>
        <w:pStyle w:val="doclist"/>
        <w:numPr>
          <w:ilvl w:val="0"/>
          <w:numId w:val="95"/>
        </w:numPr>
      </w:pPr>
      <w:r w:rsidRPr="009A3944">
        <w:t>The process of placing the elements of an array in order is called ________ the array.</w:t>
      </w:r>
    </w:p>
    <w:p w:rsidR="00123397" w:rsidRPr="009A3944" w:rsidRDefault="00123397" w:rsidP="00123397">
      <w:pPr>
        <w:pStyle w:val="doclist"/>
        <w:numPr>
          <w:ilvl w:val="0"/>
          <w:numId w:val="95"/>
        </w:numPr>
      </w:pPr>
      <w:r w:rsidRPr="009A3944">
        <w:t>The process of determining if an array contains a particular key value is called _________ the array.</w:t>
      </w:r>
    </w:p>
    <w:p w:rsidR="00123397" w:rsidRPr="009A3944" w:rsidRDefault="00123397" w:rsidP="00123397">
      <w:pPr>
        <w:pStyle w:val="doclist"/>
        <w:numPr>
          <w:ilvl w:val="0"/>
          <w:numId w:val="95"/>
        </w:numPr>
      </w:pPr>
      <w:r w:rsidRPr="009A3944">
        <w:t>An array that uses two subscripts is referred to as a(n) _________ array.</w:t>
      </w:r>
    </w:p>
    <w:p w:rsidR="00123397" w:rsidRPr="009A3944" w:rsidRDefault="00123397" w:rsidP="00123397">
      <w:pPr>
        <w:pStyle w:val="doctext"/>
        <w:spacing w:after="0" w:afterAutospacing="0"/>
      </w:pPr>
      <w:r w:rsidRPr="009A3944">
        <w:t xml:space="preserve">State whether the following are </w:t>
      </w:r>
      <w:r w:rsidRPr="009A3944">
        <w:rPr>
          <w:rStyle w:val="docemphasis"/>
        </w:rPr>
        <w:t>true</w:t>
      </w:r>
      <w:r w:rsidRPr="009A3944">
        <w:t xml:space="preserve"> or </w:t>
      </w:r>
      <w:r w:rsidRPr="009A3944">
        <w:rPr>
          <w:rStyle w:val="docemphasis"/>
        </w:rPr>
        <w:t>false</w:t>
      </w:r>
      <w:r w:rsidRPr="009A3944">
        <w:t xml:space="preserve">. If the answer is </w:t>
      </w:r>
      <w:r w:rsidRPr="009A3944">
        <w:rPr>
          <w:rStyle w:val="docemphasis"/>
        </w:rPr>
        <w:t>false</w:t>
      </w:r>
      <w:r w:rsidRPr="009A3944">
        <w:t>, explain why.</w:t>
      </w:r>
    </w:p>
    <w:p w:rsidR="00123397" w:rsidRPr="009A3944" w:rsidRDefault="00123397" w:rsidP="00123397">
      <w:pPr>
        <w:pStyle w:val="doclist"/>
        <w:numPr>
          <w:ilvl w:val="0"/>
          <w:numId w:val="96"/>
        </w:numPr>
        <w:spacing w:after="0" w:afterAutospacing="0"/>
      </w:pPr>
      <w:r w:rsidRPr="009A3944">
        <w:t>An array can store many different types of values.</w:t>
      </w:r>
    </w:p>
    <w:p w:rsidR="00123397" w:rsidRPr="009A3944" w:rsidRDefault="00123397" w:rsidP="00123397">
      <w:pPr>
        <w:pStyle w:val="doclist"/>
        <w:numPr>
          <w:ilvl w:val="0"/>
          <w:numId w:val="96"/>
        </w:numPr>
      </w:pPr>
      <w:r w:rsidRPr="009A3944">
        <w:t xml:space="preserve">An array subscript should normally be of data type </w:t>
      </w:r>
      <w:r w:rsidRPr="009A3944">
        <w:rPr>
          <w:rStyle w:val="HTMLTypewriter"/>
        </w:rPr>
        <w:t>float</w:t>
      </w:r>
      <w:r w:rsidRPr="009A3944">
        <w:t>.</w:t>
      </w:r>
    </w:p>
    <w:p w:rsidR="00123397" w:rsidRPr="009A3944" w:rsidRDefault="00123397" w:rsidP="00123397">
      <w:pPr>
        <w:pStyle w:val="doclist"/>
        <w:numPr>
          <w:ilvl w:val="0"/>
          <w:numId w:val="96"/>
        </w:numPr>
      </w:pPr>
      <w:r w:rsidRPr="009A3944">
        <w:t>If there are fewer initializers in an initializer list than the number of elements in the array, the remaining elements are initialized to the last value in the initializer list.</w:t>
      </w:r>
    </w:p>
    <w:p w:rsidR="00123397" w:rsidRPr="009A3944" w:rsidRDefault="00123397" w:rsidP="00123397">
      <w:pPr>
        <w:pStyle w:val="doclist"/>
        <w:numPr>
          <w:ilvl w:val="0"/>
          <w:numId w:val="96"/>
        </w:numPr>
      </w:pPr>
      <w:r w:rsidRPr="009A3944">
        <w:t>It is an error if an initializer list contains more initializers than there are elements in the array.</w:t>
      </w:r>
    </w:p>
    <w:p w:rsidR="00123397" w:rsidRPr="009A3944" w:rsidRDefault="00123397" w:rsidP="00123397">
      <w:pPr>
        <w:pStyle w:val="doclist"/>
        <w:numPr>
          <w:ilvl w:val="0"/>
          <w:numId w:val="96"/>
        </w:numPr>
      </w:pPr>
      <w:r w:rsidRPr="009A3944">
        <w:t>An individual array element that is passed to a function and modified in that function will contain the modified value when the called function completes execution.</w:t>
      </w:r>
    </w:p>
    <w:p w:rsidR="00123397" w:rsidRPr="009A3944" w:rsidRDefault="00123397" w:rsidP="00123397">
      <w:pPr>
        <w:pStyle w:val="doctext"/>
      </w:pPr>
      <w:r w:rsidRPr="009A3944">
        <w:t xml:space="preserve">Write one or more statements that perform the following tasks for and array called </w:t>
      </w:r>
      <w:r w:rsidRPr="009A3944">
        <w:rPr>
          <w:rStyle w:val="HTMLTypewriter"/>
        </w:rPr>
        <w:t>fractions</w:t>
      </w:r>
      <w:r w:rsidRPr="009A3944">
        <w:t>:</w:t>
      </w:r>
    </w:p>
    <w:p w:rsidR="00123397" w:rsidRPr="009A3944" w:rsidRDefault="00123397" w:rsidP="00123397">
      <w:pPr>
        <w:pStyle w:val="doclist"/>
        <w:numPr>
          <w:ilvl w:val="0"/>
          <w:numId w:val="97"/>
        </w:numPr>
      </w:pPr>
      <w:r w:rsidRPr="009A3944">
        <w:t xml:space="preserve">Define a constant variable </w:t>
      </w:r>
      <w:r w:rsidRPr="009A3944">
        <w:rPr>
          <w:rStyle w:val="HTMLTypewriter"/>
        </w:rPr>
        <w:t>arraySize</w:t>
      </w:r>
      <w:r w:rsidRPr="009A3944">
        <w:t xml:space="preserve"> initialized to </w:t>
      </w:r>
      <w:r w:rsidRPr="009A3944">
        <w:rPr>
          <w:rStyle w:val="HTMLTypewriter"/>
        </w:rPr>
        <w:t>10</w:t>
      </w:r>
      <w:r w:rsidRPr="009A3944">
        <w:t>.</w:t>
      </w:r>
    </w:p>
    <w:p w:rsidR="00123397" w:rsidRPr="009A3944" w:rsidRDefault="00123397" w:rsidP="00123397">
      <w:pPr>
        <w:pStyle w:val="ListParagraph"/>
        <w:spacing w:before="100" w:beforeAutospacing="1" w:after="100" w:afterAutospacing="1" w:line="360" w:lineRule="auto"/>
        <w:rPr>
          <w:rFonts w:ascii="Times New Roman" w:eastAsia="Times New Roman" w:hAnsi="Times New Roman" w:cs="Times New Roman"/>
          <w:sz w:val="24"/>
          <w:szCs w:val="24"/>
        </w:rPr>
      </w:pPr>
      <w:r w:rsidRPr="009A3944">
        <w:rPr>
          <w:rFonts w:ascii="Times New Roman" w:eastAsia="Times New Roman" w:hAnsi="Times New Roman" w:cs="Times New Roman"/>
          <w:sz w:val="24"/>
          <w:szCs w:val="24"/>
        </w:rPr>
        <w:t>__________________________________________________________________</w:t>
      </w:r>
    </w:p>
    <w:p w:rsidR="00511221" w:rsidRPr="009A3944" w:rsidRDefault="00511221" w:rsidP="00123397">
      <w:pPr>
        <w:pStyle w:val="ListParagraph"/>
        <w:spacing w:before="100" w:beforeAutospacing="1" w:after="100" w:afterAutospacing="1" w:line="360" w:lineRule="auto"/>
      </w:pPr>
    </w:p>
    <w:p w:rsidR="00511221" w:rsidRPr="009A3944" w:rsidRDefault="00511221" w:rsidP="00123397">
      <w:pPr>
        <w:pStyle w:val="ListParagraph"/>
        <w:spacing w:before="100" w:beforeAutospacing="1" w:after="100" w:afterAutospacing="1" w:line="360" w:lineRule="auto"/>
      </w:pPr>
    </w:p>
    <w:p w:rsidR="00123397" w:rsidRPr="009A3944" w:rsidRDefault="00123397" w:rsidP="00123397">
      <w:pPr>
        <w:pStyle w:val="doclist"/>
        <w:numPr>
          <w:ilvl w:val="0"/>
          <w:numId w:val="97"/>
        </w:numPr>
      </w:pPr>
      <w:r w:rsidRPr="009A3944">
        <w:t xml:space="preserve">Declare an array with </w:t>
      </w:r>
      <w:r w:rsidRPr="009A3944">
        <w:rPr>
          <w:rStyle w:val="HTMLTypewriter"/>
        </w:rPr>
        <w:t>arraySize</w:t>
      </w:r>
      <w:r w:rsidRPr="009A3944">
        <w:t xml:space="preserve"> elements of type </w:t>
      </w:r>
      <w:r w:rsidRPr="009A3944">
        <w:rPr>
          <w:rStyle w:val="HTMLTypewriter"/>
        </w:rPr>
        <w:t>double</w:t>
      </w:r>
      <w:r w:rsidRPr="009A3944">
        <w:t xml:space="preserve">, and initialize the elements to </w:t>
      </w:r>
      <w:r w:rsidRPr="009A3944">
        <w:rPr>
          <w:rStyle w:val="HTMLTypewriter"/>
        </w:rPr>
        <w:t>0</w:t>
      </w:r>
      <w:r w:rsidRPr="009A3944">
        <w:t>.</w:t>
      </w:r>
    </w:p>
    <w:p w:rsidR="00123397" w:rsidRPr="009A3944" w:rsidRDefault="00123397" w:rsidP="00123397">
      <w:pPr>
        <w:pStyle w:val="ListParagraph"/>
        <w:spacing w:before="100" w:beforeAutospacing="1" w:after="100" w:afterAutospacing="1" w:line="360" w:lineRule="auto"/>
      </w:pPr>
      <w:r w:rsidRPr="009A3944">
        <w:rPr>
          <w:rFonts w:ascii="Times New Roman" w:eastAsia="Times New Roman" w:hAnsi="Times New Roman" w:cs="Times New Roman"/>
          <w:sz w:val="24"/>
          <w:szCs w:val="24"/>
        </w:rPr>
        <w:t>__________________________________________________________________</w:t>
      </w:r>
    </w:p>
    <w:p w:rsidR="00123397" w:rsidRPr="009A3944" w:rsidRDefault="00123397" w:rsidP="00123397">
      <w:pPr>
        <w:pStyle w:val="doclist"/>
        <w:numPr>
          <w:ilvl w:val="0"/>
          <w:numId w:val="97"/>
        </w:numPr>
      </w:pPr>
      <w:r w:rsidRPr="009A3944">
        <w:t>Name the fourth element of the array.</w:t>
      </w:r>
    </w:p>
    <w:p w:rsidR="00123397" w:rsidRPr="009A3944" w:rsidRDefault="00123397" w:rsidP="00123397">
      <w:pPr>
        <w:pStyle w:val="ListParagraph"/>
        <w:spacing w:before="100" w:beforeAutospacing="1" w:after="100" w:afterAutospacing="1" w:line="360" w:lineRule="auto"/>
        <w:rPr>
          <w:rFonts w:ascii="Times New Roman" w:eastAsia="Times New Roman" w:hAnsi="Times New Roman" w:cs="Times New Roman"/>
          <w:sz w:val="24"/>
          <w:szCs w:val="24"/>
        </w:rPr>
      </w:pPr>
      <w:r w:rsidRPr="009A3944">
        <w:rPr>
          <w:rFonts w:ascii="Times New Roman" w:eastAsia="Times New Roman" w:hAnsi="Times New Roman" w:cs="Times New Roman"/>
          <w:sz w:val="24"/>
          <w:szCs w:val="24"/>
        </w:rPr>
        <w:t>__________________________________________________________________</w:t>
      </w:r>
    </w:p>
    <w:p w:rsidR="00123397" w:rsidRPr="009A3944" w:rsidRDefault="00123397" w:rsidP="00123397">
      <w:pPr>
        <w:pStyle w:val="doclist"/>
        <w:numPr>
          <w:ilvl w:val="0"/>
          <w:numId w:val="97"/>
        </w:numPr>
      </w:pPr>
      <w:r w:rsidRPr="009A3944">
        <w:t>Refer to array element 4.</w:t>
      </w:r>
    </w:p>
    <w:p w:rsidR="00123397" w:rsidRPr="009A3944" w:rsidRDefault="00123397" w:rsidP="00123397">
      <w:pPr>
        <w:pStyle w:val="ListParagraph"/>
        <w:spacing w:before="100" w:beforeAutospacing="1" w:after="100" w:afterAutospacing="1" w:line="360" w:lineRule="auto"/>
        <w:rPr>
          <w:rFonts w:ascii="Times New Roman" w:eastAsia="Times New Roman" w:hAnsi="Times New Roman" w:cs="Times New Roman"/>
          <w:sz w:val="24"/>
          <w:szCs w:val="24"/>
        </w:rPr>
      </w:pPr>
      <w:r w:rsidRPr="009A3944">
        <w:rPr>
          <w:rFonts w:ascii="Times New Roman" w:eastAsia="Times New Roman" w:hAnsi="Times New Roman" w:cs="Times New Roman"/>
          <w:sz w:val="24"/>
          <w:szCs w:val="24"/>
        </w:rPr>
        <w:t>__________________________________________________________________</w:t>
      </w:r>
    </w:p>
    <w:p w:rsidR="00123397" w:rsidRPr="009A3944" w:rsidRDefault="00123397" w:rsidP="00123397">
      <w:pPr>
        <w:pStyle w:val="doclist"/>
        <w:numPr>
          <w:ilvl w:val="0"/>
          <w:numId w:val="97"/>
        </w:numPr>
      </w:pPr>
      <w:r w:rsidRPr="009A3944">
        <w:t xml:space="preserve">Assign the value </w:t>
      </w:r>
      <w:r w:rsidRPr="009A3944">
        <w:rPr>
          <w:rStyle w:val="HTMLTypewriter"/>
        </w:rPr>
        <w:t>1.667</w:t>
      </w:r>
      <w:r w:rsidRPr="009A3944">
        <w:t xml:space="preserve"> to array element 9.</w:t>
      </w:r>
    </w:p>
    <w:p w:rsidR="00123397" w:rsidRPr="009A3944" w:rsidRDefault="00123397" w:rsidP="00123397">
      <w:pPr>
        <w:pStyle w:val="ListParagraph"/>
        <w:spacing w:before="100" w:beforeAutospacing="1" w:after="100" w:afterAutospacing="1" w:line="360" w:lineRule="auto"/>
        <w:rPr>
          <w:rFonts w:ascii="Times New Roman" w:eastAsia="Times New Roman" w:hAnsi="Times New Roman" w:cs="Times New Roman"/>
          <w:sz w:val="24"/>
          <w:szCs w:val="24"/>
        </w:rPr>
      </w:pPr>
      <w:r w:rsidRPr="009A3944">
        <w:rPr>
          <w:rFonts w:ascii="Times New Roman" w:eastAsia="Times New Roman" w:hAnsi="Times New Roman" w:cs="Times New Roman"/>
          <w:sz w:val="24"/>
          <w:szCs w:val="24"/>
        </w:rPr>
        <w:t>__________________________________________________________________</w:t>
      </w:r>
    </w:p>
    <w:p w:rsidR="00123397" w:rsidRPr="009A3944" w:rsidRDefault="00123397" w:rsidP="00123397">
      <w:pPr>
        <w:pStyle w:val="doclist"/>
        <w:numPr>
          <w:ilvl w:val="0"/>
          <w:numId w:val="97"/>
        </w:numPr>
      </w:pPr>
      <w:r w:rsidRPr="009A3944">
        <w:t xml:space="preserve">Assign the value </w:t>
      </w:r>
      <w:r w:rsidRPr="009A3944">
        <w:rPr>
          <w:rStyle w:val="HTMLTypewriter"/>
        </w:rPr>
        <w:t>3.333</w:t>
      </w:r>
      <w:r w:rsidRPr="009A3944">
        <w:t xml:space="preserve"> to the seventh element of the array.</w:t>
      </w:r>
    </w:p>
    <w:p w:rsidR="00123397" w:rsidRPr="009A3944" w:rsidRDefault="00123397" w:rsidP="00123397">
      <w:pPr>
        <w:pStyle w:val="ListParagraph"/>
        <w:spacing w:before="100" w:beforeAutospacing="1" w:after="100" w:afterAutospacing="1" w:line="360" w:lineRule="auto"/>
        <w:rPr>
          <w:rFonts w:ascii="Times New Roman" w:eastAsia="Times New Roman" w:hAnsi="Times New Roman" w:cs="Times New Roman"/>
          <w:sz w:val="24"/>
          <w:szCs w:val="24"/>
        </w:rPr>
      </w:pPr>
      <w:r w:rsidRPr="009A3944">
        <w:rPr>
          <w:rFonts w:ascii="Times New Roman" w:eastAsia="Times New Roman" w:hAnsi="Times New Roman" w:cs="Times New Roman"/>
          <w:sz w:val="24"/>
          <w:szCs w:val="24"/>
        </w:rPr>
        <w:t>__________________________________________________________________</w:t>
      </w:r>
    </w:p>
    <w:p w:rsidR="00123397" w:rsidRPr="009A3944" w:rsidRDefault="00123397" w:rsidP="00123397">
      <w:pPr>
        <w:pStyle w:val="doclist"/>
        <w:numPr>
          <w:ilvl w:val="0"/>
          <w:numId w:val="97"/>
        </w:numPr>
      </w:pPr>
      <w:r w:rsidRPr="009A3944">
        <w:t>Print array elements 6 and 9.</w:t>
      </w:r>
    </w:p>
    <w:p w:rsidR="00123397" w:rsidRPr="009A3944" w:rsidRDefault="00123397" w:rsidP="00123397">
      <w:pPr>
        <w:pStyle w:val="ListParagraph"/>
        <w:spacing w:before="100" w:beforeAutospacing="1" w:after="100" w:afterAutospacing="1" w:line="360" w:lineRule="auto"/>
      </w:pPr>
      <w:r w:rsidRPr="009A3944">
        <w:rPr>
          <w:rFonts w:ascii="Times New Roman" w:eastAsia="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w:t>
      </w:r>
    </w:p>
    <w:p w:rsidR="00123397" w:rsidRPr="009A3944" w:rsidRDefault="00123397" w:rsidP="00123397">
      <w:pPr>
        <w:pStyle w:val="doclist"/>
        <w:numPr>
          <w:ilvl w:val="0"/>
          <w:numId w:val="97"/>
        </w:numPr>
      </w:pPr>
      <w:r w:rsidRPr="009A3944">
        <w:t xml:space="preserve">Print all the array elements using a </w:t>
      </w:r>
      <w:r w:rsidRPr="009A3944">
        <w:rPr>
          <w:rStyle w:val="HTMLTypewriter"/>
        </w:rPr>
        <w:t>for</w:t>
      </w:r>
      <w:r w:rsidRPr="009A3944">
        <w:t xml:space="preserve"> statement. Define the integer variable </w:t>
      </w:r>
      <w:r w:rsidRPr="009A3944">
        <w:rPr>
          <w:rStyle w:val="HTMLTypewriter"/>
        </w:rPr>
        <w:t>i</w:t>
      </w:r>
      <w:r w:rsidRPr="009A3944">
        <w:t xml:space="preserve"> as a control variable for the loop. Show the output.</w:t>
      </w:r>
    </w:p>
    <w:p w:rsidR="00123397" w:rsidRPr="009A3944" w:rsidRDefault="00123397" w:rsidP="00123397">
      <w:pPr>
        <w:pStyle w:val="ListParagraph"/>
        <w:spacing w:before="100" w:beforeAutospacing="1" w:after="100" w:afterAutospacing="1" w:line="360" w:lineRule="auto"/>
        <w:rPr>
          <w:rFonts w:ascii="Times New Roman" w:eastAsia="Times New Roman" w:hAnsi="Times New Roman" w:cs="Times New Roman"/>
          <w:sz w:val="24"/>
          <w:szCs w:val="24"/>
        </w:rPr>
      </w:pPr>
      <w:r w:rsidRPr="009A3944">
        <w:rPr>
          <w:rFonts w:ascii="Times New Roman" w:eastAsia="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23397" w:rsidRPr="009A3944" w:rsidRDefault="00123397" w:rsidP="00123397">
      <w:pPr>
        <w:pStyle w:val="ListParagraph"/>
        <w:spacing w:before="100" w:beforeAutospacing="1" w:after="100" w:afterAutospacing="1" w:line="360" w:lineRule="auto"/>
        <w:rPr>
          <w:rFonts w:ascii="Times New Roman" w:eastAsia="Times New Roman" w:hAnsi="Times New Roman" w:cs="Times New Roman"/>
          <w:sz w:val="24"/>
          <w:szCs w:val="24"/>
        </w:rPr>
      </w:pPr>
      <w:r w:rsidRPr="009A3944">
        <w:rPr>
          <w:rFonts w:ascii="Times New Roman" w:eastAsia="Times New Roman" w:hAnsi="Times New Roman" w:cs="Times New Roman"/>
          <w:sz w:val="24"/>
          <w:szCs w:val="24"/>
        </w:rPr>
        <w:t>__________________________________________________________________</w:t>
      </w:r>
    </w:p>
    <w:p w:rsidR="00511221" w:rsidRPr="009A3944" w:rsidRDefault="00511221" w:rsidP="00123397">
      <w:pPr>
        <w:pStyle w:val="doctext"/>
      </w:pPr>
    </w:p>
    <w:p w:rsidR="00511221" w:rsidRPr="009A3944" w:rsidRDefault="00511221" w:rsidP="00123397">
      <w:pPr>
        <w:pStyle w:val="doctext"/>
      </w:pPr>
    </w:p>
    <w:p w:rsidR="00123397" w:rsidRPr="009A3944" w:rsidRDefault="00123397" w:rsidP="00123397">
      <w:pPr>
        <w:pStyle w:val="doctext"/>
      </w:pPr>
      <w:r w:rsidRPr="009A3944">
        <w:t xml:space="preserve">Answer the following questions regarding an array called </w:t>
      </w:r>
      <w:r w:rsidRPr="009A3944">
        <w:rPr>
          <w:rStyle w:val="HTMLTypewriter"/>
        </w:rPr>
        <w:t>table</w:t>
      </w:r>
      <w:r w:rsidRPr="009A3944">
        <w:t>:</w:t>
      </w:r>
    </w:p>
    <w:p w:rsidR="00123397" w:rsidRPr="009A3944" w:rsidRDefault="00123397" w:rsidP="00123397">
      <w:pPr>
        <w:pStyle w:val="doclist"/>
        <w:numPr>
          <w:ilvl w:val="0"/>
          <w:numId w:val="98"/>
        </w:numPr>
      </w:pPr>
      <w:r w:rsidRPr="009A3944">
        <w:t xml:space="preserve">Declare the array to be an integer array and to have 3 rows and 3 columns. Assume that the constant variable </w:t>
      </w:r>
      <w:r w:rsidRPr="009A3944">
        <w:rPr>
          <w:rStyle w:val="HTMLTypewriter"/>
        </w:rPr>
        <w:t>arraySize</w:t>
      </w:r>
      <w:r w:rsidRPr="009A3944">
        <w:t xml:space="preserve"> has been defined to be 3.</w:t>
      </w:r>
    </w:p>
    <w:p w:rsidR="00123397" w:rsidRPr="009A3944" w:rsidRDefault="00123397" w:rsidP="00123397">
      <w:pPr>
        <w:pStyle w:val="ListParagraph"/>
        <w:spacing w:before="100" w:beforeAutospacing="1" w:after="100" w:afterAutospacing="1" w:line="360" w:lineRule="auto"/>
      </w:pPr>
      <w:r w:rsidRPr="009A3944">
        <w:rPr>
          <w:rFonts w:ascii="Times New Roman" w:eastAsia="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w:t>
      </w:r>
    </w:p>
    <w:p w:rsidR="00123397" w:rsidRPr="009A3944" w:rsidRDefault="00123397" w:rsidP="00123397">
      <w:pPr>
        <w:pStyle w:val="doclist"/>
        <w:numPr>
          <w:ilvl w:val="0"/>
          <w:numId w:val="98"/>
        </w:numPr>
      </w:pPr>
      <w:r w:rsidRPr="009A3944">
        <w:t>How many elements does the array contain?</w:t>
      </w:r>
    </w:p>
    <w:p w:rsidR="00123397" w:rsidRPr="009A3944" w:rsidRDefault="00123397" w:rsidP="00123397">
      <w:pPr>
        <w:pStyle w:val="ListParagraph"/>
        <w:spacing w:before="100" w:beforeAutospacing="1" w:after="100" w:afterAutospacing="1" w:line="360" w:lineRule="auto"/>
      </w:pPr>
      <w:r w:rsidRPr="009A3944">
        <w:rPr>
          <w:rFonts w:ascii="Times New Roman" w:eastAsia="Times New Roman" w:hAnsi="Times New Roman" w:cs="Times New Roman"/>
          <w:sz w:val="24"/>
          <w:szCs w:val="24"/>
        </w:rPr>
        <w:t>__________________________________________________________________</w:t>
      </w:r>
    </w:p>
    <w:p w:rsidR="00123397" w:rsidRPr="009A3944" w:rsidRDefault="00123397" w:rsidP="00123397">
      <w:pPr>
        <w:pStyle w:val="doclist"/>
        <w:numPr>
          <w:ilvl w:val="0"/>
          <w:numId w:val="98"/>
        </w:numPr>
      </w:pPr>
      <w:r w:rsidRPr="009A3944">
        <w:t xml:space="preserve">Use a </w:t>
      </w:r>
      <w:r w:rsidRPr="009A3944">
        <w:rPr>
          <w:rStyle w:val="HTMLTypewriter"/>
        </w:rPr>
        <w:t>for</w:t>
      </w:r>
      <w:r w:rsidRPr="009A3944">
        <w:t xml:space="preserve"> repetition statement to initialize each element of the array to the sum of its subscripts. Assume that the integer variables </w:t>
      </w:r>
      <w:r w:rsidRPr="009A3944">
        <w:rPr>
          <w:rStyle w:val="HTMLTypewriter"/>
        </w:rPr>
        <w:t>i</w:t>
      </w:r>
      <w:r w:rsidRPr="009A3944">
        <w:t xml:space="preserve"> and </w:t>
      </w:r>
      <w:r w:rsidRPr="009A3944">
        <w:rPr>
          <w:rStyle w:val="HTMLTypewriter"/>
        </w:rPr>
        <w:t>j</w:t>
      </w:r>
      <w:r w:rsidRPr="009A3944">
        <w:t xml:space="preserve"> are declared as control variables.</w:t>
      </w:r>
    </w:p>
    <w:p w:rsidR="00123397" w:rsidRPr="009A3944" w:rsidRDefault="00123397" w:rsidP="00123397">
      <w:pPr>
        <w:pStyle w:val="ListParagraph"/>
        <w:spacing w:before="100" w:beforeAutospacing="1" w:after="100" w:afterAutospacing="1" w:line="360" w:lineRule="auto"/>
      </w:pPr>
      <w:r w:rsidRPr="009A3944">
        <w:rPr>
          <w:rFonts w:ascii="Times New Roman" w:eastAsia="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w:t>
      </w:r>
    </w:p>
    <w:p w:rsidR="00123397" w:rsidRPr="009A3944" w:rsidRDefault="00123397" w:rsidP="00123397">
      <w:pPr>
        <w:pStyle w:val="ListParagraph"/>
        <w:spacing w:before="100" w:beforeAutospacing="1" w:after="100" w:afterAutospacing="1" w:line="360" w:lineRule="auto"/>
      </w:pPr>
      <w:r w:rsidRPr="009A3944">
        <w:rPr>
          <w:rFonts w:ascii="Times New Roman" w:eastAsia="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w:t>
      </w:r>
    </w:p>
    <w:p w:rsidR="00123397" w:rsidRPr="009A3944" w:rsidRDefault="00123397" w:rsidP="00123397">
      <w:pPr>
        <w:pStyle w:val="HTMLPreformatted"/>
        <w:numPr>
          <w:ilvl w:val="0"/>
          <w:numId w:val="98"/>
        </w:numPr>
        <w:tabs>
          <w:tab w:val="clear" w:pos="720"/>
        </w:tabs>
        <w:rPr>
          <w:rFonts w:ascii="Times New Roman" w:hAnsi="Times New Roman" w:cs="Times New Roman"/>
          <w:sz w:val="24"/>
          <w:szCs w:val="24"/>
        </w:rPr>
      </w:pPr>
      <w:r w:rsidRPr="009A3944">
        <w:rPr>
          <w:rFonts w:ascii="Times New Roman" w:hAnsi="Times New Roman" w:cs="Times New Roman"/>
          <w:sz w:val="24"/>
          <w:szCs w:val="24"/>
        </w:rPr>
        <w:t xml:space="preserve">Write a program segment to print the values of each element of array </w:t>
      </w:r>
      <w:r w:rsidRPr="009A3944">
        <w:rPr>
          <w:rStyle w:val="HTMLTypewriter"/>
          <w:rFonts w:ascii="Times New Roman" w:hAnsi="Times New Roman" w:cs="Times New Roman"/>
          <w:sz w:val="24"/>
          <w:szCs w:val="24"/>
        </w:rPr>
        <w:t>table</w:t>
      </w:r>
      <w:r w:rsidRPr="009A3944">
        <w:rPr>
          <w:rFonts w:ascii="Times New Roman" w:hAnsi="Times New Roman" w:cs="Times New Roman"/>
          <w:sz w:val="24"/>
          <w:szCs w:val="24"/>
        </w:rPr>
        <w:t xml:space="preserve"> in tabular format with 3 rows and 3 columns. Assume that the array was initialized with the declaration:</w:t>
      </w:r>
    </w:p>
    <w:p w:rsidR="00123397" w:rsidRPr="009A3944" w:rsidRDefault="00123397" w:rsidP="00123397">
      <w:pPr>
        <w:pStyle w:val="HTMLPreformatted"/>
        <w:ind w:left="720"/>
        <w:rPr>
          <w:rStyle w:val="HTMLTypewriter"/>
        </w:rPr>
      </w:pPr>
      <w:r w:rsidRPr="009A3944">
        <w:t xml:space="preserve"> int </w:t>
      </w:r>
      <w:r w:rsidRPr="009A3944">
        <w:rPr>
          <w:rStyle w:val="HTMLTypewriter"/>
        </w:rPr>
        <w:t>table[</w:t>
      </w:r>
      <w:r w:rsidRPr="009A3944">
        <w:t xml:space="preserve"> arraySize </w:t>
      </w:r>
      <w:r w:rsidRPr="009A3944">
        <w:rPr>
          <w:rStyle w:val="HTMLTypewriter"/>
        </w:rPr>
        <w:t>][</w:t>
      </w:r>
      <w:r w:rsidRPr="009A3944">
        <w:t xml:space="preserve"> arraySize </w:t>
      </w:r>
      <w:r w:rsidRPr="009A3944">
        <w:rPr>
          <w:rStyle w:val="HTMLTypewriter"/>
        </w:rPr>
        <w:t>] = { {</w:t>
      </w:r>
      <w:r w:rsidRPr="009A3944">
        <w:t xml:space="preserve"> 1</w:t>
      </w:r>
      <w:r w:rsidRPr="009A3944">
        <w:rPr>
          <w:rStyle w:val="HTMLTypewriter"/>
        </w:rPr>
        <w:t>,</w:t>
      </w:r>
      <w:r w:rsidRPr="009A3944">
        <w:t xml:space="preserve"> 8 </w:t>
      </w:r>
      <w:r w:rsidRPr="009A3944">
        <w:rPr>
          <w:rStyle w:val="HTMLTypewriter"/>
        </w:rPr>
        <w:t>}, {</w:t>
      </w:r>
      <w:r w:rsidRPr="009A3944">
        <w:t xml:space="preserve"> 2</w:t>
      </w:r>
      <w:r w:rsidRPr="009A3944">
        <w:rPr>
          <w:rStyle w:val="HTMLTypewriter"/>
        </w:rPr>
        <w:t>,</w:t>
      </w:r>
      <w:r w:rsidRPr="009A3944">
        <w:t xml:space="preserve"> 4</w:t>
      </w:r>
      <w:r w:rsidRPr="009A3944">
        <w:rPr>
          <w:rStyle w:val="HTMLTypewriter"/>
        </w:rPr>
        <w:t>,</w:t>
      </w:r>
      <w:r w:rsidRPr="009A3944">
        <w:t xml:space="preserve"> 6 </w:t>
      </w:r>
      <w:r w:rsidRPr="009A3944">
        <w:rPr>
          <w:rStyle w:val="HTMLTypewriter"/>
        </w:rPr>
        <w:t>}, {</w:t>
      </w:r>
      <w:r w:rsidRPr="009A3944">
        <w:t xml:space="preserve"> 5 </w:t>
      </w:r>
      <w:r w:rsidRPr="009A3944">
        <w:rPr>
          <w:rStyle w:val="HTMLTypewriter"/>
        </w:rPr>
        <w:t>} };</w:t>
      </w:r>
    </w:p>
    <w:p w:rsidR="00123397" w:rsidRPr="009A3944" w:rsidRDefault="00123397" w:rsidP="00123397">
      <w:pPr>
        <w:pStyle w:val="doclist"/>
        <w:ind w:left="720"/>
      </w:pPr>
      <w:r w:rsidRPr="009A3944">
        <w:t xml:space="preserve">and the integer variables </w:t>
      </w:r>
      <w:r w:rsidRPr="009A3944">
        <w:rPr>
          <w:rStyle w:val="HTMLTypewriter"/>
        </w:rPr>
        <w:t>i</w:t>
      </w:r>
      <w:r w:rsidRPr="009A3944">
        <w:t xml:space="preserve"> and </w:t>
      </w:r>
      <w:r w:rsidRPr="009A3944">
        <w:rPr>
          <w:rStyle w:val="HTMLTypewriter"/>
        </w:rPr>
        <w:t>j</w:t>
      </w:r>
      <w:r w:rsidRPr="009A3944">
        <w:t xml:space="preserve"> are declared as control variables. Show the output.</w:t>
      </w:r>
    </w:p>
    <w:p w:rsidR="00123397" w:rsidRPr="009A3944" w:rsidRDefault="00123397" w:rsidP="00123397">
      <w:pPr>
        <w:pStyle w:val="ListParagraph"/>
        <w:spacing w:before="100" w:beforeAutospacing="1" w:after="100" w:afterAutospacing="1" w:line="360" w:lineRule="auto"/>
        <w:rPr>
          <w:rFonts w:ascii="Times New Roman" w:eastAsia="Times New Roman" w:hAnsi="Times New Roman" w:cs="Times New Roman"/>
          <w:sz w:val="24"/>
          <w:szCs w:val="24"/>
        </w:rPr>
      </w:pPr>
      <w:r w:rsidRPr="009A3944">
        <w:rPr>
          <w:rFonts w:ascii="Times New Roman" w:eastAsia="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w:t>
      </w:r>
    </w:p>
    <w:p w:rsidR="00123397" w:rsidRPr="009A3944" w:rsidRDefault="00123397" w:rsidP="00123397">
      <w:pPr>
        <w:pStyle w:val="ListParagraph"/>
        <w:spacing w:before="100" w:beforeAutospacing="1" w:after="100" w:afterAutospacing="1" w:line="360" w:lineRule="auto"/>
      </w:pPr>
      <w:r w:rsidRPr="009A3944">
        <w:rPr>
          <w:rFonts w:ascii="Times New Roman" w:eastAsia="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w:t>
      </w:r>
    </w:p>
    <w:p w:rsidR="00123397" w:rsidRPr="009A3944" w:rsidRDefault="00123397" w:rsidP="00123397">
      <w:pPr>
        <w:pStyle w:val="ListParagraph"/>
        <w:spacing w:before="100" w:beforeAutospacing="1" w:after="100" w:afterAutospacing="1" w:line="360" w:lineRule="auto"/>
      </w:pPr>
      <w:r w:rsidRPr="009A3944">
        <w:rPr>
          <w:rFonts w:ascii="Times New Roman" w:eastAsia="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w:t>
      </w:r>
    </w:p>
    <w:p w:rsidR="00123397" w:rsidRPr="009A3944" w:rsidRDefault="00123397" w:rsidP="00123397">
      <w:pPr>
        <w:pStyle w:val="doctext"/>
      </w:pPr>
      <w:r w:rsidRPr="009A3944">
        <w:t>Find the error in each of the following program segments and correct the error:</w:t>
      </w:r>
    </w:p>
    <w:p w:rsidR="00123397" w:rsidRPr="009A3944" w:rsidRDefault="00123397" w:rsidP="00123397">
      <w:pPr>
        <w:pStyle w:val="doclist"/>
        <w:numPr>
          <w:ilvl w:val="0"/>
          <w:numId w:val="99"/>
        </w:numPr>
      </w:pPr>
      <w:r w:rsidRPr="009A3944">
        <w:t xml:space="preserve">#include </w:t>
      </w:r>
      <w:r w:rsidRPr="009A3944">
        <w:rPr>
          <w:rStyle w:val="HTMLTypewriter"/>
        </w:rPr>
        <w:t>&lt;iostream&gt;</w:t>
      </w:r>
      <w:r w:rsidRPr="009A3944">
        <w:t>;</w:t>
      </w:r>
    </w:p>
    <w:p w:rsidR="00123397" w:rsidRPr="009A3944" w:rsidRDefault="00123397" w:rsidP="00123397">
      <w:pPr>
        <w:pStyle w:val="doclist"/>
        <w:numPr>
          <w:ilvl w:val="0"/>
          <w:numId w:val="99"/>
        </w:numPr>
      </w:pPr>
      <w:r w:rsidRPr="009A3944">
        <w:t>arraySize = 10; // arraySize was declared const</w:t>
      </w:r>
    </w:p>
    <w:p w:rsidR="00123397" w:rsidRPr="009A3944" w:rsidRDefault="00123397" w:rsidP="00123397">
      <w:pPr>
        <w:pStyle w:val="doclist"/>
        <w:numPr>
          <w:ilvl w:val="0"/>
          <w:numId w:val="99"/>
        </w:numPr>
      </w:pPr>
      <w:r w:rsidRPr="009A3944">
        <w:t xml:space="preserve">Assume that int </w:t>
      </w:r>
      <w:r w:rsidRPr="009A3944">
        <w:rPr>
          <w:rStyle w:val="HTMLTypewriter"/>
        </w:rPr>
        <w:t>b[</w:t>
      </w:r>
      <w:r w:rsidRPr="009A3944">
        <w:t xml:space="preserve"> 10 </w:t>
      </w:r>
      <w:r w:rsidRPr="009A3944">
        <w:rPr>
          <w:rStyle w:val="HTMLTypewriter"/>
        </w:rPr>
        <w:t>] = {</w:t>
      </w:r>
      <w:r w:rsidRPr="009A3944">
        <w:t xml:space="preserve"> 0 </w:t>
      </w:r>
      <w:r w:rsidRPr="009A3944">
        <w:rPr>
          <w:rStyle w:val="HTMLTypewriter"/>
        </w:rPr>
        <w:t>};</w:t>
      </w:r>
    </w:p>
    <w:p w:rsidR="00123397" w:rsidRPr="009A3944" w:rsidRDefault="00123397" w:rsidP="00123397">
      <w:pPr>
        <w:pStyle w:val="HTMLPreformatted"/>
        <w:ind w:left="720"/>
      </w:pPr>
      <w:r w:rsidRPr="009A3944">
        <w:t>for ( int i = 0; &lt;= 10; i++ )</w:t>
      </w:r>
    </w:p>
    <w:p w:rsidR="00123397" w:rsidRPr="009A3944" w:rsidRDefault="00123397" w:rsidP="00123397">
      <w:pPr>
        <w:pStyle w:val="HTMLPreformatted"/>
        <w:ind w:left="720"/>
      </w:pPr>
      <w:r w:rsidRPr="009A3944">
        <w:t xml:space="preserve">    b[ i ] = 1;</w:t>
      </w:r>
    </w:p>
    <w:p w:rsidR="00123397" w:rsidRPr="009A3944" w:rsidRDefault="00123397" w:rsidP="00123397">
      <w:pPr>
        <w:pStyle w:val="doclist"/>
        <w:numPr>
          <w:ilvl w:val="0"/>
          <w:numId w:val="99"/>
        </w:numPr>
      </w:pPr>
      <w:r w:rsidRPr="009A3944">
        <w:t xml:space="preserve">Assume that int </w:t>
      </w:r>
      <w:r w:rsidRPr="009A3944">
        <w:rPr>
          <w:rStyle w:val="HTMLTypewriter"/>
        </w:rPr>
        <w:t>a[</w:t>
      </w:r>
      <w:r w:rsidRPr="009A3944">
        <w:t xml:space="preserve"> 2 </w:t>
      </w:r>
      <w:r w:rsidRPr="009A3944">
        <w:rPr>
          <w:rStyle w:val="HTMLTypewriter"/>
        </w:rPr>
        <w:t>][</w:t>
      </w:r>
      <w:r w:rsidRPr="009A3944">
        <w:t xml:space="preserve"> 2 </w:t>
      </w:r>
      <w:r w:rsidRPr="009A3944">
        <w:rPr>
          <w:rStyle w:val="HTMLTypewriter"/>
        </w:rPr>
        <w:t>] = { {</w:t>
      </w:r>
      <w:r w:rsidRPr="009A3944">
        <w:t xml:space="preserve"> 1</w:t>
      </w:r>
      <w:r w:rsidRPr="009A3944">
        <w:rPr>
          <w:rStyle w:val="HTMLTypewriter"/>
        </w:rPr>
        <w:t>,</w:t>
      </w:r>
      <w:r w:rsidRPr="009A3944">
        <w:t xml:space="preserve"> 2 </w:t>
      </w:r>
      <w:r w:rsidRPr="009A3944">
        <w:rPr>
          <w:rStyle w:val="HTMLTypewriter"/>
        </w:rPr>
        <w:t>}, {</w:t>
      </w:r>
      <w:r w:rsidRPr="009A3944">
        <w:t xml:space="preserve"> 3</w:t>
      </w:r>
      <w:r w:rsidRPr="009A3944">
        <w:rPr>
          <w:rStyle w:val="HTMLTypewriter"/>
        </w:rPr>
        <w:t>,</w:t>
      </w:r>
      <w:r w:rsidRPr="009A3944">
        <w:t xml:space="preserve"> 4 </w:t>
      </w:r>
      <w:r w:rsidRPr="009A3944">
        <w:rPr>
          <w:rStyle w:val="HTMLTypewriter"/>
        </w:rPr>
        <w:t>} };</w:t>
      </w:r>
    </w:p>
    <w:p w:rsidR="00123397" w:rsidRPr="009A3944" w:rsidRDefault="00123397" w:rsidP="004849ED">
      <w:pPr>
        <w:pStyle w:val="HTMLPreformatted"/>
        <w:ind w:left="720"/>
        <w:rPr>
          <w:rFonts w:ascii="Times New Roman" w:hAnsi="Times New Roman" w:cs="Times New Roman"/>
          <w:sz w:val="24"/>
        </w:rPr>
      </w:pPr>
      <w:r w:rsidRPr="009A3944">
        <w:t>a[ 1, 1 ] = 5;</w:t>
      </w:r>
    </w:p>
    <w:p w:rsidR="00123397" w:rsidRPr="009A3944" w:rsidRDefault="00123397" w:rsidP="00123397">
      <w:pPr>
        <w:rPr>
          <w:rStyle w:val="CDT"/>
          <w:rFonts w:ascii="Times New Roman" w:hAnsi="Times New Roman" w:cs="Times New Roman"/>
          <w:b/>
          <w:sz w:val="24"/>
        </w:rPr>
      </w:pPr>
    </w:p>
    <w:p w:rsidR="00510635" w:rsidRPr="009A3944" w:rsidRDefault="003F4A7B">
      <w:pPr>
        <w:rPr>
          <w:noProof/>
          <w:szCs w:val="28"/>
        </w:rPr>
      </w:pPr>
      <w:r>
        <w:rPr>
          <w:noProof/>
          <w:szCs w:val="28"/>
        </w:rPr>
        <mc:AlternateContent>
          <mc:Choice Requires="wps">
            <w:drawing>
              <wp:anchor distT="0" distB="0" distL="114300" distR="114300" simplePos="0" relativeHeight="251684864" behindDoc="0" locked="0" layoutInCell="1" allowOverlap="1">
                <wp:simplePos x="0" y="0"/>
                <wp:positionH relativeFrom="column">
                  <wp:posOffset>69850</wp:posOffset>
                </wp:positionH>
                <wp:positionV relativeFrom="paragraph">
                  <wp:posOffset>53975</wp:posOffset>
                </wp:positionV>
                <wp:extent cx="5411470" cy="854075"/>
                <wp:effectExtent l="12700" t="6350" r="5080" b="6350"/>
                <wp:wrapNone/>
                <wp:docPr id="29"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1470" cy="854075"/>
                        </a:xfrm>
                        <a:prstGeom prst="rect">
                          <a:avLst/>
                        </a:prstGeom>
                        <a:solidFill>
                          <a:schemeClr val="bg1">
                            <a:lumMod val="100000"/>
                            <a:lumOff val="0"/>
                          </a:schemeClr>
                        </a:solidFill>
                        <a:ln w="9525">
                          <a:solidFill>
                            <a:srgbClr val="000000"/>
                          </a:solidFill>
                          <a:miter lim="800000"/>
                          <a:headEnd/>
                          <a:tailEnd/>
                        </a:ln>
                      </wps:spPr>
                      <wps:txbx>
                        <w:txbxContent>
                          <w:p w:rsidR="009A3944" w:rsidRPr="00167293" w:rsidRDefault="009A3944" w:rsidP="00510635">
                            <w:pPr>
                              <w:pStyle w:val="doctext"/>
                              <w:rPr>
                                <w:rFonts w:ascii="Courier New" w:hAnsi="Courier New" w:cs="Courier New"/>
                                <w:b/>
                                <w:sz w:val="22"/>
                                <w:szCs w:val="22"/>
                              </w:rPr>
                            </w:pPr>
                            <w:r w:rsidRPr="00167293">
                              <w:rPr>
                                <w:rFonts w:ascii="Courier New" w:hAnsi="Courier New" w:cs="Courier New"/>
                                <w:b/>
                                <w:sz w:val="22"/>
                                <w:szCs w:val="22"/>
                              </w:rPr>
                              <w:t>Project 1 (C)</w:t>
                            </w:r>
                            <w:r w:rsidRPr="00167293">
                              <w:rPr>
                                <w:rFonts w:ascii="Courier New" w:hAnsi="Courier New" w:cs="Courier New"/>
                                <w:b/>
                                <w:sz w:val="22"/>
                                <w:szCs w:val="22"/>
                              </w:rPr>
                              <w:tab/>
                            </w:r>
                            <w:r w:rsidRPr="00167293">
                              <w:rPr>
                                <w:rFonts w:ascii="Courier New" w:hAnsi="Courier New" w:cs="Courier New"/>
                                <w:b/>
                                <w:sz w:val="22"/>
                                <w:szCs w:val="22"/>
                              </w:rPr>
                              <w:tab/>
                            </w:r>
                            <w:r w:rsidRPr="00167293">
                              <w:rPr>
                                <w:rFonts w:ascii="Courier New" w:hAnsi="Courier New" w:cs="Courier New"/>
                                <w:b/>
                                <w:sz w:val="22"/>
                                <w:szCs w:val="22"/>
                              </w:rPr>
                              <w:tab/>
                            </w:r>
                            <w:r w:rsidRPr="00167293">
                              <w:rPr>
                                <w:rFonts w:ascii="Courier New" w:hAnsi="Courier New" w:cs="Courier New"/>
                                <w:b/>
                                <w:sz w:val="22"/>
                                <w:szCs w:val="22"/>
                              </w:rPr>
                              <w:tab/>
                            </w:r>
                            <w:r w:rsidRPr="00167293">
                              <w:rPr>
                                <w:rFonts w:ascii="Courier New" w:hAnsi="Courier New" w:cs="Courier New"/>
                                <w:b/>
                                <w:sz w:val="22"/>
                                <w:szCs w:val="22"/>
                              </w:rPr>
                              <w:tab/>
                            </w:r>
                            <w:r w:rsidRPr="00167293">
                              <w:rPr>
                                <w:rFonts w:ascii="Courier New" w:hAnsi="Courier New" w:cs="Courier New"/>
                                <w:b/>
                                <w:sz w:val="22"/>
                                <w:szCs w:val="22"/>
                              </w:rPr>
                              <w:tab/>
                            </w:r>
                            <w:r w:rsidRPr="00167293">
                              <w:rPr>
                                <w:rFonts w:ascii="Courier New" w:hAnsi="Courier New" w:cs="Courier New"/>
                                <w:b/>
                                <w:sz w:val="22"/>
                                <w:szCs w:val="22"/>
                              </w:rPr>
                              <w:tab/>
                              <w:t xml:space="preserve">        </w:t>
                            </w:r>
                            <w:r w:rsidRPr="00167293">
                              <w:rPr>
                                <w:rFonts w:ascii="Courier New" w:hAnsi="Courier New" w:cs="Courier New"/>
                                <w:b/>
                                <w:sz w:val="22"/>
                                <w:szCs w:val="22"/>
                              </w:rPr>
                              <w:tab/>
                            </w:r>
                            <w:r w:rsidRPr="00167293">
                              <w:rPr>
                                <w:rFonts w:ascii="Courier New" w:hAnsi="Courier New" w:cs="Courier New"/>
                                <w:b/>
                                <w:sz w:val="22"/>
                                <w:szCs w:val="22"/>
                              </w:rPr>
                              <w:tab/>
                            </w:r>
                            <w:r w:rsidRPr="00167293">
                              <w:rPr>
                                <w:rFonts w:ascii="Courier New" w:hAnsi="Courier New" w:cs="Courier New"/>
                                <w:b/>
                                <w:sz w:val="22"/>
                                <w:szCs w:val="22"/>
                              </w:rPr>
                              <w:tab/>
                              <w:t>5 POINTS</w:t>
                            </w:r>
                          </w:p>
                          <w:p w:rsidR="009A3944" w:rsidRPr="00167293" w:rsidRDefault="009A3944" w:rsidP="00510635">
                            <w:pPr>
                              <w:pStyle w:val="doctext"/>
                              <w:rPr>
                                <w:rFonts w:ascii="Courier New" w:hAnsi="Courier New" w:cs="Courier New"/>
                                <w:b/>
                                <w:sz w:val="22"/>
                                <w:szCs w:val="22"/>
                              </w:rPr>
                            </w:pPr>
                            <w:r w:rsidRPr="00167293">
                              <w:rPr>
                                <w:rFonts w:ascii="Courier New" w:hAnsi="Courier New" w:cs="Courier New"/>
                                <w:b/>
                                <w:sz w:val="22"/>
                                <w:szCs w:val="22"/>
                              </w:rPr>
                              <w:t>Using the specifications, algorithm and the pseudo code, write the code and execute the TicTacToe game.</w:t>
                            </w:r>
                          </w:p>
                          <w:p w:rsidR="009A3944" w:rsidRDefault="009A3944" w:rsidP="0051063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8" o:spid="_x0000_s1049" type="#_x0000_t202" style="position:absolute;margin-left:5.5pt;margin-top:4.25pt;width:426.1pt;height:67.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" fillcolor="white [3212]">
                <v:textbox>
                  <w:txbxContent>
                    <w:p w:rsidR="009A3944" w:rsidRPr="00167293" w:rsidRDefault="009A3944" w:rsidP="00510635">
                      <w:pPr>
                        <w:pStyle w:val="doctext"/>
                        <w:rPr>
                          <w:rFonts w:ascii="Courier New" w:hAnsi="Courier New" w:cs="Courier New"/>
                          <w:b/>
                          <w:sz w:val="22"/>
                          <w:szCs w:val="22"/>
                        </w:rPr>
                      </w:pPr>
                      <w:r w:rsidRPr="00167293">
                        <w:rPr>
                          <w:rFonts w:ascii="Courier New" w:hAnsi="Courier New" w:cs="Courier New"/>
                          <w:b/>
                          <w:sz w:val="22"/>
                          <w:szCs w:val="22"/>
                        </w:rPr>
                        <w:t>Project 1 (C)</w:t>
                      </w:r>
                      <w:r w:rsidRPr="00167293">
                        <w:rPr>
                          <w:rFonts w:ascii="Courier New" w:hAnsi="Courier New" w:cs="Courier New"/>
                          <w:b/>
                          <w:sz w:val="22"/>
                          <w:szCs w:val="22"/>
                        </w:rPr>
                        <w:tab/>
                      </w:r>
                      <w:r w:rsidRPr="00167293">
                        <w:rPr>
                          <w:rFonts w:ascii="Courier New" w:hAnsi="Courier New" w:cs="Courier New"/>
                          <w:b/>
                          <w:sz w:val="22"/>
                          <w:szCs w:val="22"/>
                        </w:rPr>
                        <w:tab/>
                      </w:r>
                      <w:r w:rsidRPr="00167293">
                        <w:rPr>
                          <w:rFonts w:ascii="Courier New" w:hAnsi="Courier New" w:cs="Courier New"/>
                          <w:b/>
                          <w:sz w:val="22"/>
                          <w:szCs w:val="22"/>
                        </w:rPr>
                        <w:tab/>
                      </w:r>
                      <w:r w:rsidRPr="00167293">
                        <w:rPr>
                          <w:rFonts w:ascii="Courier New" w:hAnsi="Courier New" w:cs="Courier New"/>
                          <w:b/>
                          <w:sz w:val="22"/>
                          <w:szCs w:val="22"/>
                        </w:rPr>
                        <w:tab/>
                      </w:r>
                      <w:r w:rsidRPr="00167293">
                        <w:rPr>
                          <w:rFonts w:ascii="Courier New" w:hAnsi="Courier New" w:cs="Courier New"/>
                          <w:b/>
                          <w:sz w:val="22"/>
                          <w:szCs w:val="22"/>
                        </w:rPr>
                        <w:tab/>
                      </w:r>
                      <w:r w:rsidRPr="00167293">
                        <w:rPr>
                          <w:rFonts w:ascii="Courier New" w:hAnsi="Courier New" w:cs="Courier New"/>
                          <w:b/>
                          <w:sz w:val="22"/>
                          <w:szCs w:val="22"/>
                        </w:rPr>
                        <w:tab/>
                      </w:r>
                      <w:r w:rsidRPr="00167293">
                        <w:rPr>
                          <w:rFonts w:ascii="Courier New" w:hAnsi="Courier New" w:cs="Courier New"/>
                          <w:b/>
                          <w:sz w:val="22"/>
                          <w:szCs w:val="22"/>
                        </w:rPr>
                        <w:tab/>
                        <w:t xml:space="preserve">        </w:t>
                      </w:r>
                      <w:r w:rsidRPr="00167293">
                        <w:rPr>
                          <w:rFonts w:ascii="Courier New" w:hAnsi="Courier New" w:cs="Courier New"/>
                          <w:b/>
                          <w:sz w:val="22"/>
                          <w:szCs w:val="22"/>
                        </w:rPr>
                        <w:tab/>
                      </w:r>
                      <w:r w:rsidRPr="00167293">
                        <w:rPr>
                          <w:rFonts w:ascii="Courier New" w:hAnsi="Courier New" w:cs="Courier New"/>
                          <w:b/>
                          <w:sz w:val="22"/>
                          <w:szCs w:val="22"/>
                        </w:rPr>
                        <w:tab/>
                      </w:r>
                      <w:r w:rsidRPr="00167293">
                        <w:rPr>
                          <w:rFonts w:ascii="Courier New" w:hAnsi="Courier New" w:cs="Courier New"/>
                          <w:b/>
                          <w:sz w:val="22"/>
                          <w:szCs w:val="22"/>
                        </w:rPr>
                        <w:tab/>
                        <w:t>5 POINTS</w:t>
                      </w:r>
                    </w:p>
                    <w:p w:rsidR="009A3944" w:rsidRPr="00167293" w:rsidRDefault="009A3944" w:rsidP="00510635">
                      <w:pPr>
                        <w:pStyle w:val="doctext"/>
                        <w:rPr>
                          <w:rFonts w:ascii="Courier New" w:hAnsi="Courier New" w:cs="Courier New"/>
                          <w:b/>
                          <w:sz w:val="22"/>
                          <w:szCs w:val="22"/>
                        </w:rPr>
                      </w:pPr>
                      <w:r w:rsidRPr="00167293">
                        <w:rPr>
                          <w:rFonts w:ascii="Courier New" w:hAnsi="Courier New" w:cs="Courier New"/>
                          <w:b/>
                          <w:sz w:val="22"/>
                          <w:szCs w:val="22"/>
                        </w:rPr>
                        <w:t>Using the specifications, algorithm and the pseudo code, write the code and execute the TicTacToe game.</w:t>
                      </w:r>
                    </w:p>
                    <w:p w:rsidR="009A3944" w:rsidRDefault="009A3944" w:rsidP="00510635"/>
                  </w:txbxContent>
                </v:textbox>
              </v:shape>
            </w:pict>
          </mc:Fallback>
        </mc:AlternateContent>
      </w:r>
    </w:p>
    <w:p w:rsidR="00725934" w:rsidRPr="009A3944" w:rsidRDefault="00725934">
      <w:pPr>
        <w:rPr>
          <w:rFonts w:ascii="Courier New" w:hAnsi="Courier New" w:cs="Courier New"/>
          <w:bCs w:val="0"/>
          <w:noProof/>
          <w:szCs w:val="28"/>
        </w:rPr>
      </w:pPr>
      <w:r w:rsidRPr="009A3944">
        <w:rPr>
          <w:noProof/>
          <w:szCs w:val="28"/>
        </w:rPr>
        <w:br w:type="page"/>
      </w:r>
    </w:p>
    <w:p w:rsidR="00725934" w:rsidRPr="009A3944" w:rsidRDefault="00725934" w:rsidP="00725934">
      <w:pPr>
        <w:rPr>
          <w:rFonts w:ascii="Times New Roman" w:hAnsi="Times New Roman" w:cs="Times New Roman"/>
          <w:b/>
          <w:sz w:val="24"/>
        </w:rPr>
      </w:pPr>
      <w:r w:rsidRPr="009A3944">
        <w:rPr>
          <w:rFonts w:ascii="Times New Roman" w:hAnsi="Times New Roman" w:cs="Times New Roman"/>
          <w:b/>
          <w:sz w:val="24"/>
        </w:rPr>
        <w:t>Lesson 6:  Pointers</w:t>
      </w:r>
    </w:p>
    <w:p w:rsidR="00725934" w:rsidRPr="009A3944" w:rsidRDefault="00725934" w:rsidP="00725934"/>
    <w:p w:rsidR="00725934" w:rsidRPr="009A3944" w:rsidRDefault="00725934" w:rsidP="00725934">
      <w:pPr>
        <w:rPr>
          <w:rFonts w:ascii="Times New Roman" w:hAnsi="Times New Roman" w:cs="Times New Roman"/>
          <w:b/>
          <w:sz w:val="24"/>
        </w:rPr>
      </w:pPr>
      <w:r w:rsidRPr="009A3944">
        <w:rPr>
          <w:rFonts w:ascii="Times New Roman" w:hAnsi="Times New Roman" w:cs="Times New Roman"/>
          <w:sz w:val="24"/>
        </w:rPr>
        <w:t xml:space="preserve">Pointers are the most powerful features of C++.  </w:t>
      </w:r>
      <w:r w:rsidRPr="009A3944">
        <w:rPr>
          <w:rFonts w:ascii="Times New Roman" w:hAnsi="Times New Roman" w:cs="Times New Roman"/>
          <w:b/>
          <w:sz w:val="24"/>
        </w:rPr>
        <w:t>Pointers are variables that contain memory addresses as their values.</w:t>
      </w:r>
    </w:p>
    <w:p w:rsidR="00725934" w:rsidRPr="009A3944" w:rsidRDefault="00725934" w:rsidP="00725934">
      <w:pPr>
        <w:rPr>
          <w:rFonts w:cs="Courier New"/>
        </w:rPr>
      </w:pPr>
    </w:p>
    <w:p w:rsidR="00725934" w:rsidRPr="009A3944" w:rsidRDefault="00725934" w:rsidP="00725934">
      <w:pPr>
        <w:rPr>
          <w:rFonts w:ascii="Courier New" w:hAnsi="Courier New" w:cs="Courier New"/>
        </w:rPr>
      </w:pPr>
      <w:r w:rsidRPr="009A3944">
        <w:rPr>
          <w:rFonts w:ascii="Courier New" w:hAnsi="Courier New" w:cs="Courier New"/>
        </w:rPr>
        <w:t>int y = 5; //declares an ordinary variable called y</w:t>
      </w:r>
    </w:p>
    <w:p w:rsidR="00725934" w:rsidRPr="009A3944" w:rsidRDefault="00725934" w:rsidP="00725934">
      <w:pPr>
        <w:rPr>
          <w:rFonts w:ascii="Courier New" w:hAnsi="Courier New" w:cs="Courier New"/>
        </w:rPr>
      </w:pPr>
    </w:p>
    <w:p w:rsidR="00725934" w:rsidRPr="009A3944" w:rsidRDefault="00725934" w:rsidP="00725934">
      <w:pPr>
        <w:rPr>
          <w:rFonts w:ascii="Courier New" w:hAnsi="Courier New" w:cs="Courier New"/>
        </w:rPr>
      </w:pPr>
      <w:r w:rsidRPr="009A3944">
        <w:rPr>
          <w:rFonts w:ascii="Courier New" w:hAnsi="Courier New" w:cs="Courier New"/>
        </w:rPr>
        <w:t>int *yPtr; //declares a pointer variable called yPtr</w:t>
      </w:r>
    </w:p>
    <w:p w:rsidR="00725934" w:rsidRPr="009A3944" w:rsidRDefault="00725934" w:rsidP="00725934">
      <w:pPr>
        <w:rPr>
          <w:rFonts w:ascii="Courier New" w:hAnsi="Courier New" w:cs="Courier New"/>
        </w:rPr>
      </w:pPr>
    </w:p>
    <w:p w:rsidR="00725934" w:rsidRPr="009A3944" w:rsidRDefault="00725934" w:rsidP="00725934">
      <w:pPr>
        <w:rPr>
          <w:rFonts w:cs="Courier New"/>
        </w:rPr>
      </w:pPr>
      <w:r w:rsidRPr="009A3944">
        <w:rPr>
          <w:rFonts w:ascii="Courier New" w:hAnsi="Courier New" w:cs="Courier New"/>
        </w:rPr>
        <w:t>int *yPtr = &amp;y; //creates a pointer yPtr that points to the variable y.</w:t>
      </w:r>
    </w:p>
    <w:p w:rsidR="00411FB0" w:rsidRPr="009A3944" w:rsidRDefault="00411FB0" w:rsidP="00725934">
      <w:pPr>
        <w:rPr>
          <w:rFonts w:cs="Courier New"/>
          <w:sz w:val="22"/>
        </w:rPr>
      </w:pPr>
    </w:p>
    <w:p w:rsidR="00725934" w:rsidRPr="009A3944" w:rsidRDefault="00725934" w:rsidP="00725934">
      <w:pPr>
        <w:rPr>
          <w:rFonts w:ascii="Times New Roman" w:hAnsi="Times New Roman" w:cs="Times New Roman"/>
          <w:sz w:val="24"/>
        </w:rPr>
      </w:pPr>
      <w:r w:rsidRPr="009A3944">
        <w:rPr>
          <w:rFonts w:ascii="Times New Roman" w:hAnsi="Times New Roman" w:cs="Times New Roman"/>
          <w:sz w:val="24"/>
        </w:rPr>
        <w:t>y</w:t>
      </w:r>
      <w:r w:rsidRPr="009A3944">
        <w:rPr>
          <w:rFonts w:ascii="Times New Roman" w:hAnsi="Times New Roman" w:cs="Times New Roman"/>
          <w:sz w:val="24"/>
        </w:rPr>
        <w:tab/>
        <w:t>-- Returns the value of the variable</w:t>
      </w:r>
    </w:p>
    <w:p w:rsidR="00725934" w:rsidRPr="009A3944" w:rsidRDefault="00725934" w:rsidP="00725934">
      <w:pPr>
        <w:rPr>
          <w:rFonts w:ascii="Times New Roman" w:hAnsi="Times New Roman" w:cs="Times New Roman"/>
          <w:sz w:val="24"/>
        </w:rPr>
      </w:pPr>
      <w:r w:rsidRPr="009A3944">
        <w:rPr>
          <w:rFonts w:ascii="Times New Roman" w:hAnsi="Times New Roman" w:cs="Times New Roman"/>
          <w:sz w:val="24"/>
        </w:rPr>
        <w:t xml:space="preserve">yPtr </w:t>
      </w:r>
      <w:r w:rsidRPr="009A3944">
        <w:rPr>
          <w:rFonts w:ascii="Times New Roman" w:hAnsi="Times New Roman" w:cs="Times New Roman"/>
          <w:sz w:val="24"/>
        </w:rPr>
        <w:tab/>
        <w:t>-- Returns the address of the variable it points to.</w:t>
      </w:r>
    </w:p>
    <w:p w:rsidR="00725934" w:rsidRPr="009A3944" w:rsidRDefault="00725934" w:rsidP="00725934">
      <w:pPr>
        <w:rPr>
          <w:rFonts w:ascii="Times New Roman" w:hAnsi="Times New Roman" w:cs="Times New Roman"/>
          <w:sz w:val="24"/>
        </w:rPr>
      </w:pPr>
      <w:r w:rsidRPr="009A3944">
        <w:rPr>
          <w:rFonts w:ascii="Times New Roman" w:hAnsi="Times New Roman" w:cs="Times New Roman"/>
          <w:sz w:val="24"/>
        </w:rPr>
        <w:t xml:space="preserve">*yPtr </w:t>
      </w:r>
      <w:r w:rsidRPr="009A3944">
        <w:rPr>
          <w:rFonts w:ascii="Times New Roman" w:hAnsi="Times New Roman" w:cs="Times New Roman"/>
          <w:sz w:val="24"/>
        </w:rPr>
        <w:tab/>
        <w:t xml:space="preserve">-- Returns the value of the variable it points to. </w:t>
      </w:r>
    </w:p>
    <w:p w:rsidR="00725934" w:rsidRPr="009A3944" w:rsidRDefault="00725934" w:rsidP="00725934">
      <w:pPr>
        <w:rPr>
          <w:rFonts w:ascii="Times New Roman" w:hAnsi="Times New Roman" w:cs="Times New Roman"/>
          <w:sz w:val="24"/>
        </w:rPr>
      </w:pPr>
    </w:p>
    <w:p w:rsidR="00725934" w:rsidRPr="009A3944" w:rsidRDefault="00725934" w:rsidP="00725934">
      <w:pPr>
        <w:rPr>
          <w:rFonts w:ascii="Times New Roman" w:hAnsi="Times New Roman" w:cs="Times New Roman"/>
          <w:b/>
          <w:bCs w:val="0"/>
          <w:sz w:val="24"/>
        </w:rPr>
      </w:pPr>
      <w:r w:rsidRPr="009A3944">
        <w:rPr>
          <w:rFonts w:ascii="Times New Roman" w:hAnsi="Times New Roman" w:cs="Times New Roman"/>
          <w:sz w:val="24"/>
        </w:rPr>
        <w:t xml:space="preserve">The </w:t>
      </w:r>
      <w:r w:rsidRPr="009A3944">
        <w:rPr>
          <w:rFonts w:ascii="Times New Roman" w:hAnsi="Times New Roman" w:cs="Times New Roman"/>
          <w:b/>
          <w:bCs w:val="0"/>
          <w:sz w:val="24"/>
        </w:rPr>
        <w:t>* operator</w:t>
      </w:r>
      <w:r w:rsidRPr="009A3944">
        <w:rPr>
          <w:rFonts w:ascii="Times New Roman" w:hAnsi="Times New Roman" w:cs="Times New Roman"/>
          <w:sz w:val="24"/>
        </w:rPr>
        <w:t xml:space="preserve">, is commonly referred to as the </w:t>
      </w:r>
      <w:r w:rsidRPr="009A3944">
        <w:rPr>
          <w:rFonts w:ascii="Times New Roman" w:hAnsi="Times New Roman" w:cs="Times New Roman"/>
          <w:b/>
          <w:bCs w:val="0"/>
          <w:sz w:val="24"/>
        </w:rPr>
        <w:t>indirection operator</w:t>
      </w:r>
      <w:r w:rsidRPr="009A3944">
        <w:rPr>
          <w:rFonts w:ascii="Times New Roman" w:hAnsi="Times New Roman" w:cs="Times New Roman"/>
          <w:sz w:val="24"/>
        </w:rPr>
        <w:t xml:space="preserve"> or </w:t>
      </w:r>
      <w:r w:rsidRPr="009A3944">
        <w:rPr>
          <w:rFonts w:ascii="Times New Roman" w:hAnsi="Times New Roman" w:cs="Times New Roman"/>
          <w:b/>
          <w:bCs w:val="0"/>
          <w:sz w:val="24"/>
        </w:rPr>
        <w:t>dereferencing operator</w:t>
      </w:r>
    </w:p>
    <w:p w:rsidR="00725934" w:rsidRPr="009A3944" w:rsidRDefault="00725934" w:rsidP="00725934">
      <w:pPr>
        <w:rPr>
          <w:rFonts w:ascii="Times New Roman" w:hAnsi="Times New Roman" w:cs="Times New Roman"/>
          <w:sz w:val="24"/>
        </w:rPr>
      </w:pPr>
      <w:r w:rsidRPr="009A3944">
        <w:rPr>
          <w:rFonts w:ascii="Times New Roman" w:hAnsi="Times New Roman" w:cs="Times New Roman"/>
          <w:sz w:val="24"/>
        </w:rPr>
        <w:t xml:space="preserve">The </w:t>
      </w:r>
      <w:r w:rsidRPr="009A3944">
        <w:rPr>
          <w:rFonts w:ascii="Times New Roman" w:hAnsi="Times New Roman" w:cs="Times New Roman"/>
          <w:b/>
          <w:bCs w:val="0"/>
          <w:sz w:val="24"/>
        </w:rPr>
        <w:t>&amp; operator</w:t>
      </w:r>
      <w:r w:rsidRPr="009A3944">
        <w:rPr>
          <w:rFonts w:ascii="Times New Roman" w:hAnsi="Times New Roman" w:cs="Times New Roman"/>
          <w:sz w:val="24"/>
        </w:rPr>
        <w:t xml:space="preserve">, is commonly referred to as </w:t>
      </w:r>
      <w:r w:rsidRPr="009A3944">
        <w:rPr>
          <w:rFonts w:ascii="Times New Roman" w:hAnsi="Times New Roman" w:cs="Times New Roman"/>
          <w:b/>
          <w:bCs w:val="0"/>
          <w:sz w:val="24"/>
        </w:rPr>
        <w:t xml:space="preserve">address of operator </w:t>
      </w:r>
      <w:r w:rsidRPr="009A3944">
        <w:rPr>
          <w:rFonts w:ascii="Times New Roman" w:hAnsi="Times New Roman" w:cs="Times New Roman"/>
          <w:sz w:val="24"/>
        </w:rPr>
        <w:t xml:space="preserve">or </w:t>
      </w:r>
      <w:r w:rsidRPr="009A3944">
        <w:rPr>
          <w:rFonts w:ascii="Times New Roman" w:hAnsi="Times New Roman" w:cs="Times New Roman"/>
          <w:b/>
          <w:bCs w:val="0"/>
          <w:sz w:val="24"/>
        </w:rPr>
        <w:t>referencing operator</w:t>
      </w:r>
    </w:p>
    <w:p w:rsidR="00725934" w:rsidRPr="009A3944" w:rsidRDefault="00725934" w:rsidP="00725934">
      <w:pPr>
        <w:rPr>
          <w:rFonts w:ascii="Times New Roman" w:hAnsi="Times New Roman" w:cs="Times New Roman"/>
          <w:sz w:val="24"/>
        </w:rPr>
      </w:pPr>
    </w:p>
    <w:p w:rsidR="00725934" w:rsidRPr="009A3944" w:rsidRDefault="00725934" w:rsidP="00725934">
      <w:pPr>
        <w:rPr>
          <w:rFonts w:ascii="Times New Roman" w:hAnsi="Times New Roman" w:cs="Times New Roman"/>
          <w:sz w:val="24"/>
        </w:rPr>
      </w:pPr>
      <w:r w:rsidRPr="009A3944">
        <w:rPr>
          <w:rFonts w:ascii="Times New Roman" w:hAnsi="Times New Roman" w:cs="Times New Roman"/>
          <w:sz w:val="24"/>
        </w:rPr>
        <w:t>The &amp; (ampersand) read as "the address of", when associated with a variable, returns the memory address of the variable.</w:t>
      </w:r>
    </w:p>
    <w:p w:rsidR="00725934" w:rsidRPr="009A3944" w:rsidRDefault="00725934" w:rsidP="00725934">
      <w:pPr>
        <w:rPr>
          <w:rFonts w:ascii="Times New Roman" w:hAnsi="Times New Roman" w:cs="Times New Roman"/>
          <w:sz w:val="24"/>
        </w:rPr>
      </w:pPr>
    </w:p>
    <w:p w:rsidR="00725934" w:rsidRPr="009A3944" w:rsidRDefault="00725934" w:rsidP="00725934">
      <w:pPr>
        <w:rPr>
          <w:rFonts w:ascii="Times New Roman" w:hAnsi="Times New Roman" w:cs="Times New Roman"/>
          <w:sz w:val="24"/>
        </w:rPr>
      </w:pPr>
      <w:r w:rsidRPr="009A3944">
        <w:rPr>
          <w:rFonts w:ascii="Times New Roman" w:hAnsi="Times New Roman" w:cs="Times New Roman"/>
          <w:b/>
          <w:sz w:val="24"/>
        </w:rPr>
        <w:t xml:space="preserve">A pointer may be initialized to </w:t>
      </w:r>
      <w:r w:rsidRPr="009A3944">
        <w:rPr>
          <w:rStyle w:val="HTMLTypewriter"/>
          <w:rFonts w:ascii="Times New Roman" w:hAnsi="Times New Roman" w:cs="Times New Roman"/>
          <w:b/>
          <w:sz w:val="24"/>
          <w:szCs w:val="24"/>
        </w:rPr>
        <w:t>0</w:t>
      </w:r>
      <w:r w:rsidRPr="009A3944">
        <w:rPr>
          <w:rFonts w:ascii="Times New Roman" w:hAnsi="Times New Roman" w:cs="Times New Roman"/>
          <w:b/>
          <w:sz w:val="24"/>
        </w:rPr>
        <w:t xml:space="preserve">, </w:t>
      </w:r>
      <w:r w:rsidRPr="009A3944">
        <w:rPr>
          <w:rStyle w:val="docemphstrong"/>
          <w:rFonts w:ascii="Times New Roman" w:hAnsi="Times New Roman" w:cs="Times New Roman"/>
          <w:b/>
          <w:sz w:val="24"/>
        </w:rPr>
        <w:t>NULL</w:t>
      </w:r>
      <w:r w:rsidRPr="009A3944">
        <w:rPr>
          <w:rFonts w:ascii="Times New Roman" w:hAnsi="Times New Roman" w:cs="Times New Roman"/>
          <w:b/>
          <w:sz w:val="24"/>
        </w:rPr>
        <w:t xml:space="preserve"> or an address.</w:t>
      </w:r>
      <w:r w:rsidRPr="009A3944">
        <w:rPr>
          <w:rFonts w:ascii="Times New Roman" w:hAnsi="Times New Roman" w:cs="Times New Roman"/>
          <w:sz w:val="24"/>
        </w:rPr>
        <w:t xml:space="preserve"> A pointer with the value </w:t>
      </w:r>
      <w:r w:rsidRPr="009A3944">
        <w:rPr>
          <w:rStyle w:val="HTMLTypewriter"/>
          <w:rFonts w:ascii="Times New Roman" w:hAnsi="Times New Roman" w:cs="Times New Roman"/>
          <w:sz w:val="24"/>
          <w:szCs w:val="24"/>
        </w:rPr>
        <w:t>0</w:t>
      </w:r>
      <w:r w:rsidRPr="009A3944">
        <w:rPr>
          <w:rFonts w:ascii="Times New Roman" w:hAnsi="Times New Roman" w:cs="Times New Roman"/>
          <w:sz w:val="24"/>
        </w:rPr>
        <w:t xml:space="preserve"> or </w:t>
      </w:r>
      <w:r w:rsidRPr="009A3944">
        <w:rPr>
          <w:rStyle w:val="HTMLTypewriter"/>
          <w:rFonts w:ascii="Times New Roman" w:hAnsi="Times New Roman" w:cs="Times New Roman"/>
          <w:sz w:val="24"/>
          <w:szCs w:val="24"/>
        </w:rPr>
        <w:t>NULL</w:t>
      </w:r>
      <w:r w:rsidRPr="009A3944">
        <w:rPr>
          <w:rFonts w:ascii="Times New Roman" w:hAnsi="Times New Roman" w:cs="Times New Roman"/>
          <w:sz w:val="24"/>
        </w:rPr>
        <w:t xml:space="preserve"> points to nothing and is known as a </w:t>
      </w:r>
      <w:r w:rsidRPr="009A3944">
        <w:rPr>
          <w:rFonts w:ascii="Times New Roman" w:hAnsi="Times New Roman" w:cs="Times New Roman"/>
          <w:b/>
          <w:bCs w:val="0"/>
          <w:sz w:val="24"/>
        </w:rPr>
        <w:t>null pointer</w:t>
      </w:r>
      <w:r w:rsidRPr="009A3944">
        <w:rPr>
          <w:rFonts w:ascii="Times New Roman" w:hAnsi="Times New Roman" w:cs="Times New Roman"/>
          <w:sz w:val="24"/>
        </w:rPr>
        <w:t xml:space="preserve">. Symbolic constant </w:t>
      </w:r>
      <w:r w:rsidRPr="009A3944">
        <w:rPr>
          <w:rStyle w:val="HTMLTypewriter"/>
          <w:rFonts w:ascii="Times New Roman" w:hAnsi="Times New Roman" w:cs="Times New Roman"/>
          <w:sz w:val="24"/>
          <w:szCs w:val="24"/>
        </w:rPr>
        <w:t>NULL</w:t>
      </w:r>
      <w:r w:rsidRPr="009A3944">
        <w:rPr>
          <w:rFonts w:ascii="Times New Roman" w:hAnsi="Times New Roman" w:cs="Times New Roman"/>
          <w:sz w:val="24"/>
        </w:rPr>
        <w:t xml:space="preserve"> is defined in header file </w:t>
      </w:r>
      <w:r w:rsidRPr="009A3944">
        <w:rPr>
          <w:rStyle w:val="HTMLTypewriter"/>
          <w:rFonts w:ascii="Times New Roman" w:hAnsi="Times New Roman" w:cs="Times New Roman"/>
          <w:sz w:val="24"/>
          <w:szCs w:val="24"/>
        </w:rPr>
        <w:t>&lt;iostream&gt;</w:t>
      </w:r>
      <w:r w:rsidRPr="009A3944">
        <w:rPr>
          <w:rFonts w:ascii="Times New Roman" w:hAnsi="Times New Roman" w:cs="Times New Roman"/>
          <w:sz w:val="24"/>
        </w:rPr>
        <w:t xml:space="preserve"> (and in several other standard library header files) to represent the value </w:t>
      </w:r>
      <w:r w:rsidRPr="009A3944">
        <w:rPr>
          <w:rStyle w:val="HTMLTypewriter"/>
          <w:rFonts w:ascii="Times New Roman" w:hAnsi="Times New Roman" w:cs="Times New Roman"/>
          <w:sz w:val="24"/>
          <w:szCs w:val="24"/>
        </w:rPr>
        <w:t>0</w:t>
      </w:r>
      <w:r w:rsidRPr="009A3944">
        <w:rPr>
          <w:rFonts w:ascii="Times New Roman" w:hAnsi="Times New Roman" w:cs="Times New Roman"/>
          <w:sz w:val="24"/>
        </w:rPr>
        <w:t xml:space="preserve">. Initializing a pointer to </w:t>
      </w:r>
      <w:r w:rsidRPr="009A3944">
        <w:rPr>
          <w:rStyle w:val="HTMLTypewriter"/>
          <w:rFonts w:ascii="Times New Roman" w:hAnsi="Times New Roman" w:cs="Times New Roman"/>
          <w:sz w:val="24"/>
          <w:szCs w:val="24"/>
        </w:rPr>
        <w:t>NULL</w:t>
      </w:r>
      <w:r w:rsidRPr="009A3944">
        <w:rPr>
          <w:rFonts w:ascii="Times New Roman" w:hAnsi="Times New Roman" w:cs="Times New Roman"/>
          <w:sz w:val="24"/>
        </w:rPr>
        <w:t xml:space="preserve"> is equivalent to initializing a pointer to </w:t>
      </w:r>
      <w:r w:rsidRPr="009A3944">
        <w:rPr>
          <w:rStyle w:val="HTMLTypewriter"/>
          <w:rFonts w:ascii="Times New Roman" w:hAnsi="Times New Roman" w:cs="Times New Roman"/>
          <w:sz w:val="24"/>
          <w:szCs w:val="24"/>
        </w:rPr>
        <w:t>0</w:t>
      </w:r>
      <w:r w:rsidRPr="009A3944">
        <w:rPr>
          <w:rFonts w:ascii="Times New Roman" w:hAnsi="Times New Roman" w:cs="Times New Roman"/>
          <w:sz w:val="24"/>
        </w:rPr>
        <w:t xml:space="preserve">. The value </w:t>
      </w:r>
      <w:r w:rsidRPr="009A3944">
        <w:rPr>
          <w:rStyle w:val="HTMLTypewriter"/>
          <w:rFonts w:ascii="Times New Roman" w:hAnsi="Times New Roman" w:cs="Times New Roman"/>
          <w:sz w:val="24"/>
          <w:szCs w:val="24"/>
        </w:rPr>
        <w:t>0</w:t>
      </w:r>
      <w:r w:rsidRPr="009A3944">
        <w:rPr>
          <w:rFonts w:ascii="Times New Roman" w:hAnsi="Times New Roman" w:cs="Times New Roman"/>
          <w:sz w:val="24"/>
        </w:rPr>
        <w:t xml:space="preserve"> is the only integer value that can be assigned directly to a pointer variable without casting the integer to a pointer type first.</w:t>
      </w:r>
    </w:p>
    <w:p w:rsidR="00725934" w:rsidRPr="009A3944" w:rsidRDefault="00725934" w:rsidP="00725934">
      <w:pPr>
        <w:rPr>
          <w:rFonts w:cs="Courier New"/>
        </w:rPr>
      </w:pPr>
    </w:p>
    <w:p w:rsidR="00411FB0" w:rsidRPr="009A3944" w:rsidRDefault="00411FB0" w:rsidP="00411FB0">
      <w:pPr>
        <w:pStyle w:val="doctext"/>
        <w:spacing w:before="0" w:beforeAutospacing="0" w:after="0" w:afterAutospacing="0"/>
        <w:rPr>
          <w:i/>
        </w:rPr>
      </w:pPr>
      <w:r w:rsidRPr="009A3944">
        <w:rPr>
          <w:i/>
        </w:rPr>
        <w:t>Refer to Pages 349 - 350 in the textbook for the program</w:t>
      </w:r>
    </w:p>
    <w:p w:rsidR="00411FB0" w:rsidRPr="009A3944" w:rsidRDefault="00411FB0" w:rsidP="00725934">
      <w:pPr>
        <w:rPr>
          <w:rFonts w:cs="Courier New"/>
          <w:b/>
        </w:rPr>
      </w:pPr>
    </w:p>
    <w:p w:rsidR="00725934" w:rsidRPr="009A3944" w:rsidRDefault="003F4A7B" w:rsidP="00725934">
      <w:pPr>
        <w:ind w:left="720"/>
        <w:rPr>
          <w:rFonts w:ascii="Courier New" w:hAnsi="Courier New" w:cs="Courier New"/>
          <w:szCs w:val="20"/>
        </w:rPr>
      </w:pPr>
      <w:r>
        <w:rPr>
          <w:rFonts w:ascii="Courier New" w:hAnsi="Courier New" w:cs="Courier New"/>
          <w:noProof/>
          <w:szCs w:val="20"/>
        </w:rPr>
        <mc:AlternateContent>
          <mc:Choice Requires="wps">
            <w:drawing>
              <wp:anchor distT="0" distB="0" distL="114300" distR="114300" simplePos="0" relativeHeight="251685888" behindDoc="0" locked="0" layoutInCell="1" allowOverlap="1">
                <wp:simplePos x="0" y="0"/>
                <wp:positionH relativeFrom="column">
                  <wp:posOffset>-9525</wp:posOffset>
                </wp:positionH>
                <wp:positionV relativeFrom="paragraph">
                  <wp:posOffset>5715</wp:posOffset>
                </wp:positionV>
                <wp:extent cx="5554345" cy="2724150"/>
                <wp:effectExtent l="9525" t="5715" r="8255" b="13335"/>
                <wp:wrapNone/>
                <wp:docPr id="2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345" cy="2724150"/>
                        </a:xfrm>
                        <a:prstGeom prst="rect">
                          <a:avLst/>
                        </a:prstGeom>
                        <a:solidFill>
                          <a:schemeClr val="bg1">
                            <a:lumMod val="100000"/>
                            <a:lumOff val="0"/>
                          </a:schemeClr>
                        </a:solidFill>
                        <a:ln w="9525">
                          <a:solidFill>
                            <a:srgbClr val="000000"/>
                          </a:solidFill>
                          <a:miter lim="800000"/>
                          <a:headEnd/>
                          <a:tailEnd/>
                        </a:ln>
                      </wps:spPr>
                      <wps:txbx>
                        <w:txbxContent>
                          <w:p w:rsidR="009A3944" w:rsidRPr="00167293" w:rsidRDefault="009A3944" w:rsidP="00C344A1">
                            <w:pPr>
                              <w:rPr>
                                <w:rFonts w:ascii="Courier New" w:hAnsi="Courier New" w:cs="Courier New"/>
                                <w:szCs w:val="20"/>
                              </w:rPr>
                            </w:pPr>
                            <w:r w:rsidRPr="00167293">
                              <w:rPr>
                                <w:rFonts w:ascii="Courier New" w:hAnsi="Courier New" w:cs="Courier New"/>
                                <w:szCs w:val="20"/>
                              </w:rPr>
                              <w:t>Class Assignment 1</w:t>
                            </w:r>
                          </w:p>
                          <w:p w:rsidR="009A3944" w:rsidRPr="00167293" w:rsidRDefault="009A3944" w:rsidP="00C344A1">
                            <w:pPr>
                              <w:rPr>
                                <w:rFonts w:ascii="Courier New" w:hAnsi="Courier New" w:cs="Courier New"/>
                                <w:b/>
                                <w:szCs w:val="20"/>
                              </w:rPr>
                            </w:pPr>
                          </w:p>
                          <w:p w:rsidR="009A3944" w:rsidRPr="00167293" w:rsidRDefault="009A3944" w:rsidP="00C344A1">
                            <w:pPr>
                              <w:numPr>
                                <w:ilvl w:val="0"/>
                                <w:numId w:val="107"/>
                              </w:numPr>
                              <w:rPr>
                                <w:rFonts w:ascii="Courier New" w:hAnsi="Courier New" w:cs="Courier New"/>
                                <w:szCs w:val="20"/>
                              </w:rPr>
                            </w:pPr>
                            <w:r w:rsidRPr="00167293">
                              <w:rPr>
                                <w:rFonts w:ascii="Courier New" w:hAnsi="Courier New" w:cs="Courier New"/>
                                <w:szCs w:val="20"/>
                              </w:rPr>
                              <w:t xml:space="preserve">Declare a double variable called weight and initialize it to 128.4. </w:t>
                            </w:r>
                          </w:p>
                          <w:p w:rsidR="009A3944" w:rsidRPr="00167293" w:rsidRDefault="009A3944" w:rsidP="00C344A1">
                            <w:pPr>
                              <w:ind w:left="720"/>
                              <w:rPr>
                                <w:rFonts w:ascii="Courier New" w:hAnsi="Courier New" w:cs="Courier New"/>
                                <w:color w:val="808080"/>
                                <w:szCs w:val="20"/>
                              </w:rPr>
                            </w:pPr>
                          </w:p>
                          <w:p w:rsidR="009A3944" w:rsidRPr="00167293" w:rsidRDefault="009A3944" w:rsidP="00C344A1">
                            <w:pPr>
                              <w:numPr>
                                <w:ilvl w:val="0"/>
                                <w:numId w:val="107"/>
                              </w:numPr>
                              <w:rPr>
                                <w:rFonts w:ascii="Courier New" w:hAnsi="Courier New" w:cs="Courier New"/>
                                <w:szCs w:val="20"/>
                              </w:rPr>
                            </w:pPr>
                            <w:r w:rsidRPr="00167293">
                              <w:rPr>
                                <w:rFonts w:ascii="Courier New" w:hAnsi="Courier New" w:cs="Courier New"/>
                                <w:szCs w:val="20"/>
                              </w:rPr>
                              <w:t xml:space="preserve">Create a pointer named weightPtr and point it to the variable weight. </w:t>
                            </w:r>
                          </w:p>
                          <w:p w:rsidR="009A3944" w:rsidRPr="00167293" w:rsidRDefault="009A3944" w:rsidP="00C344A1">
                            <w:pPr>
                              <w:ind w:left="720"/>
                              <w:rPr>
                                <w:rFonts w:ascii="Courier New" w:hAnsi="Courier New" w:cs="Courier New"/>
                                <w:color w:val="808080"/>
                                <w:szCs w:val="20"/>
                              </w:rPr>
                            </w:pPr>
                          </w:p>
                          <w:p w:rsidR="009A3944" w:rsidRPr="00167293" w:rsidRDefault="009A3944" w:rsidP="00C344A1">
                            <w:pPr>
                              <w:numPr>
                                <w:ilvl w:val="0"/>
                                <w:numId w:val="107"/>
                              </w:numPr>
                              <w:rPr>
                                <w:rFonts w:ascii="Courier New" w:hAnsi="Courier New" w:cs="Courier New"/>
                                <w:szCs w:val="20"/>
                              </w:rPr>
                            </w:pPr>
                            <w:r w:rsidRPr="00167293">
                              <w:rPr>
                                <w:rFonts w:ascii="Courier New" w:hAnsi="Courier New" w:cs="Courier New"/>
                                <w:szCs w:val="20"/>
                              </w:rPr>
                              <w:t xml:space="preserve">Display the value directly using the variable itself. </w:t>
                            </w:r>
                          </w:p>
                          <w:p w:rsidR="009A3944" w:rsidRPr="00167293" w:rsidRDefault="009A3944" w:rsidP="00C344A1">
                            <w:pPr>
                              <w:rPr>
                                <w:rFonts w:ascii="Courier New" w:hAnsi="Courier New" w:cs="Courier New"/>
                                <w:szCs w:val="20"/>
                              </w:rPr>
                            </w:pPr>
                          </w:p>
                          <w:p w:rsidR="009A3944" w:rsidRPr="00167293" w:rsidRDefault="009A3944" w:rsidP="00C344A1">
                            <w:pPr>
                              <w:numPr>
                                <w:ilvl w:val="0"/>
                                <w:numId w:val="107"/>
                              </w:numPr>
                              <w:rPr>
                                <w:rFonts w:ascii="Courier New" w:hAnsi="Courier New" w:cs="Courier New"/>
                                <w:szCs w:val="20"/>
                              </w:rPr>
                            </w:pPr>
                            <w:r w:rsidRPr="00167293">
                              <w:rPr>
                                <w:rFonts w:ascii="Courier New" w:hAnsi="Courier New" w:cs="Courier New"/>
                                <w:szCs w:val="20"/>
                              </w:rPr>
                              <w:t>Display the address directly using the address of operator.</w:t>
                            </w:r>
                          </w:p>
                          <w:p w:rsidR="009A3944" w:rsidRPr="00167293" w:rsidRDefault="009A3944" w:rsidP="00C344A1">
                            <w:pPr>
                              <w:ind w:left="720"/>
                              <w:rPr>
                                <w:rFonts w:ascii="Courier New" w:hAnsi="Courier New" w:cs="Courier New"/>
                                <w:color w:val="808080"/>
                                <w:szCs w:val="20"/>
                              </w:rPr>
                            </w:pPr>
                          </w:p>
                          <w:p w:rsidR="009A3944" w:rsidRPr="00167293" w:rsidRDefault="009A3944" w:rsidP="00C344A1">
                            <w:pPr>
                              <w:numPr>
                                <w:ilvl w:val="0"/>
                                <w:numId w:val="107"/>
                              </w:numPr>
                              <w:rPr>
                                <w:rFonts w:ascii="Courier New" w:hAnsi="Courier New" w:cs="Courier New"/>
                                <w:szCs w:val="20"/>
                              </w:rPr>
                            </w:pPr>
                            <w:r w:rsidRPr="00167293">
                              <w:rPr>
                                <w:rFonts w:ascii="Courier New" w:hAnsi="Courier New" w:cs="Courier New"/>
                                <w:szCs w:val="20"/>
                              </w:rPr>
                              <w:t>Using the pointer display the value of the variable.</w:t>
                            </w:r>
                          </w:p>
                          <w:p w:rsidR="009A3944" w:rsidRPr="00167293" w:rsidRDefault="009A3944" w:rsidP="00C344A1">
                            <w:pPr>
                              <w:ind w:left="720"/>
                              <w:rPr>
                                <w:rFonts w:ascii="Courier New" w:hAnsi="Courier New" w:cs="Courier New"/>
                                <w:color w:val="808080"/>
                                <w:szCs w:val="20"/>
                              </w:rPr>
                            </w:pPr>
                          </w:p>
                          <w:p w:rsidR="009A3944" w:rsidRPr="00167293" w:rsidRDefault="009A3944" w:rsidP="00C344A1">
                            <w:pPr>
                              <w:numPr>
                                <w:ilvl w:val="0"/>
                                <w:numId w:val="107"/>
                              </w:numPr>
                              <w:rPr>
                                <w:rFonts w:ascii="Courier New" w:hAnsi="Courier New" w:cs="Courier New"/>
                                <w:szCs w:val="20"/>
                              </w:rPr>
                            </w:pPr>
                            <w:r w:rsidRPr="00167293">
                              <w:rPr>
                                <w:rFonts w:ascii="Courier New" w:hAnsi="Courier New" w:cs="Courier New"/>
                                <w:szCs w:val="20"/>
                              </w:rPr>
                              <w:t>Display the address of the variable using the pointer.</w:t>
                            </w:r>
                          </w:p>
                          <w:p w:rsidR="009A3944" w:rsidRPr="00167293" w:rsidRDefault="009A3944" w:rsidP="00C344A1">
                            <w:pPr>
                              <w:ind w:firstLine="720"/>
                              <w:rPr>
                                <w:rFonts w:ascii="Courier New" w:hAnsi="Courier New" w:cs="Courier New"/>
                                <w:szCs w:val="20"/>
                              </w:rPr>
                            </w:pPr>
                          </w:p>
                          <w:p w:rsidR="009A3944" w:rsidRPr="00167293" w:rsidRDefault="009A3944" w:rsidP="00C344A1">
                            <w:pPr>
                              <w:ind w:left="720"/>
                              <w:rPr>
                                <w:rFonts w:ascii="Courier New" w:hAnsi="Courier New" w:cs="Courier New"/>
                                <w:szCs w:val="20"/>
                              </w:rPr>
                            </w:pPr>
                            <w:r w:rsidRPr="00167293">
                              <w:rPr>
                                <w:rFonts w:ascii="Courier New" w:hAnsi="Courier New" w:cs="Courier New"/>
                                <w:szCs w:val="20"/>
                              </w:rPr>
                              <w:t xml:space="preserve">Test the above code in Visual Studio and correct compilation errors (if any) and execute the code. </w:t>
                            </w:r>
                          </w:p>
                          <w:p w:rsidR="009A3944" w:rsidRPr="00D7556A" w:rsidRDefault="009A3944" w:rsidP="00C344A1">
                            <w:pPr>
                              <w:spacing w:after="150"/>
                              <w:ind w:firstLine="720"/>
                              <w:rPr>
                                <w:rStyle w:val="HTMLTypewriter"/>
                                <w:b/>
                                <w:highlight w:val="yellow"/>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9" o:spid="_x0000_s1050" type="#_x0000_t202" style="position:absolute;left:0;text-align:left;margin-left:-.75pt;margin-top:.45pt;width:437.35pt;height:21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" fillcolor="white [3212]">
                <v:textbox>
                  <w:txbxContent>
                    <w:p w:rsidR="009A3944" w:rsidRPr="00167293" w:rsidRDefault="009A3944" w:rsidP="00C344A1">
                      <w:pPr>
                        <w:rPr>
                          <w:rFonts w:ascii="Courier New" w:hAnsi="Courier New" w:cs="Courier New"/>
                          <w:szCs w:val="20"/>
                        </w:rPr>
                      </w:pPr>
                      <w:r w:rsidRPr="00167293">
                        <w:rPr>
                          <w:rFonts w:ascii="Courier New" w:hAnsi="Courier New" w:cs="Courier New"/>
                          <w:szCs w:val="20"/>
                        </w:rPr>
                        <w:t>Class Assignment 1</w:t>
                      </w:r>
                    </w:p>
                    <w:p w:rsidR="009A3944" w:rsidRPr="00167293" w:rsidRDefault="009A3944" w:rsidP="00C344A1">
                      <w:pPr>
                        <w:rPr>
                          <w:rFonts w:ascii="Courier New" w:hAnsi="Courier New" w:cs="Courier New"/>
                          <w:b/>
                          <w:szCs w:val="20"/>
                        </w:rPr>
                      </w:pPr>
                    </w:p>
                    <w:p w:rsidR="009A3944" w:rsidRPr="00167293" w:rsidRDefault="009A3944" w:rsidP="00C344A1">
                      <w:pPr>
                        <w:numPr>
                          <w:ilvl w:val="0"/>
                          <w:numId w:val="107"/>
                        </w:numPr>
                        <w:rPr>
                          <w:rFonts w:ascii="Courier New" w:hAnsi="Courier New" w:cs="Courier New"/>
                          <w:szCs w:val="20"/>
                        </w:rPr>
                      </w:pPr>
                      <w:r w:rsidRPr="00167293">
                        <w:rPr>
                          <w:rFonts w:ascii="Courier New" w:hAnsi="Courier New" w:cs="Courier New"/>
                          <w:szCs w:val="20"/>
                        </w:rPr>
                        <w:t xml:space="preserve">Declare a double variable called weight and initialize it to 128.4. </w:t>
                      </w:r>
                    </w:p>
                    <w:p w:rsidR="009A3944" w:rsidRPr="00167293" w:rsidRDefault="009A3944" w:rsidP="00C344A1">
                      <w:pPr>
                        <w:ind w:left="720"/>
                        <w:rPr>
                          <w:rFonts w:ascii="Courier New" w:hAnsi="Courier New" w:cs="Courier New"/>
                          <w:color w:val="808080"/>
                          <w:szCs w:val="20"/>
                        </w:rPr>
                      </w:pPr>
                    </w:p>
                    <w:p w:rsidR="009A3944" w:rsidRPr="00167293" w:rsidRDefault="009A3944" w:rsidP="00C344A1">
                      <w:pPr>
                        <w:numPr>
                          <w:ilvl w:val="0"/>
                          <w:numId w:val="107"/>
                        </w:numPr>
                        <w:rPr>
                          <w:rFonts w:ascii="Courier New" w:hAnsi="Courier New" w:cs="Courier New"/>
                          <w:szCs w:val="20"/>
                        </w:rPr>
                      </w:pPr>
                      <w:r w:rsidRPr="00167293">
                        <w:rPr>
                          <w:rFonts w:ascii="Courier New" w:hAnsi="Courier New" w:cs="Courier New"/>
                          <w:szCs w:val="20"/>
                        </w:rPr>
                        <w:t xml:space="preserve">Create a pointer named weightPtr and point it to the variable weight. </w:t>
                      </w:r>
                    </w:p>
                    <w:p w:rsidR="009A3944" w:rsidRPr="00167293" w:rsidRDefault="009A3944" w:rsidP="00C344A1">
                      <w:pPr>
                        <w:ind w:left="720"/>
                        <w:rPr>
                          <w:rFonts w:ascii="Courier New" w:hAnsi="Courier New" w:cs="Courier New"/>
                          <w:color w:val="808080"/>
                          <w:szCs w:val="20"/>
                        </w:rPr>
                      </w:pPr>
                    </w:p>
                    <w:p w:rsidR="009A3944" w:rsidRPr="00167293" w:rsidRDefault="009A3944" w:rsidP="00C344A1">
                      <w:pPr>
                        <w:numPr>
                          <w:ilvl w:val="0"/>
                          <w:numId w:val="107"/>
                        </w:numPr>
                        <w:rPr>
                          <w:rFonts w:ascii="Courier New" w:hAnsi="Courier New" w:cs="Courier New"/>
                          <w:szCs w:val="20"/>
                        </w:rPr>
                      </w:pPr>
                      <w:r w:rsidRPr="00167293">
                        <w:rPr>
                          <w:rFonts w:ascii="Courier New" w:hAnsi="Courier New" w:cs="Courier New"/>
                          <w:szCs w:val="20"/>
                        </w:rPr>
                        <w:t xml:space="preserve">Display the value directly using the variable itself. </w:t>
                      </w:r>
                    </w:p>
                    <w:p w:rsidR="009A3944" w:rsidRPr="00167293" w:rsidRDefault="009A3944" w:rsidP="00C344A1">
                      <w:pPr>
                        <w:rPr>
                          <w:rFonts w:ascii="Courier New" w:hAnsi="Courier New" w:cs="Courier New"/>
                          <w:szCs w:val="20"/>
                        </w:rPr>
                      </w:pPr>
                    </w:p>
                    <w:p w:rsidR="009A3944" w:rsidRPr="00167293" w:rsidRDefault="009A3944" w:rsidP="00C344A1">
                      <w:pPr>
                        <w:numPr>
                          <w:ilvl w:val="0"/>
                          <w:numId w:val="107"/>
                        </w:numPr>
                        <w:rPr>
                          <w:rFonts w:ascii="Courier New" w:hAnsi="Courier New" w:cs="Courier New"/>
                          <w:szCs w:val="20"/>
                        </w:rPr>
                      </w:pPr>
                      <w:r w:rsidRPr="00167293">
                        <w:rPr>
                          <w:rFonts w:ascii="Courier New" w:hAnsi="Courier New" w:cs="Courier New"/>
                          <w:szCs w:val="20"/>
                        </w:rPr>
                        <w:t>Display the address directly using the address of operator.</w:t>
                      </w:r>
                    </w:p>
                    <w:p w:rsidR="009A3944" w:rsidRPr="00167293" w:rsidRDefault="009A3944" w:rsidP="00C344A1">
                      <w:pPr>
                        <w:ind w:left="720"/>
                        <w:rPr>
                          <w:rFonts w:ascii="Courier New" w:hAnsi="Courier New" w:cs="Courier New"/>
                          <w:color w:val="808080"/>
                          <w:szCs w:val="20"/>
                        </w:rPr>
                      </w:pPr>
                    </w:p>
                    <w:p w:rsidR="009A3944" w:rsidRPr="00167293" w:rsidRDefault="009A3944" w:rsidP="00C344A1">
                      <w:pPr>
                        <w:numPr>
                          <w:ilvl w:val="0"/>
                          <w:numId w:val="107"/>
                        </w:numPr>
                        <w:rPr>
                          <w:rFonts w:ascii="Courier New" w:hAnsi="Courier New" w:cs="Courier New"/>
                          <w:szCs w:val="20"/>
                        </w:rPr>
                      </w:pPr>
                      <w:r w:rsidRPr="00167293">
                        <w:rPr>
                          <w:rFonts w:ascii="Courier New" w:hAnsi="Courier New" w:cs="Courier New"/>
                          <w:szCs w:val="20"/>
                        </w:rPr>
                        <w:t>Using the pointer display the value of the variable.</w:t>
                      </w:r>
                    </w:p>
                    <w:p w:rsidR="009A3944" w:rsidRPr="00167293" w:rsidRDefault="009A3944" w:rsidP="00C344A1">
                      <w:pPr>
                        <w:ind w:left="720"/>
                        <w:rPr>
                          <w:rFonts w:ascii="Courier New" w:hAnsi="Courier New" w:cs="Courier New"/>
                          <w:color w:val="808080"/>
                          <w:szCs w:val="20"/>
                        </w:rPr>
                      </w:pPr>
                    </w:p>
                    <w:p w:rsidR="009A3944" w:rsidRPr="00167293" w:rsidRDefault="009A3944" w:rsidP="00C344A1">
                      <w:pPr>
                        <w:numPr>
                          <w:ilvl w:val="0"/>
                          <w:numId w:val="107"/>
                        </w:numPr>
                        <w:rPr>
                          <w:rFonts w:ascii="Courier New" w:hAnsi="Courier New" w:cs="Courier New"/>
                          <w:szCs w:val="20"/>
                        </w:rPr>
                      </w:pPr>
                      <w:r w:rsidRPr="00167293">
                        <w:rPr>
                          <w:rFonts w:ascii="Courier New" w:hAnsi="Courier New" w:cs="Courier New"/>
                          <w:szCs w:val="20"/>
                        </w:rPr>
                        <w:t>Display the address of the variable using the pointer.</w:t>
                      </w:r>
                    </w:p>
                    <w:p w:rsidR="009A3944" w:rsidRPr="00167293" w:rsidRDefault="009A3944" w:rsidP="00C344A1">
                      <w:pPr>
                        <w:ind w:firstLine="720"/>
                        <w:rPr>
                          <w:rFonts w:ascii="Courier New" w:hAnsi="Courier New" w:cs="Courier New"/>
                          <w:szCs w:val="20"/>
                        </w:rPr>
                      </w:pPr>
                    </w:p>
                    <w:p w:rsidR="009A3944" w:rsidRPr="00167293" w:rsidRDefault="009A3944" w:rsidP="00C344A1">
                      <w:pPr>
                        <w:ind w:left="720"/>
                        <w:rPr>
                          <w:rFonts w:ascii="Courier New" w:hAnsi="Courier New" w:cs="Courier New"/>
                          <w:szCs w:val="20"/>
                        </w:rPr>
                      </w:pPr>
                      <w:r w:rsidRPr="00167293">
                        <w:rPr>
                          <w:rFonts w:ascii="Courier New" w:hAnsi="Courier New" w:cs="Courier New"/>
                          <w:szCs w:val="20"/>
                        </w:rPr>
                        <w:t xml:space="preserve">Test the above code in Visual Studio and correct compilation errors (if any) and execute the code. </w:t>
                      </w:r>
                    </w:p>
                    <w:p w:rsidR="009A3944" w:rsidRPr="00D7556A" w:rsidRDefault="009A3944" w:rsidP="00C344A1">
                      <w:pPr>
                        <w:spacing w:after="150"/>
                        <w:ind w:firstLine="720"/>
                        <w:rPr>
                          <w:rStyle w:val="HTMLTypewriter"/>
                          <w:b/>
                          <w:highlight w:val="yellow"/>
                        </w:rPr>
                      </w:pPr>
                    </w:p>
                  </w:txbxContent>
                </v:textbox>
              </v:shape>
            </w:pict>
          </mc:Fallback>
        </mc:AlternateContent>
      </w:r>
    </w:p>
    <w:p w:rsidR="00C344A1" w:rsidRPr="009A3944" w:rsidRDefault="00C344A1" w:rsidP="00725934">
      <w:pPr>
        <w:ind w:left="720"/>
        <w:rPr>
          <w:rFonts w:ascii="Courier New" w:hAnsi="Courier New" w:cs="Courier New"/>
          <w:szCs w:val="20"/>
        </w:rPr>
      </w:pPr>
    </w:p>
    <w:p w:rsidR="00C344A1" w:rsidRPr="009A3944" w:rsidRDefault="00C344A1" w:rsidP="00725934">
      <w:pPr>
        <w:ind w:left="720"/>
        <w:rPr>
          <w:rFonts w:ascii="Courier New" w:hAnsi="Courier New" w:cs="Courier New"/>
          <w:szCs w:val="20"/>
        </w:rPr>
      </w:pPr>
    </w:p>
    <w:p w:rsidR="00C344A1" w:rsidRPr="009A3944" w:rsidRDefault="00C344A1" w:rsidP="00725934">
      <w:pPr>
        <w:ind w:left="720"/>
        <w:rPr>
          <w:rFonts w:ascii="Courier New" w:hAnsi="Courier New" w:cs="Courier New"/>
          <w:szCs w:val="20"/>
        </w:rPr>
      </w:pPr>
    </w:p>
    <w:p w:rsidR="00C344A1" w:rsidRPr="009A3944" w:rsidRDefault="00C344A1" w:rsidP="00725934">
      <w:pPr>
        <w:ind w:left="720"/>
        <w:rPr>
          <w:rFonts w:ascii="Courier New" w:hAnsi="Courier New" w:cs="Courier New"/>
          <w:szCs w:val="20"/>
        </w:rPr>
      </w:pPr>
    </w:p>
    <w:p w:rsidR="00C344A1" w:rsidRPr="009A3944" w:rsidRDefault="00C344A1" w:rsidP="00725934">
      <w:pPr>
        <w:ind w:left="720"/>
        <w:rPr>
          <w:rFonts w:ascii="Courier New" w:hAnsi="Courier New" w:cs="Courier New"/>
          <w:szCs w:val="20"/>
        </w:rPr>
      </w:pPr>
    </w:p>
    <w:p w:rsidR="00C344A1" w:rsidRPr="009A3944" w:rsidRDefault="00C344A1" w:rsidP="00725934">
      <w:pPr>
        <w:ind w:left="720"/>
        <w:rPr>
          <w:rFonts w:ascii="Courier New" w:hAnsi="Courier New" w:cs="Courier New"/>
          <w:szCs w:val="20"/>
        </w:rPr>
      </w:pPr>
    </w:p>
    <w:p w:rsidR="00C344A1" w:rsidRPr="009A3944" w:rsidRDefault="00C344A1" w:rsidP="00725934">
      <w:pPr>
        <w:ind w:left="720"/>
        <w:rPr>
          <w:rFonts w:ascii="Courier New" w:hAnsi="Courier New" w:cs="Courier New"/>
          <w:szCs w:val="20"/>
        </w:rPr>
      </w:pPr>
    </w:p>
    <w:p w:rsidR="00C344A1" w:rsidRPr="009A3944" w:rsidRDefault="00C344A1" w:rsidP="00725934">
      <w:pPr>
        <w:ind w:left="720"/>
        <w:rPr>
          <w:rFonts w:ascii="Courier New" w:hAnsi="Courier New" w:cs="Courier New"/>
          <w:szCs w:val="20"/>
        </w:rPr>
      </w:pPr>
    </w:p>
    <w:p w:rsidR="00C344A1" w:rsidRPr="009A3944" w:rsidRDefault="00C344A1" w:rsidP="00725934">
      <w:pPr>
        <w:ind w:left="720"/>
        <w:rPr>
          <w:rFonts w:ascii="Courier New" w:hAnsi="Courier New" w:cs="Courier New"/>
          <w:szCs w:val="20"/>
        </w:rPr>
      </w:pPr>
    </w:p>
    <w:p w:rsidR="00C344A1" w:rsidRPr="009A3944" w:rsidRDefault="00C344A1" w:rsidP="00725934">
      <w:pPr>
        <w:ind w:left="720"/>
        <w:rPr>
          <w:rFonts w:ascii="Courier New" w:hAnsi="Courier New" w:cs="Courier New"/>
          <w:szCs w:val="20"/>
        </w:rPr>
      </w:pPr>
    </w:p>
    <w:p w:rsidR="00C344A1" w:rsidRPr="009A3944" w:rsidRDefault="00C344A1" w:rsidP="00725934">
      <w:pPr>
        <w:ind w:left="720"/>
        <w:rPr>
          <w:rFonts w:ascii="Courier New" w:hAnsi="Courier New" w:cs="Courier New"/>
          <w:szCs w:val="20"/>
        </w:rPr>
      </w:pPr>
    </w:p>
    <w:p w:rsidR="00C344A1" w:rsidRPr="009A3944" w:rsidRDefault="00C344A1" w:rsidP="00725934">
      <w:pPr>
        <w:ind w:left="720"/>
        <w:rPr>
          <w:rFonts w:ascii="Courier New" w:hAnsi="Courier New" w:cs="Courier New"/>
          <w:szCs w:val="20"/>
        </w:rPr>
      </w:pPr>
    </w:p>
    <w:p w:rsidR="00C344A1" w:rsidRPr="009A3944" w:rsidRDefault="00C344A1" w:rsidP="00725934">
      <w:pPr>
        <w:ind w:left="720"/>
        <w:rPr>
          <w:rFonts w:ascii="Courier New" w:hAnsi="Courier New" w:cs="Courier New"/>
          <w:szCs w:val="20"/>
        </w:rPr>
      </w:pPr>
    </w:p>
    <w:p w:rsidR="00C344A1" w:rsidRPr="009A3944" w:rsidRDefault="00C344A1" w:rsidP="00725934">
      <w:pPr>
        <w:ind w:left="720"/>
        <w:rPr>
          <w:rFonts w:ascii="Courier New" w:hAnsi="Courier New" w:cs="Courier New"/>
          <w:szCs w:val="20"/>
        </w:rPr>
      </w:pPr>
    </w:p>
    <w:p w:rsidR="00C344A1" w:rsidRPr="009A3944" w:rsidRDefault="00C344A1" w:rsidP="00725934">
      <w:pPr>
        <w:ind w:left="720"/>
        <w:rPr>
          <w:rFonts w:ascii="Courier New" w:hAnsi="Courier New" w:cs="Courier New"/>
          <w:szCs w:val="20"/>
        </w:rPr>
      </w:pPr>
    </w:p>
    <w:p w:rsidR="00C344A1" w:rsidRPr="009A3944" w:rsidRDefault="00C344A1" w:rsidP="00725934">
      <w:pPr>
        <w:ind w:left="720"/>
        <w:rPr>
          <w:rFonts w:ascii="Courier New" w:hAnsi="Courier New" w:cs="Courier New"/>
          <w:szCs w:val="20"/>
        </w:rPr>
      </w:pPr>
    </w:p>
    <w:p w:rsidR="00C344A1" w:rsidRPr="009A3944" w:rsidRDefault="00C344A1" w:rsidP="00725934">
      <w:pPr>
        <w:ind w:left="720"/>
        <w:rPr>
          <w:rFonts w:ascii="Courier New" w:hAnsi="Courier New" w:cs="Courier New"/>
          <w:szCs w:val="20"/>
        </w:rPr>
      </w:pPr>
    </w:p>
    <w:p w:rsidR="00C344A1" w:rsidRPr="009A3944" w:rsidRDefault="00C344A1" w:rsidP="00725934">
      <w:pPr>
        <w:ind w:left="720"/>
        <w:rPr>
          <w:rFonts w:ascii="Courier New" w:hAnsi="Courier New" w:cs="Courier New"/>
          <w:szCs w:val="20"/>
        </w:rPr>
      </w:pPr>
    </w:p>
    <w:p w:rsidR="00C344A1" w:rsidRPr="009A3944" w:rsidRDefault="00C344A1" w:rsidP="00725934">
      <w:pPr>
        <w:ind w:left="720"/>
        <w:rPr>
          <w:rFonts w:ascii="Courier New" w:hAnsi="Courier New" w:cs="Courier New"/>
          <w:szCs w:val="20"/>
        </w:rPr>
      </w:pPr>
    </w:p>
    <w:p w:rsidR="00C344A1" w:rsidRPr="009A3944" w:rsidRDefault="003F4A7B" w:rsidP="00725934">
      <w:pPr>
        <w:ind w:left="720"/>
        <w:rPr>
          <w:rFonts w:ascii="Courier New" w:hAnsi="Courier New" w:cs="Courier New"/>
          <w:szCs w:val="20"/>
        </w:rPr>
      </w:pPr>
      <w:r>
        <w:rPr>
          <w:rFonts w:cs="Courier New"/>
          <w:noProof/>
        </w:rPr>
        <mc:AlternateContent>
          <mc:Choice Requires="wps">
            <w:drawing>
              <wp:anchor distT="0" distB="0" distL="114300" distR="114300" simplePos="0" relativeHeight="251686912" behindDoc="0" locked="0" layoutInCell="1" allowOverlap="1">
                <wp:simplePos x="0" y="0"/>
                <wp:positionH relativeFrom="column">
                  <wp:posOffset>28575</wp:posOffset>
                </wp:positionH>
                <wp:positionV relativeFrom="paragraph">
                  <wp:posOffset>10795</wp:posOffset>
                </wp:positionV>
                <wp:extent cx="5467350" cy="1114425"/>
                <wp:effectExtent l="9525" t="10795" r="9525" b="8255"/>
                <wp:wrapNone/>
                <wp:docPr id="2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114425"/>
                        </a:xfrm>
                        <a:prstGeom prst="rect">
                          <a:avLst/>
                        </a:prstGeom>
                        <a:solidFill>
                          <a:schemeClr val="bg1">
                            <a:lumMod val="100000"/>
                            <a:lumOff val="0"/>
                          </a:schemeClr>
                        </a:solidFill>
                        <a:ln w="9525">
                          <a:solidFill>
                            <a:srgbClr val="000000"/>
                          </a:solidFill>
                          <a:miter lim="800000"/>
                          <a:headEnd/>
                          <a:tailEnd/>
                        </a:ln>
                      </wps:spPr>
                      <wps:txbx>
                        <w:txbxContent>
                          <w:p w:rsidR="009A3944" w:rsidRPr="00167293" w:rsidRDefault="009A3944" w:rsidP="00B46E6E">
                            <w:pPr>
                              <w:rPr>
                                <w:rFonts w:ascii="Courier New" w:hAnsi="Courier New" w:cs="Courier New"/>
                                <w:szCs w:val="20"/>
                              </w:rPr>
                            </w:pPr>
                            <w:r w:rsidRPr="00167293">
                              <w:rPr>
                                <w:rFonts w:ascii="Courier New" w:hAnsi="Courier New" w:cs="Courier New"/>
                                <w:szCs w:val="20"/>
                              </w:rPr>
                              <w:t>Class Assignment 2</w:t>
                            </w:r>
                          </w:p>
                          <w:p w:rsidR="009A3944" w:rsidRPr="00167293" w:rsidRDefault="009A3944" w:rsidP="00B46E6E">
                            <w:pPr>
                              <w:rPr>
                                <w:rFonts w:ascii="Courier New" w:hAnsi="Courier New" w:cs="Courier New"/>
                                <w:szCs w:val="20"/>
                              </w:rPr>
                            </w:pPr>
                          </w:p>
                          <w:p w:rsidR="009A3944" w:rsidRPr="00167293" w:rsidRDefault="009A3944" w:rsidP="00B46E6E">
                            <w:pPr>
                              <w:rPr>
                                <w:rFonts w:ascii="Courier New" w:hAnsi="Courier New" w:cs="Courier New"/>
                                <w:szCs w:val="20"/>
                              </w:rPr>
                            </w:pPr>
                            <w:r w:rsidRPr="00167293">
                              <w:rPr>
                                <w:rFonts w:ascii="Courier New" w:hAnsi="Courier New" w:cs="Courier New"/>
                                <w:szCs w:val="20"/>
                              </w:rPr>
                              <w:t>Modify assignment 1 by adding the following lines of code:</w:t>
                            </w:r>
                          </w:p>
                          <w:p w:rsidR="009A3944" w:rsidRPr="00167293" w:rsidRDefault="009A3944" w:rsidP="00B46E6E">
                            <w:pPr>
                              <w:numPr>
                                <w:ilvl w:val="0"/>
                                <w:numId w:val="108"/>
                              </w:numPr>
                              <w:rPr>
                                <w:rFonts w:ascii="Courier New" w:hAnsi="Courier New" w:cs="Courier New"/>
                                <w:szCs w:val="20"/>
                              </w:rPr>
                            </w:pPr>
                            <w:r w:rsidRPr="00167293">
                              <w:rPr>
                                <w:rFonts w:ascii="Courier New" w:hAnsi="Courier New" w:cs="Courier New"/>
                                <w:szCs w:val="20"/>
                              </w:rPr>
                              <w:t>Set the value of the variable weight to 149.3</w:t>
                            </w:r>
                          </w:p>
                          <w:p w:rsidR="009A3944" w:rsidRPr="00167293" w:rsidRDefault="009A3944" w:rsidP="00B46E6E">
                            <w:pPr>
                              <w:numPr>
                                <w:ilvl w:val="0"/>
                                <w:numId w:val="108"/>
                              </w:numPr>
                              <w:rPr>
                                <w:rFonts w:ascii="Courier New" w:hAnsi="Courier New" w:cs="Courier New"/>
                                <w:szCs w:val="20"/>
                              </w:rPr>
                            </w:pPr>
                            <w:r w:rsidRPr="00167293">
                              <w:rPr>
                                <w:rFonts w:ascii="Courier New" w:hAnsi="Courier New" w:cs="Courier New"/>
                                <w:szCs w:val="20"/>
                              </w:rPr>
                              <w:t>Repeat steps 3 through 6.</w:t>
                            </w:r>
                          </w:p>
                          <w:p w:rsidR="009A3944" w:rsidRPr="00167293" w:rsidRDefault="009A3944" w:rsidP="00B46E6E">
                            <w:pPr>
                              <w:numPr>
                                <w:ilvl w:val="0"/>
                                <w:numId w:val="108"/>
                              </w:numPr>
                              <w:rPr>
                                <w:rFonts w:ascii="Courier New" w:hAnsi="Courier New" w:cs="Courier New"/>
                                <w:szCs w:val="20"/>
                              </w:rPr>
                            </w:pPr>
                            <w:r w:rsidRPr="00167293">
                              <w:rPr>
                                <w:rFonts w:ascii="Courier New" w:hAnsi="Courier New" w:cs="Courier New"/>
                                <w:szCs w:val="20"/>
                              </w:rPr>
                              <w:t>Now set *weightPointer to 173.8</w:t>
                            </w:r>
                          </w:p>
                          <w:p w:rsidR="009A3944" w:rsidRPr="00167293" w:rsidRDefault="009A3944" w:rsidP="00B46E6E">
                            <w:pPr>
                              <w:numPr>
                                <w:ilvl w:val="0"/>
                                <w:numId w:val="108"/>
                              </w:numPr>
                              <w:rPr>
                                <w:rFonts w:ascii="Courier New" w:hAnsi="Courier New" w:cs="Courier New"/>
                                <w:szCs w:val="20"/>
                              </w:rPr>
                            </w:pPr>
                            <w:r w:rsidRPr="00167293">
                              <w:rPr>
                                <w:rFonts w:ascii="Courier New" w:hAnsi="Courier New" w:cs="Courier New"/>
                                <w:szCs w:val="20"/>
                              </w:rPr>
                              <w:t>Repeat steps 3 through 6.</w:t>
                            </w:r>
                          </w:p>
                          <w:p w:rsidR="009A3944" w:rsidRPr="00D7556A" w:rsidRDefault="009A3944" w:rsidP="00B46E6E">
                            <w:pPr>
                              <w:spacing w:after="150"/>
                              <w:ind w:firstLine="720"/>
                              <w:rPr>
                                <w:rStyle w:val="HTMLTypewriter"/>
                                <w:b/>
                                <w:highlight w:val="yellow"/>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0" o:spid="_x0000_s1051" type="#_x0000_t202" style="position:absolute;left:0;text-align:left;margin-left:2.25pt;margin-top:.85pt;width:430.5pt;height:87.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" fillcolor="white [3212]">
                <v:textbox>
                  <w:txbxContent>
                    <w:p w:rsidR="009A3944" w:rsidRPr="00167293" w:rsidRDefault="009A3944" w:rsidP="00B46E6E">
                      <w:pPr>
                        <w:rPr>
                          <w:rFonts w:ascii="Courier New" w:hAnsi="Courier New" w:cs="Courier New"/>
                          <w:szCs w:val="20"/>
                        </w:rPr>
                      </w:pPr>
                      <w:r w:rsidRPr="00167293">
                        <w:rPr>
                          <w:rFonts w:ascii="Courier New" w:hAnsi="Courier New" w:cs="Courier New"/>
                          <w:szCs w:val="20"/>
                        </w:rPr>
                        <w:t>Class Assignment 2</w:t>
                      </w:r>
                    </w:p>
                    <w:p w:rsidR="009A3944" w:rsidRPr="00167293" w:rsidRDefault="009A3944" w:rsidP="00B46E6E">
                      <w:pPr>
                        <w:rPr>
                          <w:rFonts w:ascii="Courier New" w:hAnsi="Courier New" w:cs="Courier New"/>
                          <w:szCs w:val="20"/>
                        </w:rPr>
                      </w:pPr>
                    </w:p>
                    <w:p w:rsidR="009A3944" w:rsidRPr="00167293" w:rsidRDefault="009A3944" w:rsidP="00B46E6E">
                      <w:pPr>
                        <w:rPr>
                          <w:rFonts w:ascii="Courier New" w:hAnsi="Courier New" w:cs="Courier New"/>
                          <w:szCs w:val="20"/>
                        </w:rPr>
                      </w:pPr>
                      <w:r w:rsidRPr="00167293">
                        <w:rPr>
                          <w:rFonts w:ascii="Courier New" w:hAnsi="Courier New" w:cs="Courier New"/>
                          <w:szCs w:val="20"/>
                        </w:rPr>
                        <w:t>Modify assignment 1 by adding the following lines of code:</w:t>
                      </w:r>
                    </w:p>
                    <w:p w:rsidR="009A3944" w:rsidRPr="00167293" w:rsidRDefault="009A3944" w:rsidP="00B46E6E">
                      <w:pPr>
                        <w:numPr>
                          <w:ilvl w:val="0"/>
                          <w:numId w:val="108"/>
                        </w:numPr>
                        <w:rPr>
                          <w:rFonts w:ascii="Courier New" w:hAnsi="Courier New" w:cs="Courier New"/>
                          <w:szCs w:val="20"/>
                        </w:rPr>
                      </w:pPr>
                      <w:r w:rsidRPr="00167293">
                        <w:rPr>
                          <w:rFonts w:ascii="Courier New" w:hAnsi="Courier New" w:cs="Courier New"/>
                          <w:szCs w:val="20"/>
                        </w:rPr>
                        <w:t>Set the value of the variable weight to 149.3</w:t>
                      </w:r>
                    </w:p>
                    <w:p w:rsidR="009A3944" w:rsidRPr="00167293" w:rsidRDefault="009A3944" w:rsidP="00B46E6E">
                      <w:pPr>
                        <w:numPr>
                          <w:ilvl w:val="0"/>
                          <w:numId w:val="108"/>
                        </w:numPr>
                        <w:rPr>
                          <w:rFonts w:ascii="Courier New" w:hAnsi="Courier New" w:cs="Courier New"/>
                          <w:szCs w:val="20"/>
                        </w:rPr>
                      </w:pPr>
                      <w:r w:rsidRPr="00167293">
                        <w:rPr>
                          <w:rFonts w:ascii="Courier New" w:hAnsi="Courier New" w:cs="Courier New"/>
                          <w:szCs w:val="20"/>
                        </w:rPr>
                        <w:t>Repeat steps 3 through 6.</w:t>
                      </w:r>
                    </w:p>
                    <w:p w:rsidR="009A3944" w:rsidRPr="00167293" w:rsidRDefault="009A3944" w:rsidP="00B46E6E">
                      <w:pPr>
                        <w:numPr>
                          <w:ilvl w:val="0"/>
                          <w:numId w:val="108"/>
                        </w:numPr>
                        <w:rPr>
                          <w:rFonts w:ascii="Courier New" w:hAnsi="Courier New" w:cs="Courier New"/>
                          <w:szCs w:val="20"/>
                        </w:rPr>
                      </w:pPr>
                      <w:r w:rsidRPr="00167293">
                        <w:rPr>
                          <w:rFonts w:ascii="Courier New" w:hAnsi="Courier New" w:cs="Courier New"/>
                          <w:szCs w:val="20"/>
                        </w:rPr>
                        <w:t>Now set *weightPointer to 173.8</w:t>
                      </w:r>
                    </w:p>
                    <w:p w:rsidR="009A3944" w:rsidRPr="00167293" w:rsidRDefault="009A3944" w:rsidP="00B46E6E">
                      <w:pPr>
                        <w:numPr>
                          <w:ilvl w:val="0"/>
                          <w:numId w:val="108"/>
                        </w:numPr>
                        <w:rPr>
                          <w:rFonts w:ascii="Courier New" w:hAnsi="Courier New" w:cs="Courier New"/>
                          <w:szCs w:val="20"/>
                        </w:rPr>
                      </w:pPr>
                      <w:r w:rsidRPr="00167293">
                        <w:rPr>
                          <w:rFonts w:ascii="Courier New" w:hAnsi="Courier New" w:cs="Courier New"/>
                          <w:szCs w:val="20"/>
                        </w:rPr>
                        <w:t>Repeat steps 3 through 6.</w:t>
                      </w:r>
                    </w:p>
                    <w:p w:rsidR="009A3944" w:rsidRPr="00D7556A" w:rsidRDefault="009A3944" w:rsidP="00B46E6E">
                      <w:pPr>
                        <w:spacing w:after="150"/>
                        <w:ind w:firstLine="720"/>
                        <w:rPr>
                          <w:rStyle w:val="HTMLTypewriter"/>
                          <w:b/>
                          <w:highlight w:val="yellow"/>
                        </w:rPr>
                      </w:pPr>
                    </w:p>
                  </w:txbxContent>
                </v:textbox>
              </v:shape>
            </w:pict>
          </mc:Fallback>
        </mc:AlternateContent>
      </w:r>
    </w:p>
    <w:p w:rsidR="00C344A1" w:rsidRPr="009A3944" w:rsidRDefault="00C344A1" w:rsidP="00725934">
      <w:pPr>
        <w:ind w:left="720"/>
        <w:rPr>
          <w:rFonts w:ascii="Courier New" w:hAnsi="Courier New" w:cs="Courier New"/>
          <w:szCs w:val="20"/>
        </w:rPr>
      </w:pPr>
    </w:p>
    <w:p w:rsidR="00725934" w:rsidRPr="009A3944" w:rsidRDefault="00725934" w:rsidP="00725934">
      <w:pPr>
        <w:rPr>
          <w:rFonts w:cs="Courier New"/>
        </w:rPr>
      </w:pPr>
    </w:p>
    <w:p w:rsidR="00B46E6E" w:rsidRPr="009A3944" w:rsidRDefault="00B46E6E" w:rsidP="00725934">
      <w:pPr>
        <w:rPr>
          <w:rFonts w:cs="Courier New"/>
        </w:rPr>
      </w:pPr>
    </w:p>
    <w:p w:rsidR="00B46E6E" w:rsidRPr="009A3944" w:rsidRDefault="00B46E6E" w:rsidP="00725934">
      <w:pPr>
        <w:rPr>
          <w:rFonts w:cs="Courier New"/>
        </w:rPr>
      </w:pPr>
    </w:p>
    <w:p w:rsidR="00B46E6E" w:rsidRPr="009A3944" w:rsidRDefault="00B46E6E" w:rsidP="00725934">
      <w:pPr>
        <w:rPr>
          <w:rFonts w:cs="Courier New"/>
        </w:rPr>
      </w:pPr>
    </w:p>
    <w:p w:rsidR="00B46E6E" w:rsidRPr="009A3944" w:rsidRDefault="00B46E6E" w:rsidP="00725934">
      <w:pPr>
        <w:rPr>
          <w:rFonts w:cs="Courier New"/>
        </w:rPr>
      </w:pPr>
    </w:p>
    <w:p w:rsidR="00B46E6E" w:rsidRPr="009A3944" w:rsidRDefault="00B46E6E" w:rsidP="00725934">
      <w:pPr>
        <w:rPr>
          <w:rFonts w:cs="Courier New"/>
        </w:rPr>
      </w:pPr>
    </w:p>
    <w:p w:rsidR="00B46E6E" w:rsidRPr="009A3944" w:rsidRDefault="00B46E6E" w:rsidP="00725934">
      <w:pPr>
        <w:rPr>
          <w:rFonts w:cs="Courier New"/>
        </w:rPr>
      </w:pPr>
    </w:p>
    <w:p w:rsidR="00B46E6E" w:rsidRPr="009A3944" w:rsidRDefault="00B46E6E" w:rsidP="00725934">
      <w:pPr>
        <w:rPr>
          <w:rFonts w:cs="Courier New"/>
        </w:rPr>
      </w:pPr>
    </w:p>
    <w:p w:rsidR="00725934" w:rsidRPr="009A3944" w:rsidRDefault="00725934" w:rsidP="00725934">
      <w:pPr>
        <w:rPr>
          <w:rFonts w:ascii="Times New Roman" w:hAnsi="Times New Roman" w:cs="Times New Roman"/>
          <w:b/>
          <w:sz w:val="24"/>
        </w:rPr>
      </w:pPr>
      <w:r w:rsidRPr="009A3944">
        <w:rPr>
          <w:rFonts w:ascii="Times New Roman" w:hAnsi="Times New Roman" w:cs="Times New Roman"/>
          <w:b/>
          <w:sz w:val="24"/>
        </w:rPr>
        <w:t>Advantages of using a pointer:</w:t>
      </w:r>
    </w:p>
    <w:p w:rsidR="00725934" w:rsidRPr="009A3944" w:rsidRDefault="00725934" w:rsidP="00725934">
      <w:pPr>
        <w:rPr>
          <w:rFonts w:ascii="Times New Roman" w:hAnsi="Times New Roman" w:cs="Times New Roman"/>
          <w:sz w:val="24"/>
        </w:rPr>
      </w:pPr>
    </w:p>
    <w:p w:rsidR="00725934" w:rsidRPr="009A3944" w:rsidRDefault="00725934" w:rsidP="00725934">
      <w:pPr>
        <w:rPr>
          <w:rFonts w:ascii="Times New Roman" w:hAnsi="Times New Roman" w:cs="Times New Roman"/>
          <w:sz w:val="24"/>
        </w:rPr>
      </w:pPr>
      <w:r w:rsidRPr="009A3944">
        <w:rPr>
          <w:rFonts w:ascii="Times New Roman" w:hAnsi="Times New Roman" w:cs="Times New Roman"/>
          <w:sz w:val="24"/>
        </w:rPr>
        <w:t>Accessing variables directly by pointers rather than through their memory location results in increased efficiency and flexibility of written code.</w:t>
      </w:r>
    </w:p>
    <w:p w:rsidR="00725934" w:rsidRPr="009A3944" w:rsidRDefault="00725934" w:rsidP="00725934">
      <w:pPr>
        <w:rPr>
          <w:rFonts w:ascii="Times New Roman" w:hAnsi="Times New Roman" w:cs="Times New Roman"/>
          <w:sz w:val="24"/>
        </w:rPr>
      </w:pPr>
    </w:p>
    <w:p w:rsidR="00725934" w:rsidRPr="009A3944" w:rsidRDefault="00725934" w:rsidP="00725934">
      <w:pPr>
        <w:rPr>
          <w:rFonts w:ascii="Times New Roman" w:hAnsi="Times New Roman" w:cs="Times New Roman"/>
          <w:b/>
          <w:bCs w:val="0"/>
          <w:sz w:val="24"/>
        </w:rPr>
      </w:pPr>
      <w:r w:rsidRPr="009A3944">
        <w:rPr>
          <w:rFonts w:ascii="Times New Roman" w:hAnsi="Times New Roman" w:cs="Times New Roman"/>
          <w:b/>
          <w:bCs w:val="0"/>
          <w:sz w:val="24"/>
        </w:rPr>
        <w:t xml:space="preserve">Using </w:t>
      </w:r>
      <w:r w:rsidRPr="009A3944">
        <w:rPr>
          <w:rStyle w:val="HTMLTypewriter"/>
          <w:rFonts w:ascii="Times New Roman" w:hAnsi="Times New Roman" w:cs="Times New Roman"/>
          <w:b/>
          <w:bCs w:val="0"/>
          <w:sz w:val="24"/>
          <w:szCs w:val="24"/>
        </w:rPr>
        <w:t>const</w:t>
      </w:r>
      <w:r w:rsidRPr="009A3944">
        <w:rPr>
          <w:rFonts w:ascii="Times New Roman" w:hAnsi="Times New Roman" w:cs="Times New Roman"/>
          <w:b/>
          <w:bCs w:val="0"/>
          <w:sz w:val="24"/>
        </w:rPr>
        <w:t xml:space="preserve"> with Pointers</w:t>
      </w:r>
    </w:p>
    <w:p w:rsidR="00725934" w:rsidRPr="009A3944" w:rsidRDefault="00725934" w:rsidP="00725934">
      <w:pPr>
        <w:pStyle w:val="doctext"/>
      </w:pPr>
      <w:r w:rsidRPr="009A3944">
        <w:t xml:space="preserve">Recall that the </w:t>
      </w:r>
      <w:r w:rsidRPr="009A3944">
        <w:rPr>
          <w:rStyle w:val="HTMLTypewriter"/>
          <w:rFonts w:ascii="Times New Roman" w:hAnsi="Times New Roman" w:cs="Times New Roman"/>
          <w:sz w:val="24"/>
          <w:szCs w:val="24"/>
        </w:rPr>
        <w:t>const</w:t>
      </w:r>
      <w:r w:rsidRPr="009A3944">
        <w:t xml:space="preserve"> qualifier enables the programmer to inform the compiler that the value of a particular variable should not be modified.</w:t>
      </w:r>
    </w:p>
    <w:p w:rsidR="00725934" w:rsidRPr="009A3944" w:rsidRDefault="00725934" w:rsidP="00725934">
      <w:pPr>
        <w:rPr>
          <w:rFonts w:ascii="Times New Roman" w:hAnsi="Times New Roman" w:cs="Times New Roman"/>
          <w:sz w:val="24"/>
        </w:rPr>
      </w:pPr>
      <w:r w:rsidRPr="009A3944">
        <w:rPr>
          <w:rStyle w:val="docemphasis"/>
          <w:rFonts w:ascii="Times New Roman" w:hAnsi="Times New Roman" w:cs="Times New Roman"/>
          <w:sz w:val="24"/>
        </w:rPr>
        <w:t xml:space="preserve">NOTE: If a value must not change in the body of a function to which it is passed, the parameter should be declared </w:t>
      </w:r>
      <w:r w:rsidRPr="009A3944">
        <w:rPr>
          <w:rStyle w:val="HTMLTypewriter"/>
          <w:rFonts w:ascii="Times New Roman" w:hAnsi="Times New Roman" w:cs="Times New Roman"/>
          <w:sz w:val="24"/>
          <w:szCs w:val="24"/>
        </w:rPr>
        <w:t>const</w:t>
      </w:r>
      <w:r w:rsidRPr="009A3944">
        <w:rPr>
          <w:rStyle w:val="docemphasis"/>
          <w:rFonts w:ascii="Times New Roman" w:hAnsi="Times New Roman" w:cs="Times New Roman"/>
          <w:sz w:val="24"/>
        </w:rPr>
        <w:t xml:space="preserve"> to ensure that it is not accidentally modified</w:t>
      </w:r>
    </w:p>
    <w:p w:rsidR="00725934" w:rsidRPr="009A3944" w:rsidRDefault="00725934" w:rsidP="00725934">
      <w:pPr>
        <w:pStyle w:val="doctext"/>
      </w:pPr>
      <w:r w:rsidRPr="009A3944">
        <w:t xml:space="preserve">If an attempt is made to modify a </w:t>
      </w:r>
      <w:r w:rsidRPr="009A3944">
        <w:rPr>
          <w:rStyle w:val="HTMLTypewriter"/>
          <w:rFonts w:ascii="Times New Roman" w:hAnsi="Times New Roman" w:cs="Times New Roman"/>
          <w:sz w:val="24"/>
          <w:szCs w:val="24"/>
        </w:rPr>
        <w:t>const</w:t>
      </w:r>
      <w:r w:rsidRPr="009A3944">
        <w:t xml:space="preserve"> value, a warning or an error is issued, depending on the particular compiler.</w:t>
      </w:r>
    </w:p>
    <w:p w:rsidR="00725934" w:rsidRPr="009A3944" w:rsidRDefault="00725934" w:rsidP="00F72C47">
      <w:pPr>
        <w:rPr>
          <w:rFonts w:ascii="Times New Roman" w:hAnsi="Times New Roman" w:cs="Times New Roman"/>
          <w:b/>
          <w:sz w:val="24"/>
        </w:rPr>
      </w:pPr>
      <w:r w:rsidRPr="009A3944">
        <w:rPr>
          <w:rFonts w:ascii="Times New Roman" w:hAnsi="Times New Roman" w:cs="Times New Roman"/>
          <w:b/>
          <w:sz w:val="24"/>
        </w:rPr>
        <w:t>Nonconstant Pointer to Nonconstant Data</w:t>
      </w:r>
    </w:p>
    <w:p w:rsidR="00725934" w:rsidRPr="009A3944" w:rsidRDefault="00725934" w:rsidP="00725934">
      <w:pPr>
        <w:pStyle w:val="doctext"/>
      </w:pPr>
      <w:r w:rsidRPr="009A3944">
        <w:t xml:space="preserve">The highest access is granted by a </w:t>
      </w:r>
      <w:r w:rsidRPr="009A3944">
        <w:rPr>
          <w:b/>
          <w:bCs/>
        </w:rPr>
        <w:t>nonconstant pointer to nonconstant data</w:t>
      </w:r>
      <w:r w:rsidRPr="009A3944">
        <w:t xml:space="preserve">the data can be modified through the dereferenced pointer, and the pointer can be modified to point to other data. The declaration for a nonconstant pointer to nonconstant data does not include </w:t>
      </w:r>
      <w:r w:rsidRPr="009A3944">
        <w:rPr>
          <w:rStyle w:val="HTMLTypewriter"/>
        </w:rPr>
        <w:t>const</w:t>
      </w:r>
      <w:r w:rsidRPr="009A3944">
        <w:t xml:space="preserve">. Such a pointer can be used to receive a null-terminated string in a function that changes the pointer value to process (and possibly modify) each character in the string. </w:t>
      </w:r>
    </w:p>
    <w:p w:rsidR="00725934" w:rsidRPr="009A3944" w:rsidRDefault="00725934" w:rsidP="00F72C47">
      <w:pPr>
        <w:rPr>
          <w:rFonts w:ascii="Times New Roman" w:hAnsi="Times New Roman" w:cs="Times New Roman"/>
          <w:b/>
          <w:sz w:val="24"/>
        </w:rPr>
      </w:pPr>
      <w:r w:rsidRPr="009A3944">
        <w:rPr>
          <w:rFonts w:ascii="Times New Roman" w:hAnsi="Times New Roman" w:cs="Times New Roman"/>
          <w:b/>
          <w:sz w:val="24"/>
        </w:rPr>
        <w:t>Nonconstant Pointer to Constant Data</w:t>
      </w:r>
    </w:p>
    <w:p w:rsidR="00725934" w:rsidRPr="009A3944" w:rsidRDefault="00725934" w:rsidP="00725934">
      <w:pPr>
        <w:pStyle w:val="doctext"/>
      </w:pPr>
      <w:r w:rsidRPr="009A3944">
        <w:t xml:space="preserve">A </w:t>
      </w:r>
      <w:r w:rsidRPr="009A3944">
        <w:rPr>
          <w:b/>
          <w:bCs/>
        </w:rPr>
        <w:t>nonconstant pointer to constant data</w:t>
      </w:r>
      <w:r w:rsidRPr="009A3944">
        <w:t xml:space="preserve"> is a pointer that can be modified to point to any data item of the appropriate type, but the data to which it points cannot be modified through that pointer. Such a pointer might be used to receive an array argument to a function that will process each element of the array, but should not be allowed to modify the data.</w:t>
      </w:r>
    </w:p>
    <w:p w:rsidR="00F72C47" w:rsidRPr="009A3944" w:rsidRDefault="00F72C47" w:rsidP="00F72C47">
      <w:pPr>
        <w:pStyle w:val="doctext"/>
        <w:spacing w:before="0" w:beforeAutospacing="0" w:after="0" w:afterAutospacing="0"/>
        <w:rPr>
          <w:i/>
        </w:rPr>
      </w:pPr>
      <w:r w:rsidRPr="009A3944">
        <w:rPr>
          <w:i/>
        </w:rPr>
        <w:t>Refer to Page 356 in the textbook for the program</w:t>
      </w:r>
    </w:p>
    <w:p w:rsidR="00F72C47" w:rsidRPr="009A3944" w:rsidRDefault="00F72C47" w:rsidP="00725934">
      <w:pPr>
        <w:pStyle w:val="Heading4"/>
      </w:pPr>
    </w:p>
    <w:p w:rsidR="00725934" w:rsidRPr="009A3944" w:rsidRDefault="00725934" w:rsidP="00F72C47">
      <w:pPr>
        <w:rPr>
          <w:rFonts w:ascii="Times New Roman" w:hAnsi="Times New Roman" w:cs="Times New Roman"/>
          <w:b/>
          <w:sz w:val="24"/>
        </w:rPr>
      </w:pPr>
      <w:r w:rsidRPr="009A3944">
        <w:rPr>
          <w:rFonts w:ascii="Times New Roman" w:hAnsi="Times New Roman" w:cs="Times New Roman"/>
          <w:b/>
          <w:sz w:val="24"/>
        </w:rPr>
        <w:t>Constant Pointer to Nonconstant Data</w:t>
      </w:r>
    </w:p>
    <w:p w:rsidR="00725934" w:rsidRPr="009A3944" w:rsidRDefault="00725934" w:rsidP="00725934">
      <w:pPr>
        <w:pStyle w:val="doctext"/>
      </w:pPr>
      <w:r w:rsidRPr="009A3944">
        <w:t xml:space="preserve">A </w:t>
      </w:r>
      <w:r w:rsidRPr="009A3944">
        <w:rPr>
          <w:b/>
          <w:bCs/>
        </w:rPr>
        <w:t>constant pointer to nonconstant data</w:t>
      </w:r>
      <w:r w:rsidRPr="009A3944">
        <w:t xml:space="preserve"> is a pointer that always points to the same memory location; the data at that location can be modified through the pointer. This is the default for an array name. An array name is a constant pointer to the beginning of the array. All data in the array can be accessed and changed by using the array name and array subscripting. A constant pointer to nonconstant data can be used to receive an array as an argument to a function that accesses array elements using array subscript notation. Pointers that are declared </w:t>
      </w:r>
      <w:r w:rsidRPr="009A3944">
        <w:rPr>
          <w:rStyle w:val="HTMLTypewriter"/>
        </w:rPr>
        <w:t>const</w:t>
      </w:r>
      <w:r w:rsidRPr="009A3944">
        <w:t xml:space="preserve"> must be initialized when they are declared. (If the pointer is a function parameter, it is initialized with a pointer that is passed to the function.) </w:t>
      </w:r>
    </w:p>
    <w:p w:rsidR="00F72C47" w:rsidRPr="009A3944" w:rsidRDefault="00F72C47" w:rsidP="00F72C47">
      <w:pPr>
        <w:pStyle w:val="doctext"/>
        <w:spacing w:before="0" w:beforeAutospacing="0" w:after="0" w:afterAutospacing="0"/>
        <w:rPr>
          <w:i/>
        </w:rPr>
      </w:pPr>
      <w:r w:rsidRPr="009A3944">
        <w:rPr>
          <w:i/>
        </w:rPr>
        <w:t>Refer to Page 357 in the textbook for the program</w:t>
      </w:r>
    </w:p>
    <w:p w:rsidR="00F72C47" w:rsidRPr="009A3944" w:rsidRDefault="00F72C47" w:rsidP="00725934">
      <w:pPr>
        <w:pStyle w:val="Heading4"/>
      </w:pPr>
    </w:p>
    <w:p w:rsidR="00725934" w:rsidRPr="009A3944" w:rsidRDefault="00725934" w:rsidP="00F72C47">
      <w:pPr>
        <w:rPr>
          <w:rFonts w:ascii="Times New Roman" w:hAnsi="Times New Roman" w:cs="Times New Roman"/>
          <w:b/>
          <w:sz w:val="24"/>
        </w:rPr>
      </w:pPr>
      <w:r w:rsidRPr="009A3944">
        <w:rPr>
          <w:rFonts w:ascii="Times New Roman" w:hAnsi="Times New Roman" w:cs="Times New Roman"/>
          <w:b/>
          <w:sz w:val="24"/>
        </w:rPr>
        <w:t>Constant Pointer to Constant Data</w:t>
      </w:r>
    </w:p>
    <w:p w:rsidR="00725934" w:rsidRPr="009A3944" w:rsidRDefault="00725934" w:rsidP="00725934">
      <w:pPr>
        <w:pStyle w:val="doctext"/>
      </w:pPr>
      <w:r w:rsidRPr="009A3944">
        <w:t xml:space="preserve">The least amount of access privilege is granted by a </w:t>
      </w:r>
      <w:r w:rsidRPr="009A3944">
        <w:rPr>
          <w:b/>
          <w:bCs/>
        </w:rPr>
        <w:t>constant pointer to constant data</w:t>
      </w:r>
      <w:r w:rsidRPr="009A3944">
        <w:t xml:space="preserve">. Such a pointer always points to the same memory location, and the data at that memory location cannot be modified using the pointer. This is how an array should be passed to a function that only reads the array, using array subscript notation, and does not modify the array. </w:t>
      </w:r>
    </w:p>
    <w:p w:rsidR="00F72C47" w:rsidRPr="009A3944" w:rsidRDefault="00F72C47" w:rsidP="00F72C47">
      <w:pPr>
        <w:pStyle w:val="doctext"/>
        <w:spacing w:before="0" w:beforeAutospacing="0" w:after="0" w:afterAutospacing="0"/>
        <w:rPr>
          <w:i/>
        </w:rPr>
      </w:pPr>
      <w:r w:rsidRPr="009A3944">
        <w:rPr>
          <w:i/>
        </w:rPr>
        <w:t>Refer to Page 358 in the textbook for the program</w:t>
      </w:r>
    </w:p>
    <w:p w:rsidR="00725934" w:rsidRPr="009A3944" w:rsidRDefault="00725934" w:rsidP="00725934">
      <w:pPr>
        <w:rPr>
          <w:b/>
        </w:rPr>
      </w:pPr>
    </w:p>
    <w:p w:rsidR="00725934" w:rsidRPr="009A3944" w:rsidRDefault="00725934" w:rsidP="00F72C47">
      <w:pPr>
        <w:rPr>
          <w:rFonts w:ascii="Times New Roman" w:hAnsi="Times New Roman" w:cs="Times New Roman"/>
          <w:b/>
          <w:sz w:val="24"/>
        </w:rPr>
      </w:pPr>
      <w:r w:rsidRPr="009A3944">
        <w:rPr>
          <w:rFonts w:ascii="Times New Roman" w:hAnsi="Times New Roman" w:cs="Times New Roman"/>
          <w:b/>
          <w:sz w:val="24"/>
        </w:rPr>
        <w:t>Selection Sort Using Pass-by-Reference</w:t>
      </w:r>
    </w:p>
    <w:p w:rsidR="00725934" w:rsidRPr="009A3944" w:rsidRDefault="00725934" w:rsidP="00725934"/>
    <w:p w:rsidR="00725934" w:rsidRPr="009A3944" w:rsidRDefault="00725934" w:rsidP="00725934">
      <w:pPr>
        <w:rPr>
          <w:rFonts w:ascii="Times New Roman" w:hAnsi="Times New Roman" w:cs="Times New Roman"/>
          <w:sz w:val="24"/>
        </w:rPr>
      </w:pPr>
      <w:r w:rsidRPr="009A3944">
        <w:rPr>
          <w:rFonts w:ascii="Times New Roman" w:hAnsi="Times New Roman" w:cs="Times New Roman"/>
          <w:sz w:val="24"/>
        </w:rPr>
        <w:t xml:space="preserve">We use the </w:t>
      </w:r>
      <w:bookmarkStart w:id="522" w:name="ch08term51"/>
      <w:bookmarkEnd w:id="522"/>
      <w:r w:rsidRPr="009A3944">
        <w:rPr>
          <w:rFonts w:ascii="Times New Roman" w:hAnsi="Times New Roman" w:cs="Times New Roman"/>
          <w:b/>
          <w:bCs w:val="0"/>
          <w:sz w:val="24"/>
        </w:rPr>
        <w:t>selection sort</w:t>
      </w:r>
      <w:r w:rsidRPr="009A3944">
        <w:rPr>
          <w:rFonts w:ascii="Times New Roman" w:hAnsi="Times New Roman" w:cs="Times New Roman"/>
          <w:sz w:val="24"/>
        </w:rPr>
        <w:t xml:space="preserve"> algorithm, which is an easy-to-program, but unfortunately inefficient, sorting algorithm. The first iteration of the algorithm selects the smallest element in the array and swaps it with the first element. The second iteration selects the second-smallest element (which is the smallest element of the remaining elements) and swaps it with the second element. The algorithm continues until the last iteration selects the second-largest element and swaps it with the second-to-last index, leaving the largest element in the last index. After the </w:t>
      </w:r>
      <w:r w:rsidRPr="009A3944">
        <w:rPr>
          <w:rStyle w:val="docemphasis"/>
          <w:rFonts w:ascii="Times New Roman" w:eastAsia="Courier New" w:hAnsi="Times New Roman" w:cs="Times New Roman"/>
          <w:sz w:val="24"/>
        </w:rPr>
        <w:t>i</w:t>
      </w:r>
      <w:r w:rsidRPr="009A3944">
        <w:rPr>
          <w:rFonts w:ascii="Times New Roman" w:hAnsi="Times New Roman" w:cs="Times New Roman"/>
          <w:sz w:val="24"/>
          <w:vertAlign w:val="superscript"/>
        </w:rPr>
        <w:t>th</w:t>
      </w:r>
      <w:r w:rsidRPr="009A3944">
        <w:rPr>
          <w:rFonts w:ascii="Times New Roman" w:hAnsi="Times New Roman" w:cs="Times New Roman"/>
          <w:sz w:val="24"/>
        </w:rPr>
        <w:t xml:space="preserve"> iteration, the smallest </w:t>
      </w:r>
      <w:r w:rsidRPr="009A3944">
        <w:rPr>
          <w:rStyle w:val="docemphasis"/>
          <w:rFonts w:ascii="Times New Roman" w:eastAsia="Courier New" w:hAnsi="Times New Roman" w:cs="Times New Roman"/>
          <w:sz w:val="24"/>
        </w:rPr>
        <w:t>i</w:t>
      </w:r>
      <w:r w:rsidRPr="009A3944">
        <w:rPr>
          <w:rFonts w:ascii="Times New Roman" w:hAnsi="Times New Roman" w:cs="Times New Roman"/>
          <w:sz w:val="24"/>
        </w:rPr>
        <w:t xml:space="preserve"> items of the array will be sorted into increasing order in the first </w:t>
      </w:r>
      <w:r w:rsidRPr="009A3944">
        <w:rPr>
          <w:rStyle w:val="docemphasis"/>
          <w:rFonts w:ascii="Times New Roman" w:eastAsia="Courier New" w:hAnsi="Times New Roman" w:cs="Times New Roman"/>
          <w:sz w:val="24"/>
        </w:rPr>
        <w:t>i</w:t>
      </w:r>
      <w:r w:rsidRPr="009A3944">
        <w:rPr>
          <w:rFonts w:ascii="Times New Roman" w:hAnsi="Times New Roman" w:cs="Times New Roman"/>
          <w:sz w:val="24"/>
        </w:rPr>
        <w:t xml:space="preserve"> elements of the array.</w:t>
      </w:r>
    </w:p>
    <w:p w:rsidR="00725934" w:rsidRPr="009A3944" w:rsidRDefault="00725934" w:rsidP="00725934">
      <w:pPr>
        <w:rPr>
          <w:b/>
        </w:rPr>
      </w:pPr>
    </w:p>
    <w:p w:rsidR="00F72C47" w:rsidRPr="009A3944" w:rsidRDefault="00F72C47" w:rsidP="00F72C47">
      <w:pPr>
        <w:pStyle w:val="doctext"/>
        <w:spacing w:before="0" w:beforeAutospacing="0" w:after="0" w:afterAutospacing="0"/>
        <w:rPr>
          <w:i/>
        </w:rPr>
      </w:pPr>
      <w:r w:rsidRPr="009A3944">
        <w:rPr>
          <w:i/>
        </w:rPr>
        <w:t>Refer to Pages 359 - 361 in the textbook for the program</w:t>
      </w:r>
    </w:p>
    <w:p w:rsidR="00725934" w:rsidRPr="009A3944" w:rsidRDefault="00725934" w:rsidP="00725934"/>
    <w:p w:rsidR="00725934" w:rsidRPr="009A3944" w:rsidRDefault="00725934" w:rsidP="00725934">
      <w:pPr>
        <w:rPr>
          <w:rFonts w:ascii="Times New Roman" w:hAnsi="Times New Roman" w:cs="Times New Roman"/>
          <w:b/>
          <w:sz w:val="24"/>
        </w:rPr>
      </w:pPr>
      <w:r w:rsidRPr="009A3944">
        <w:rPr>
          <w:rFonts w:ascii="Times New Roman" w:hAnsi="Times New Roman" w:cs="Times New Roman"/>
          <w:b/>
          <w:sz w:val="24"/>
        </w:rPr>
        <w:t>Pointer Arithmetic</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Several arithmetic operations may be performed on pointers. A pointer may be incremented (++) or decremented (--), an integer may be added to a pointer (+ or +=), an integer may be subtracted from a pointer (- or -=) or one pointer may be subtracted from another.</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Assume that array int v[ 5 ] has been declared and that its first element is at memory location 3000. Assume that pointer vPtr has been initialized to point to v[ 0 ] (i.e., the value of vPtr is 3000). </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Note that vPtr can be initialized to point to array v with either of the following statements (because the name of an array is equivalent to the address of its first element):</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int *vPtr = v;</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int *vPtr = &amp;v[ 0 ];</w:t>
      </w:r>
    </w:p>
    <w:p w:rsidR="00725934" w:rsidRPr="009A3944" w:rsidRDefault="00725934" w:rsidP="00725934">
      <w:pPr>
        <w:spacing w:before="100" w:beforeAutospacing="1" w:after="100" w:afterAutospacing="1"/>
        <w:rPr>
          <w:rFonts w:ascii="Times New Roman" w:hAnsi="Times New Roman" w:cs="Times New Roman"/>
          <w:sz w:val="24"/>
        </w:rPr>
      </w:pPr>
      <w:bookmarkStart w:id="523" w:name="idd1e99129"/>
      <w:bookmarkEnd w:id="523"/>
      <w:r w:rsidRPr="009A3944">
        <w:rPr>
          <w:rFonts w:ascii="Times New Roman" w:hAnsi="Times New Roman" w:cs="Times New Roman"/>
          <w:sz w:val="24"/>
        </w:rPr>
        <w:t>In conventional arithmetic, the addition 3000 + 2 yields the value 3002. This is normally not the case with pointer arithmetic. When an integer is added to, or subtracted from, a pointer, the pointer is not simply incremented or decremented by that integer, but by that integer times the size of the object to which the pointer refers. The number of bytes depends on the object's data type. For example, the statement</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vPtr += 2;</w:t>
      </w:r>
    </w:p>
    <w:p w:rsidR="00725934" w:rsidRPr="009A3944" w:rsidRDefault="00725934" w:rsidP="00725934">
      <w:pPr>
        <w:spacing w:before="100" w:beforeAutospacing="1" w:after="100" w:afterAutospacing="1"/>
      </w:pPr>
      <w:r w:rsidRPr="009A3944">
        <w:rPr>
          <w:rFonts w:ascii="Times New Roman" w:hAnsi="Times New Roman" w:cs="Times New Roman"/>
          <w:sz w:val="24"/>
        </w:rPr>
        <w:t>would produce</w:t>
      </w:r>
      <w:r w:rsidRPr="009A3944">
        <w:t xml:space="preserve"> </w:t>
      </w:r>
      <w:r w:rsidRPr="009A3944">
        <w:rPr>
          <w:rFonts w:ascii="Courier New" w:hAnsi="Courier New" w:cs="Courier New"/>
        </w:rPr>
        <w:t>3008 (3000 + 2 * 4)</w:t>
      </w:r>
      <w:r w:rsidRPr="009A3944">
        <w:t xml:space="preserve">, </w:t>
      </w:r>
      <w:r w:rsidRPr="009A3944">
        <w:rPr>
          <w:rFonts w:ascii="Times New Roman" w:hAnsi="Times New Roman" w:cs="Times New Roman"/>
          <w:sz w:val="24"/>
        </w:rPr>
        <w:t>assuming that an int is stored in four bytes of memory. In the array</w:t>
      </w:r>
      <w:r w:rsidRPr="009A3944">
        <w:t xml:space="preserve"> </w:t>
      </w:r>
      <w:r w:rsidRPr="009A3944">
        <w:rPr>
          <w:rFonts w:ascii="Courier New" w:hAnsi="Courier New" w:cs="Courier New"/>
        </w:rPr>
        <w:t>v</w:t>
      </w:r>
      <w:r w:rsidRPr="009A3944">
        <w:t xml:space="preserve">, </w:t>
      </w:r>
      <w:r w:rsidRPr="009A3944">
        <w:rPr>
          <w:rFonts w:ascii="Courier New" w:hAnsi="Courier New" w:cs="Courier New"/>
        </w:rPr>
        <w:t>vPtr</w:t>
      </w:r>
      <w:r w:rsidRPr="009A3944">
        <w:t xml:space="preserve"> </w:t>
      </w:r>
      <w:r w:rsidRPr="009A3944">
        <w:rPr>
          <w:rFonts w:ascii="Times New Roman" w:hAnsi="Times New Roman" w:cs="Times New Roman"/>
          <w:sz w:val="24"/>
        </w:rPr>
        <w:t>would now point to</w:t>
      </w:r>
      <w:r w:rsidRPr="009A3944">
        <w:t xml:space="preserve"> </w:t>
      </w:r>
      <w:r w:rsidRPr="009A3944">
        <w:rPr>
          <w:rFonts w:ascii="Courier New" w:hAnsi="Courier New" w:cs="Courier New"/>
        </w:rPr>
        <w:t>v[ 2 ]</w:t>
      </w:r>
      <w:r w:rsidRPr="009A3944">
        <w:t xml:space="preserve"> </w:t>
      </w:r>
    </w:p>
    <w:p w:rsidR="00725934" w:rsidRPr="009A3944" w:rsidRDefault="00725934" w:rsidP="00725934">
      <w:pPr>
        <w:spacing w:before="100" w:beforeAutospacing="1" w:after="100" w:afterAutospacing="1"/>
      </w:pPr>
      <w:r w:rsidRPr="009A3944">
        <w:rPr>
          <w:rFonts w:ascii="Times New Roman" w:hAnsi="Times New Roman" w:cs="Times New Roman"/>
          <w:sz w:val="24"/>
        </w:rPr>
        <w:t>If</w:t>
      </w:r>
      <w:r w:rsidRPr="009A3944">
        <w:t xml:space="preserve"> </w:t>
      </w:r>
      <w:r w:rsidRPr="009A3944">
        <w:rPr>
          <w:rFonts w:ascii="Courier New" w:hAnsi="Courier New" w:cs="Courier New"/>
        </w:rPr>
        <w:t>vPtr</w:t>
      </w:r>
      <w:r w:rsidRPr="009A3944">
        <w:t xml:space="preserve"> </w:t>
      </w:r>
      <w:r w:rsidRPr="009A3944">
        <w:rPr>
          <w:rFonts w:ascii="Times New Roman" w:hAnsi="Times New Roman" w:cs="Times New Roman"/>
          <w:sz w:val="24"/>
        </w:rPr>
        <w:t>had been incremented to</w:t>
      </w:r>
      <w:r w:rsidRPr="009A3944">
        <w:t xml:space="preserve"> </w:t>
      </w:r>
      <w:r w:rsidRPr="009A3944">
        <w:rPr>
          <w:rFonts w:ascii="Courier New" w:hAnsi="Courier New" w:cs="Courier New"/>
        </w:rPr>
        <w:t>3016</w:t>
      </w:r>
      <w:r w:rsidRPr="009A3944">
        <w:rPr>
          <w:rFonts w:ascii="Times New Roman" w:hAnsi="Times New Roman" w:cs="Times New Roman"/>
          <w:sz w:val="24"/>
        </w:rPr>
        <w:t>, which points to</w:t>
      </w:r>
      <w:r w:rsidRPr="009A3944">
        <w:t xml:space="preserve"> </w:t>
      </w:r>
      <w:r w:rsidRPr="009A3944">
        <w:rPr>
          <w:rFonts w:ascii="Courier New" w:hAnsi="Courier New" w:cs="Courier New"/>
        </w:rPr>
        <w:t>v[4]</w:t>
      </w:r>
      <w:r w:rsidRPr="009A3944">
        <w:t xml:space="preserve">, </w:t>
      </w:r>
      <w:r w:rsidRPr="009A3944">
        <w:rPr>
          <w:rFonts w:ascii="Times New Roman" w:hAnsi="Times New Roman" w:cs="Times New Roman"/>
          <w:sz w:val="24"/>
        </w:rPr>
        <w:t>the statement</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vPtr -= 4;</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would set</w:t>
      </w:r>
      <w:r w:rsidRPr="009A3944">
        <w:t xml:space="preserve"> </w:t>
      </w:r>
      <w:r w:rsidRPr="009A3944">
        <w:rPr>
          <w:rFonts w:ascii="Courier New" w:hAnsi="Courier New" w:cs="Courier New"/>
        </w:rPr>
        <w:t>vPtr</w:t>
      </w:r>
      <w:r w:rsidRPr="009A3944">
        <w:rPr>
          <w:rFonts w:ascii="Times New Roman" w:hAnsi="Times New Roman" w:cs="Times New Roman"/>
          <w:sz w:val="24"/>
        </w:rPr>
        <w:t xml:space="preserve"> back to</w:t>
      </w:r>
      <w:r w:rsidRPr="009A3944">
        <w:t xml:space="preserve"> </w:t>
      </w:r>
      <w:r w:rsidRPr="009A3944">
        <w:rPr>
          <w:rFonts w:ascii="Courier New" w:hAnsi="Courier New" w:cs="Courier New"/>
        </w:rPr>
        <w:t>3000</w:t>
      </w:r>
      <w:r w:rsidRPr="009A3944">
        <w:rPr>
          <w:rFonts w:ascii="Times New Roman" w:hAnsi="Times New Roman" w:cs="Times New Roman"/>
          <w:sz w:val="24"/>
        </w:rPr>
        <w:t>the beginning of the array. If a pointer is being incremented or decremented by one, the increment</w:t>
      </w:r>
      <w:r w:rsidRPr="009A3944">
        <w:t xml:space="preserve"> (</w:t>
      </w:r>
      <w:r w:rsidRPr="009A3944">
        <w:rPr>
          <w:rFonts w:ascii="Courier New" w:hAnsi="Courier New" w:cs="Courier New"/>
        </w:rPr>
        <w:t>++</w:t>
      </w:r>
      <w:r w:rsidRPr="009A3944">
        <w:t xml:space="preserve">) </w:t>
      </w:r>
      <w:r w:rsidRPr="009A3944">
        <w:rPr>
          <w:rFonts w:ascii="Times New Roman" w:hAnsi="Times New Roman" w:cs="Times New Roman"/>
          <w:sz w:val="24"/>
        </w:rPr>
        <w:t>and decrement</w:t>
      </w:r>
      <w:r w:rsidRPr="009A3944">
        <w:t xml:space="preserve"> (</w:t>
      </w:r>
      <w:r w:rsidRPr="009A3944">
        <w:rPr>
          <w:rFonts w:ascii="Courier New" w:hAnsi="Courier New" w:cs="Courier New"/>
        </w:rPr>
        <w:t>--</w:t>
      </w:r>
      <w:r w:rsidRPr="009A3944">
        <w:t xml:space="preserve">) </w:t>
      </w:r>
      <w:r w:rsidRPr="009A3944">
        <w:rPr>
          <w:rFonts w:ascii="Times New Roman" w:hAnsi="Times New Roman" w:cs="Times New Roman"/>
          <w:sz w:val="24"/>
        </w:rPr>
        <w:t>operators can be used. Each of the statements increments the pointer to point to the next element of the array.</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++vPtr;</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vPtr++;</w:t>
      </w:r>
    </w:p>
    <w:p w:rsidR="00725934" w:rsidRPr="009A3944" w:rsidRDefault="00725934" w:rsidP="00725934">
      <w:pPr>
        <w:spacing w:before="100" w:beforeAutospacing="1" w:after="100" w:afterAutospacing="1"/>
        <w:rPr>
          <w:rFonts w:ascii="Times New Roman" w:hAnsi="Times New Roman" w:cs="Times New Roman"/>
          <w:sz w:val="24"/>
        </w:rPr>
      </w:pPr>
      <w:bookmarkStart w:id="524" w:name="idd1e99266"/>
      <w:bookmarkStart w:id="525" w:name="idd1e99257"/>
      <w:bookmarkStart w:id="526" w:name="idd1e99254"/>
      <w:bookmarkStart w:id="527" w:name="idd1e99251"/>
      <w:bookmarkStart w:id="528" w:name="idd1e99248"/>
      <w:bookmarkStart w:id="529" w:name="idd1e99245"/>
      <w:bookmarkEnd w:id="524"/>
      <w:bookmarkEnd w:id="525"/>
      <w:bookmarkEnd w:id="526"/>
      <w:bookmarkEnd w:id="527"/>
      <w:bookmarkEnd w:id="528"/>
      <w:bookmarkEnd w:id="529"/>
      <w:r w:rsidRPr="009A3944">
        <w:rPr>
          <w:rFonts w:ascii="Times New Roman" w:hAnsi="Times New Roman" w:cs="Times New Roman"/>
          <w:sz w:val="24"/>
        </w:rPr>
        <w:t>Each of the statements decrements the pointer to point to the previous element of the array.</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--vPtr;</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vPtr--;</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Pointer variables pointing to the same array may be subtracted from one another. For example, if</w:t>
      </w:r>
      <w:r w:rsidRPr="009A3944">
        <w:t xml:space="preserve"> </w:t>
      </w:r>
      <w:r w:rsidRPr="009A3944">
        <w:rPr>
          <w:rFonts w:ascii="Courier New" w:hAnsi="Courier New" w:cs="Courier New"/>
        </w:rPr>
        <w:t>vPtr</w:t>
      </w:r>
      <w:r w:rsidRPr="009A3944">
        <w:t xml:space="preserve"> </w:t>
      </w:r>
      <w:r w:rsidRPr="009A3944">
        <w:rPr>
          <w:rFonts w:ascii="Times New Roman" w:hAnsi="Times New Roman" w:cs="Times New Roman"/>
          <w:sz w:val="24"/>
        </w:rPr>
        <w:t>contains the location</w:t>
      </w:r>
      <w:r w:rsidRPr="009A3944">
        <w:t xml:space="preserve"> </w:t>
      </w:r>
      <w:r w:rsidRPr="009A3944">
        <w:rPr>
          <w:rFonts w:ascii="Courier New" w:hAnsi="Courier New" w:cs="Courier New"/>
        </w:rPr>
        <w:t>3000</w:t>
      </w:r>
      <w:r w:rsidRPr="009A3944">
        <w:t xml:space="preserve"> </w:t>
      </w:r>
      <w:r w:rsidRPr="009A3944">
        <w:rPr>
          <w:rFonts w:ascii="Times New Roman" w:hAnsi="Times New Roman" w:cs="Times New Roman"/>
          <w:sz w:val="24"/>
        </w:rPr>
        <w:t>and</w:t>
      </w:r>
      <w:r w:rsidRPr="009A3944">
        <w:t xml:space="preserve"> </w:t>
      </w:r>
      <w:r w:rsidRPr="009A3944">
        <w:rPr>
          <w:rFonts w:ascii="Courier New" w:hAnsi="Courier New" w:cs="Courier New"/>
        </w:rPr>
        <w:t>v2Ptr</w:t>
      </w:r>
      <w:r w:rsidRPr="009A3944">
        <w:t xml:space="preserve"> </w:t>
      </w:r>
      <w:r w:rsidRPr="009A3944">
        <w:rPr>
          <w:rFonts w:ascii="Times New Roman" w:hAnsi="Times New Roman" w:cs="Times New Roman"/>
          <w:sz w:val="24"/>
        </w:rPr>
        <w:t>contains the address</w:t>
      </w:r>
      <w:r w:rsidRPr="009A3944">
        <w:t xml:space="preserve"> </w:t>
      </w:r>
      <w:r w:rsidRPr="009A3944">
        <w:rPr>
          <w:rFonts w:ascii="Courier New" w:hAnsi="Courier New" w:cs="Courier New"/>
        </w:rPr>
        <w:t>3008</w:t>
      </w:r>
      <w:r w:rsidRPr="009A3944">
        <w:rPr>
          <w:rFonts w:ascii="Times New Roman" w:hAnsi="Times New Roman" w:cs="Times New Roman"/>
          <w:sz w:val="24"/>
        </w:rPr>
        <w:t>, the statement</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x = v2Ptr - vPtr;</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would assign to</w:t>
      </w:r>
      <w:r w:rsidRPr="009A3944">
        <w:t xml:space="preserve"> </w:t>
      </w:r>
      <w:r w:rsidRPr="009A3944">
        <w:rPr>
          <w:rFonts w:ascii="Courier New" w:hAnsi="Courier New" w:cs="Courier New"/>
        </w:rPr>
        <w:t>x</w:t>
      </w:r>
      <w:r w:rsidRPr="009A3944">
        <w:t xml:space="preserve"> </w:t>
      </w:r>
      <w:r w:rsidRPr="009A3944">
        <w:rPr>
          <w:rFonts w:ascii="Times New Roman" w:hAnsi="Times New Roman" w:cs="Times New Roman"/>
          <w:sz w:val="24"/>
        </w:rPr>
        <w:t>the number of array elements from</w:t>
      </w:r>
      <w:r w:rsidRPr="009A3944">
        <w:t xml:space="preserve"> </w:t>
      </w:r>
      <w:r w:rsidRPr="009A3944">
        <w:rPr>
          <w:rFonts w:ascii="Courier New" w:hAnsi="Courier New" w:cs="Courier New"/>
        </w:rPr>
        <w:t>vPtr</w:t>
      </w:r>
      <w:r w:rsidRPr="009A3944">
        <w:t xml:space="preserve"> </w:t>
      </w:r>
      <w:r w:rsidRPr="009A3944">
        <w:rPr>
          <w:rFonts w:ascii="Times New Roman" w:hAnsi="Times New Roman" w:cs="Times New Roman"/>
          <w:sz w:val="24"/>
        </w:rPr>
        <w:t>to</w:t>
      </w:r>
      <w:r w:rsidRPr="009A3944">
        <w:t xml:space="preserve"> </w:t>
      </w:r>
      <w:r w:rsidRPr="009A3944">
        <w:rPr>
          <w:rFonts w:ascii="Courier New" w:hAnsi="Courier New" w:cs="Courier New"/>
        </w:rPr>
        <w:t>v2Ptr</w:t>
      </w:r>
      <w:r w:rsidRPr="009A3944">
        <w:rPr>
          <w:rFonts w:ascii="Times New Roman" w:hAnsi="Times New Roman" w:cs="Times New Roman"/>
          <w:sz w:val="24"/>
        </w:rPr>
        <w:t>in this case,</w:t>
      </w:r>
      <w:r w:rsidRPr="009A3944">
        <w:t xml:space="preserve"> </w:t>
      </w:r>
      <w:r w:rsidRPr="009A3944">
        <w:rPr>
          <w:rFonts w:ascii="Times New Roman" w:hAnsi="Times New Roman" w:cs="Times New Roman"/>
          <w:sz w:val="24"/>
        </w:rPr>
        <w:t>Pointer arithmetic is meaningless unless performed on a pointer that points to an array. We cannot assume that two variables of the same type are stored contiguously in memory unless they are adjacent elements of an array.</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NOTE: Subtracting or comparing two pointers that do not refer to elements of the same array is a logic error.</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A pointer can be assigned to another pointer if both pointers are of the same type. Otherwise, a cast operator must be used to convert the value of the pointer on the right of the assignment to the pointer type on the left of the assignment. The exception to this rule is the pointer to void (i.e., void *), which is a generic pointer capable of representing any pointer type. All pointer types can be assigned to a pointer of type void * without casting. However, a pointer of type void * cannot be assigned directly to a pointer of another type the pointer of type void * must first be cast to the proper pointer type.</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A void * pointer cannot be dereferenced. For example, the compiler "knows" that a pointer to int refers to four bytes of memory on a machine with four-byte integers, but a pointer to void simply contains a memory address for an unknown data type</w:t>
      </w:r>
      <w:r w:rsidR="00F72C47" w:rsidRPr="009A3944">
        <w:rPr>
          <w:rFonts w:ascii="Times New Roman" w:hAnsi="Times New Roman" w:cs="Times New Roman"/>
          <w:sz w:val="24"/>
        </w:rPr>
        <w:t xml:space="preserve"> </w:t>
      </w:r>
      <w:r w:rsidRPr="009A3944">
        <w:rPr>
          <w:rFonts w:ascii="Times New Roman" w:hAnsi="Times New Roman" w:cs="Times New Roman"/>
          <w:sz w:val="24"/>
        </w:rPr>
        <w:t>the precise number of bytes to which the pointer refers and the type of the data are not known by the compiler. The compiler must know the data type to determine the number of bytes to be dereferenced for a particular pointer</w:t>
      </w:r>
      <w:r w:rsidR="00F72C47" w:rsidRPr="009A3944">
        <w:rPr>
          <w:rFonts w:ascii="Times New Roman" w:hAnsi="Times New Roman" w:cs="Times New Roman"/>
          <w:sz w:val="24"/>
        </w:rPr>
        <w:t xml:space="preserve"> </w:t>
      </w:r>
      <w:r w:rsidRPr="009A3944">
        <w:rPr>
          <w:rFonts w:ascii="Times New Roman" w:hAnsi="Times New Roman" w:cs="Times New Roman"/>
          <w:sz w:val="24"/>
        </w:rPr>
        <w:t>for a pointer to void, this number of bytes cannot be determined from the type.</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Pointers can be compared using equality and relational operators. Comparisons using relational operators are meaningless unless the pointers point to members of the same array. Pointer comparisons compare the addresses stored in the pointers. A comparison of two pointers pointing to the same array could show, for example, that one pointer points to a higher numbered element of the array than the other pointer does. A common use of pointer comparison is determining whether a pointer is 0 (i.e., the pointer is a null pointer; it does not point to anything).</w:t>
      </w:r>
    </w:p>
    <w:p w:rsidR="00725934" w:rsidRPr="009A3944" w:rsidRDefault="00725934" w:rsidP="00F72C47">
      <w:pPr>
        <w:rPr>
          <w:rFonts w:ascii="Times New Roman" w:hAnsi="Times New Roman" w:cs="Times New Roman"/>
          <w:b/>
          <w:sz w:val="24"/>
        </w:rPr>
      </w:pPr>
      <w:r w:rsidRPr="009A3944">
        <w:rPr>
          <w:rFonts w:ascii="Times New Roman" w:hAnsi="Times New Roman" w:cs="Times New Roman"/>
          <w:b/>
          <w:sz w:val="24"/>
        </w:rPr>
        <w:t>Pointers and Arrays</w:t>
      </w:r>
    </w:p>
    <w:p w:rsidR="00725934" w:rsidRPr="009A3944" w:rsidRDefault="00725934" w:rsidP="00F72C47">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An array name is a constant pointer to the beginning of the array. The relationship between C++ pointers and arrays are closely related and its use is almost interchangeable.</w:t>
      </w:r>
    </w:p>
    <w:p w:rsidR="00725934" w:rsidRPr="009A3944" w:rsidRDefault="00725934" w:rsidP="00725934">
      <w:pPr>
        <w:pStyle w:val="doctext"/>
        <w:rPr>
          <w:rStyle w:val="docemphasis"/>
        </w:rPr>
      </w:pPr>
      <w:r w:rsidRPr="009A3944">
        <w:rPr>
          <w:b/>
        </w:rPr>
        <w:t>Note:</w:t>
      </w:r>
      <w:r w:rsidRPr="009A3944">
        <w:t xml:space="preserve"> </w:t>
      </w:r>
      <w:r w:rsidRPr="009A3944">
        <w:rPr>
          <w:rStyle w:val="docemphasis"/>
        </w:rPr>
        <w:t>Although array names are pointers to the beginning of the array and pointers can be modified in arithmetic expressions, array names cannot be modified in arithmetic expressions, because array names are constant pointers.</w:t>
      </w:r>
    </w:p>
    <w:p w:rsidR="00725934" w:rsidRPr="009A3944" w:rsidRDefault="00725934" w:rsidP="00725934">
      <w:pPr>
        <w:pStyle w:val="doctext"/>
        <w:rPr>
          <w:rStyle w:val="docemphasis"/>
          <w:rFonts w:ascii="Courier New" w:hAnsi="Courier New" w:cs="Courier New"/>
          <w:sz w:val="20"/>
        </w:rPr>
      </w:pPr>
      <w:r w:rsidRPr="009A3944">
        <w:rPr>
          <w:rStyle w:val="docemphasis"/>
          <w:rFonts w:ascii="Courier New" w:hAnsi="Courier New" w:cs="Courier New"/>
          <w:sz w:val="20"/>
        </w:rPr>
        <w:t>int arr[5] = {1,2,3,4,5};</w:t>
      </w:r>
    </w:p>
    <w:p w:rsidR="00725934" w:rsidRPr="009A3944" w:rsidRDefault="00725934" w:rsidP="00F72C47">
      <w:pPr>
        <w:pStyle w:val="doctext"/>
        <w:spacing w:after="0" w:afterAutospacing="0"/>
        <w:rPr>
          <w:rFonts w:ascii="Courier New" w:hAnsi="Courier New" w:cs="Courier New"/>
          <w:noProof/>
          <w:sz w:val="20"/>
        </w:rPr>
      </w:pPr>
      <w:r w:rsidRPr="009A3944">
        <w:rPr>
          <w:rStyle w:val="docemphasis"/>
          <w:rFonts w:ascii="Courier New" w:hAnsi="Courier New" w:cs="Courier New"/>
          <w:sz w:val="20"/>
        </w:rPr>
        <w:t xml:space="preserve">arr++; //will throw an error: </w:t>
      </w:r>
      <w:r w:rsidRPr="009A3944">
        <w:rPr>
          <w:rFonts w:ascii="Courier New" w:hAnsi="Courier New" w:cs="Courier New"/>
          <w:noProof/>
          <w:sz w:val="20"/>
        </w:rPr>
        <w:t>C2105: '++' needs l-value</w:t>
      </w:r>
    </w:p>
    <w:p w:rsidR="00F72C47" w:rsidRPr="009A3944" w:rsidRDefault="00F72C47" w:rsidP="00F72C47">
      <w:pPr>
        <w:pStyle w:val="doctext"/>
        <w:spacing w:before="0" w:beforeAutospacing="0" w:after="0" w:afterAutospacing="0"/>
        <w:rPr>
          <w:i/>
        </w:rPr>
      </w:pPr>
    </w:p>
    <w:p w:rsidR="00F72C47" w:rsidRPr="009A3944" w:rsidRDefault="00F72C47" w:rsidP="00F72C47">
      <w:pPr>
        <w:pStyle w:val="doctext"/>
        <w:spacing w:before="0" w:beforeAutospacing="0" w:after="0" w:afterAutospacing="0"/>
        <w:rPr>
          <w:i/>
        </w:rPr>
      </w:pPr>
      <w:r w:rsidRPr="009A3944">
        <w:rPr>
          <w:i/>
        </w:rPr>
        <w:t>Refer to Page 369 in the textbook for the program</w:t>
      </w:r>
    </w:p>
    <w:p w:rsidR="00B46E6E" w:rsidRPr="009A3944" w:rsidRDefault="00B46E6E" w:rsidP="00703AD2">
      <w:pPr>
        <w:rPr>
          <w:rFonts w:ascii="Times New Roman" w:hAnsi="Times New Roman" w:cs="Times New Roman"/>
          <w:b/>
          <w:sz w:val="24"/>
        </w:rPr>
      </w:pPr>
    </w:p>
    <w:p w:rsidR="00B46E6E" w:rsidRPr="009A3944" w:rsidRDefault="003F4A7B" w:rsidP="00703AD2">
      <w:pP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687936" behindDoc="0" locked="0" layoutInCell="1" allowOverlap="1">
                <wp:simplePos x="0" y="0"/>
                <wp:positionH relativeFrom="column">
                  <wp:posOffset>-9525</wp:posOffset>
                </wp:positionH>
                <wp:positionV relativeFrom="paragraph">
                  <wp:posOffset>2540</wp:posOffset>
                </wp:positionV>
                <wp:extent cx="5554345" cy="1009650"/>
                <wp:effectExtent l="9525" t="12065" r="8255" b="6985"/>
                <wp:wrapNone/>
                <wp:docPr id="2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345" cy="1009650"/>
                        </a:xfrm>
                        <a:prstGeom prst="rect">
                          <a:avLst/>
                        </a:prstGeom>
                        <a:solidFill>
                          <a:schemeClr val="bg1">
                            <a:lumMod val="100000"/>
                            <a:lumOff val="0"/>
                          </a:schemeClr>
                        </a:solidFill>
                        <a:ln w="9525">
                          <a:solidFill>
                            <a:srgbClr val="000000"/>
                          </a:solidFill>
                          <a:miter lim="800000"/>
                          <a:headEnd/>
                          <a:tailEnd/>
                        </a:ln>
                      </wps:spPr>
                      <wps:txbx>
                        <w:txbxContent>
                          <w:p w:rsidR="009A3944" w:rsidRPr="00167293" w:rsidRDefault="009A3944" w:rsidP="00B46E6E">
                            <w:pPr>
                              <w:pStyle w:val="doctext"/>
                              <w:rPr>
                                <w:rFonts w:ascii="Courier New" w:hAnsi="Courier New" w:cs="Courier New"/>
                                <w:sz w:val="20"/>
                              </w:rPr>
                            </w:pPr>
                            <w:r w:rsidRPr="00167293">
                              <w:rPr>
                                <w:rFonts w:ascii="Courier New" w:hAnsi="Courier New" w:cs="Courier New"/>
                                <w:sz w:val="20"/>
                              </w:rPr>
                              <w:t>Class Assignment 3</w:t>
                            </w:r>
                          </w:p>
                          <w:p w:rsidR="009A3944" w:rsidRPr="00F8203B" w:rsidRDefault="009A3944" w:rsidP="00B46E6E">
                            <w:pPr>
                              <w:pStyle w:val="doctext"/>
                              <w:rPr>
                                <w:rFonts w:ascii="Courier New" w:hAnsi="Courier New" w:cs="Courier New"/>
                                <w:sz w:val="20"/>
                              </w:rPr>
                            </w:pPr>
                            <w:r w:rsidRPr="00167293">
                              <w:rPr>
                                <w:rFonts w:ascii="Courier New" w:hAnsi="Courier New" w:cs="Courier New"/>
                                <w:sz w:val="20"/>
                              </w:rPr>
                              <w:t>Create an array named myArray of size 10 and using an initializer list set it with random values. Create a pointer to the array named myArrayPtr. Display the elements of the array using the pointer. (Hint use a for loop and pointer arithmetic)</w:t>
                            </w:r>
                          </w:p>
                          <w:p w:rsidR="009A3944" w:rsidRPr="00D7556A" w:rsidRDefault="009A3944" w:rsidP="00B46E6E">
                            <w:pPr>
                              <w:spacing w:after="150"/>
                              <w:ind w:firstLine="720"/>
                              <w:rPr>
                                <w:rStyle w:val="HTMLTypewriter"/>
                                <w:b/>
                                <w:highlight w:val="yellow"/>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1" o:spid="_x0000_s1052" type="#_x0000_t202" style="position:absolute;margin-left:-.75pt;margin-top:.2pt;width:437.35pt;height:7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" fillcolor="white [3212]">
                <v:textbox>
                  <w:txbxContent>
                    <w:p w:rsidR="009A3944" w:rsidRPr="00167293" w:rsidRDefault="009A3944" w:rsidP="00B46E6E">
                      <w:pPr>
                        <w:pStyle w:val="doctext"/>
                        <w:rPr>
                          <w:rFonts w:ascii="Courier New" w:hAnsi="Courier New" w:cs="Courier New"/>
                          <w:sz w:val="20"/>
                        </w:rPr>
                      </w:pPr>
                      <w:r w:rsidRPr="00167293">
                        <w:rPr>
                          <w:rFonts w:ascii="Courier New" w:hAnsi="Courier New" w:cs="Courier New"/>
                          <w:sz w:val="20"/>
                        </w:rPr>
                        <w:t>Class Assignment 3</w:t>
                      </w:r>
                    </w:p>
                    <w:p w:rsidR="009A3944" w:rsidRPr="00F8203B" w:rsidRDefault="009A3944" w:rsidP="00B46E6E">
                      <w:pPr>
                        <w:pStyle w:val="doctext"/>
                        <w:rPr>
                          <w:rFonts w:ascii="Courier New" w:hAnsi="Courier New" w:cs="Courier New"/>
                          <w:sz w:val="20"/>
                        </w:rPr>
                      </w:pPr>
                      <w:r w:rsidRPr="00167293">
                        <w:rPr>
                          <w:rFonts w:ascii="Courier New" w:hAnsi="Courier New" w:cs="Courier New"/>
                          <w:sz w:val="20"/>
                        </w:rPr>
                        <w:t>Create an array named myArray of size 10 and using an initializer list set it with random values. Create a pointer to the array named myArrayPtr. Display the elements of the array using the pointer. (Hint use a for loop and pointer arithmetic)</w:t>
                      </w:r>
                    </w:p>
                    <w:p w:rsidR="009A3944" w:rsidRPr="00D7556A" w:rsidRDefault="009A3944" w:rsidP="00B46E6E">
                      <w:pPr>
                        <w:spacing w:after="150"/>
                        <w:ind w:firstLine="720"/>
                        <w:rPr>
                          <w:rStyle w:val="HTMLTypewriter"/>
                          <w:b/>
                          <w:highlight w:val="yellow"/>
                        </w:rPr>
                      </w:pPr>
                    </w:p>
                  </w:txbxContent>
                </v:textbox>
              </v:shape>
            </w:pict>
          </mc:Fallback>
        </mc:AlternateContent>
      </w:r>
    </w:p>
    <w:p w:rsidR="00B46E6E" w:rsidRPr="009A3944" w:rsidRDefault="00B46E6E" w:rsidP="00703AD2">
      <w:pPr>
        <w:rPr>
          <w:rFonts w:ascii="Times New Roman" w:hAnsi="Times New Roman" w:cs="Times New Roman"/>
          <w:b/>
          <w:sz w:val="24"/>
        </w:rPr>
      </w:pPr>
    </w:p>
    <w:p w:rsidR="00B46E6E" w:rsidRPr="009A3944" w:rsidRDefault="00B46E6E" w:rsidP="00703AD2">
      <w:pPr>
        <w:rPr>
          <w:rFonts w:ascii="Times New Roman" w:hAnsi="Times New Roman" w:cs="Times New Roman"/>
          <w:b/>
          <w:sz w:val="24"/>
        </w:rPr>
      </w:pPr>
    </w:p>
    <w:p w:rsidR="00B46E6E" w:rsidRPr="009A3944" w:rsidRDefault="00B46E6E" w:rsidP="00703AD2">
      <w:pPr>
        <w:rPr>
          <w:rFonts w:ascii="Times New Roman" w:hAnsi="Times New Roman" w:cs="Times New Roman"/>
          <w:b/>
          <w:sz w:val="24"/>
        </w:rPr>
      </w:pPr>
    </w:p>
    <w:p w:rsidR="00B46E6E" w:rsidRPr="009A3944" w:rsidRDefault="00B46E6E" w:rsidP="00703AD2">
      <w:pPr>
        <w:rPr>
          <w:rFonts w:ascii="Times New Roman" w:hAnsi="Times New Roman" w:cs="Times New Roman"/>
          <w:b/>
          <w:sz w:val="24"/>
        </w:rPr>
      </w:pPr>
    </w:p>
    <w:p w:rsidR="00B46E6E" w:rsidRPr="009A3944" w:rsidRDefault="00B46E6E" w:rsidP="00703AD2">
      <w:pPr>
        <w:rPr>
          <w:rFonts w:ascii="Times New Roman" w:hAnsi="Times New Roman" w:cs="Times New Roman"/>
          <w:b/>
          <w:sz w:val="24"/>
        </w:rPr>
      </w:pPr>
    </w:p>
    <w:p w:rsidR="00B46E6E" w:rsidRPr="009A3944" w:rsidRDefault="00B46E6E" w:rsidP="00703AD2">
      <w:pPr>
        <w:rPr>
          <w:rFonts w:ascii="Times New Roman" w:hAnsi="Times New Roman" w:cs="Times New Roman"/>
          <w:b/>
          <w:sz w:val="24"/>
        </w:rPr>
      </w:pPr>
    </w:p>
    <w:p w:rsidR="00B46E6E" w:rsidRPr="009A3944" w:rsidRDefault="00B46E6E" w:rsidP="00703AD2">
      <w:pPr>
        <w:rPr>
          <w:rFonts w:ascii="Times New Roman" w:hAnsi="Times New Roman" w:cs="Times New Roman"/>
          <w:b/>
          <w:sz w:val="24"/>
        </w:rPr>
      </w:pPr>
    </w:p>
    <w:p w:rsidR="00B46E6E" w:rsidRPr="009A3944" w:rsidRDefault="00B46E6E" w:rsidP="00703AD2">
      <w:pPr>
        <w:rPr>
          <w:rFonts w:ascii="Times New Roman" w:hAnsi="Times New Roman" w:cs="Times New Roman"/>
          <w:b/>
          <w:sz w:val="24"/>
        </w:rPr>
      </w:pPr>
    </w:p>
    <w:p w:rsidR="00B46E6E" w:rsidRPr="009A3944" w:rsidRDefault="00B46E6E" w:rsidP="00703AD2">
      <w:pPr>
        <w:rPr>
          <w:rFonts w:ascii="Times New Roman" w:hAnsi="Times New Roman" w:cs="Times New Roman"/>
          <w:b/>
          <w:sz w:val="24"/>
        </w:rPr>
      </w:pPr>
    </w:p>
    <w:p w:rsidR="00B46E6E" w:rsidRPr="009A3944" w:rsidRDefault="00B46E6E" w:rsidP="00703AD2">
      <w:pPr>
        <w:rPr>
          <w:rFonts w:ascii="Times New Roman" w:hAnsi="Times New Roman" w:cs="Times New Roman"/>
          <w:b/>
          <w:sz w:val="24"/>
        </w:rPr>
      </w:pPr>
    </w:p>
    <w:p w:rsidR="00B46E6E" w:rsidRPr="009A3944" w:rsidRDefault="00B46E6E" w:rsidP="00703AD2">
      <w:pPr>
        <w:rPr>
          <w:rFonts w:ascii="Times New Roman" w:hAnsi="Times New Roman" w:cs="Times New Roman"/>
          <w:b/>
          <w:sz w:val="24"/>
        </w:rPr>
      </w:pPr>
    </w:p>
    <w:p w:rsidR="00B46E6E" w:rsidRPr="009A3944" w:rsidRDefault="00B46E6E" w:rsidP="00703AD2">
      <w:pPr>
        <w:rPr>
          <w:rFonts w:ascii="Times New Roman" w:hAnsi="Times New Roman" w:cs="Times New Roman"/>
          <w:b/>
          <w:sz w:val="24"/>
        </w:rPr>
      </w:pPr>
    </w:p>
    <w:p w:rsidR="00725934" w:rsidRPr="009A3944" w:rsidRDefault="00725934" w:rsidP="00703AD2">
      <w:pPr>
        <w:rPr>
          <w:rFonts w:ascii="Times New Roman" w:hAnsi="Times New Roman" w:cs="Times New Roman"/>
          <w:b/>
          <w:sz w:val="24"/>
        </w:rPr>
      </w:pPr>
      <w:r w:rsidRPr="009A3944">
        <w:rPr>
          <w:rFonts w:ascii="Times New Roman" w:hAnsi="Times New Roman" w:cs="Times New Roman"/>
          <w:b/>
          <w:sz w:val="24"/>
        </w:rPr>
        <w:t>Array of Pointers</w:t>
      </w:r>
    </w:p>
    <w:p w:rsidR="00725934" w:rsidRPr="009A3944" w:rsidRDefault="00725934" w:rsidP="00703AD2">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It is possible to create an array of pointers in c++. The most common example is an array of strings. </w:t>
      </w:r>
    </w:p>
    <w:p w:rsidR="00725934" w:rsidRPr="009A3944" w:rsidRDefault="00725934" w:rsidP="00725934">
      <w:pPr>
        <w:pStyle w:val="Default"/>
        <w:rPr>
          <w:rFonts w:ascii="Courier New" w:hAnsi="Courier New"/>
          <w:color w:val="auto"/>
          <w:sz w:val="20"/>
        </w:rPr>
      </w:pPr>
      <w:r w:rsidRPr="009A3944">
        <w:rPr>
          <w:rFonts w:ascii="Courier New" w:hAnsi="Courier New"/>
          <w:color w:val="auto"/>
          <w:sz w:val="20"/>
        </w:rPr>
        <w:t>char *suit[4] = {“Hearts”, “Diamonds”, “Clubs”, “Spades”};</w:t>
      </w:r>
    </w:p>
    <w:p w:rsidR="00725934" w:rsidRPr="009A3944" w:rsidRDefault="00725934" w:rsidP="00725934">
      <w:pPr>
        <w:rPr>
          <w:rStyle w:val="basetext"/>
          <w:b/>
          <w:bCs w:val="0"/>
          <w:sz w:val="24"/>
        </w:rPr>
      </w:pPr>
    </w:p>
    <w:p w:rsidR="00725934" w:rsidRPr="009A3944" w:rsidRDefault="00725934" w:rsidP="00725934">
      <w:pPr>
        <w:rPr>
          <w:rStyle w:val="basetext"/>
          <w:b/>
          <w:bCs w:val="0"/>
        </w:rPr>
      </w:pPr>
      <w:r w:rsidRPr="009A3944">
        <w:rPr>
          <w:rStyle w:val="basetext"/>
          <w:b/>
          <w:bCs w:val="0"/>
          <w:sz w:val="24"/>
        </w:rPr>
        <w:t>Review</w:t>
      </w:r>
      <w:r w:rsidRPr="009A3944">
        <w:rPr>
          <w:rStyle w:val="basetext"/>
          <w:b/>
          <w:bCs w:val="0"/>
        </w:rPr>
        <w:t>:</w:t>
      </w:r>
    </w:p>
    <w:p w:rsidR="00725934" w:rsidRPr="009A3944" w:rsidRDefault="00725934" w:rsidP="00725934">
      <w:pPr>
        <w:rPr>
          <w:rStyle w:val="basetext"/>
        </w:rPr>
      </w:pPr>
    </w:p>
    <w:p w:rsidR="00725934" w:rsidRPr="009A3944" w:rsidRDefault="00725934" w:rsidP="00725934">
      <w:pPr>
        <w:outlineLvl w:val="0"/>
        <w:rPr>
          <w:rStyle w:val="basetext"/>
          <w:sz w:val="24"/>
        </w:rPr>
      </w:pPr>
      <w:r w:rsidRPr="009A3944">
        <w:rPr>
          <w:rStyle w:val="basetext"/>
          <w:sz w:val="24"/>
        </w:rPr>
        <w:t xml:space="preserve">Q1: Pointers </w:t>
      </w:r>
      <w:r w:rsidRPr="009A3944">
        <w:rPr>
          <w:rStyle w:val="basetext"/>
          <w:iCs/>
          <w:sz w:val="24"/>
        </w:rPr>
        <w:t>are variables that contain</w:t>
      </w:r>
      <w:r w:rsidRPr="009A3944">
        <w:rPr>
          <w:rStyle w:val="basetext"/>
          <w:i/>
          <w:sz w:val="24"/>
        </w:rPr>
        <w:t xml:space="preserve"> ___________________</w:t>
      </w:r>
    </w:p>
    <w:p w:rsidR="00725934" w:rsidRPr="009A3944" w:rsidRDefault="00725934" w:rsidP="00725934">
      <w:pPr>
        <w:outlineLvl w:val="0"/>
      </w:pPr>
      <w:r w:rsidRPr="009A3944">
        <w:rPr>
          <w:rStyle w:val="basetext"/>
          <w:sz w:val="24"/>
        </w:rPr>
        <w:t>Q2: Pointers may be assigned which of the following values</w:t>
      </w:r>
      <w:r w:rsidRPr="009A3944">
        <w:t>?</w:t>
      </w:r>
    </w:p>
    <w:p w:rsidR="00725934" w:rsidRPr="009A3944" w:rsidRDefault="00725934" w:rsidP="00725934">
      <w:pPr>
        <w:numPr>
          <w:ilvl w:val="0"/>
          <w:numId w:val="100"/>
        </w:numPr>
        <w:rPr>
          <w:rStyle w:val="basetext"/>
          <w:sz w:val="24"/>
        </w:rPr>
      </w:pPr>
      <w:r w:rsidRPr="009A3944">
        <w:rPr>
          <w:rStyle w:val="basetext"/>
          <w:sz w:val="24"/>
        </w:rPr>
        <w:t>Any integer values.</w:t>
      </w:r>
    </w:p>
    <w:p w:rsidR="00725934" w:rsidRPr="009A3944" w:rsidRDefault="00725934" w:rsidP="00725934">
      <w:pPr>
        <w:numPr>
          <w:ilvl w:val="0"/>
          <w:numId w:val="100"/>
        </w:numPr>
        <w:rPr>
          <w:rStyle w:val="basetext"/>
          <w:sz w:val="24"/>
        </w:rPr>
      </w:pPr>
      <w:r w:rsidRPr="009A3944">
        <w:rPr>
          <w:rStyle w:val="basetext"/>
          <w:sz w:val="24"/>
        </w:rPr>
        <w:t>An address.</w:t>
      </w:r>
    </w:p>
    <w:p w:rsidR="00725934" w:rsidRPr="009A3944" w:rsidRDefault="00725934" w:rsidP="00725934">
      <w:pPr>
        <w:numPr>
          <w:ilvl w:val="0"/>
          <w:numId w:val="100"/>
        </w:numPr>
        <w:rPr>
          <w:rStyle w:val="basetext"/>
          <w:sz w:val="24"/>
        </w:rPr>
      </w:pPr>
      <w:r w:rsidRPr="009A3944">
        <w:rPr>
          <w:rStyle w:val="CDT"/>
          <w:rFonts w:ascii="Times New Roman" w:hAnsi="Times New Roman"/>
          <w:sz w:val="24"/>
        </w:rPr>
        <w:t>NULL</w:t>
      </w:r>
      <w:r w:rsidRPr="009A3944">
        <w:rPr>
          <w:rStyle w:val="basetext"/>
          <w:sz w:val="24"/>
        </w:rPr>
        <w:t>.</w:t>
      </w:r>
    </w:p>
    <w:p w:rsidR="00725934" w:rsidRPr="009A3944" w:rsidRDefault="00725934" w:rsidP="00725934">
      <w:pPr>
        <w:numPr>
          <w:ilvl w:val="0"/>
          <w:numId w:val="100"/>
        </w:numPr>
        <w:rPr>
          <w:rStyle w:val="basetext"/>
          <w:sz w:val="24"/>
        </w:rPr>
      </w:pPr>
      <w:r w:rsidRPr="009A3944">
        <w:rPr>
          <w:rStyle w:val="basetext"/>
          <w:sz w:val="24"/>
        </w:rPr>
        <w:t>Both (b) and (c).</w:t>
      </w:r>
    </w:p>
    <w:p w:rsidR="00725934" w:rsidRPr="009A3944" w:rsidRDefault="00725934" w:rsidP="00725934">
      <w:pPr>
        <w:outlineLvl w:val="0"/>
      </w:pPr>
      <w:r w:rsidRPr="009A3944">
        <w:rPr>
          <w:rStyle w:val="basetext"/>
          <w:sz w:val="24"/>
        </w:rPr>
        <w:t xml:space="preserve">Q3: </w:t>
      </w:r>
      <w:r w:rsidRPr="009A3944">
        <w:t>What does the following statement declare?</w:t>
      </w:r>
    </w:p>
    <w:p w:rsidR="00725934" w:rsidRPr="009A3944" w:rsidRDefault="00725934" w:rsidP="00725934">
      <w:pPr>
        <w:outlineLvl w:val="0"/>
        <w:rPr>
          <w:rStyle w:val="CDT"/>
          <w:rFonts w:ascii="Times New Roman" w:hAnsi="Times New Roman"/>
          <w:sz w:val="24"/>
        </w:rPr>
      </w:pPr>
      <w:r w:rsidRPr="009A3944">
        <w:rPr>
          <w:rStyle w:val="CDT"/>
          <w:rFonts w:ascii="Times New Roman" w:hAnsi="Times New Roman"/>
          <w:sz w:val="24"/>
        </w:rPr>
        <w:t>int *countPtr, count;</w:t>
      </w:r>
    </w:p>
    <w:p w:rsidR="00725934" w:rsidRPr="009A3944" w:rsidRDefault="00725934" w:rsidP="00725934">
      <w:pPr>
        <w:numPr>
          <w:ilvl w:val="0"/>
          <w:numId w:val="101"/>
        </w:numPr>
        <w:rPr>
          <w:rStyle w:val="basetext"/>
          <w:sz w:val="24"/>
        </w:rPr>
      </w:pPr>
      <w:r w:rsidRPr="009A3944">
        <w:t xml:space="preserve">Two </w:t>
      </w:r>
      <w:r w:rsidRPr="009A3944">
        <w:rPr>
          <w:rStyle w:val="CDT"/>
          <w:rFonts w:ascii="Times New Roman" w:hAnsi="Times New Roman"/>
          <w:sz w:val="24"/>
        </w:rPr>
        <w:t>int</w:t>
      </w:r>
      <w:r w:rsidRPr="009A3944">
        <w:t xml:space="preserve"> variables</w:t>
      </w:r>
      <w:r w:rsidRPr="009A3944">
        <w:rPr>
          <w:rStyle w:val="basetext"/>
          <w:sz w:val="24"/>
        </w:rPr>
        <w:t>.</w:t>
      </w:r>
    </w:p>
    <w:p w:rsidR="00725934" w:rsidRPr="009A3944" w:rsidRDefault="00725934" w:rsidP="00725934">
      <w:pPr>
        <w:numPr>
          <w:ilvl w:val="0"/>
          <w:numId w:val="101"/>
        </w:numPr>
        <w:rPr>
          <w:rStyle w:val="basetext"/>
          <w:sz w:val="24"/>
        </w:rPr>
      </w:pPr>
      <w:r w:rsidRPr="009A3944">
        <w:t xml:space="preserve">One pointer to an </w:t>
      </w:r>
      <w:r w:rsidRPr="009A3944">
        <w:rPr>
          <w:rStyle w:val="CDT"/>
          <w:rFonts w:ascii="Times New Roman" w:hAnsi="Times New Roman"/>
          <w:sz w:val="24"/>
        </w:rPr>
        <w:t>int</w:t>
      </w:r>
      <w:r w:rsidRPr="009A3944">
        <w:t xml:space="preserve"> and one </w:t>
      </w:r>
      <w:r w:rsidRPr="009A3944">
        <w:rPr>
          <w:rStyle w:val="CDT"/>
          <w:rFonts w:ascii="Times New Roman" w:hAnsi="Times New Roman"/>
          <w:sz w:val="24"/>
        </w:rPr>
        <w:t>int</w:t>
      </w:r>
      <w:r w:rsidRPr="009A3944">
        <w:t xml:space="preserve"> variable</w:t>
      </w:r>
      <w:r w:rsidRPr="009A3944">
        <w:rPr>
          <w:rStyle w:val="basetext"/>
          <w:sz w:val="24"/>
        </w:rPr>
        <w:t>.</w:t>
      </w:r>
    </w:p>
    <w:p w:rsidR="00725934" w:rsidRPr="009A3944" w:rsidRDefault="00725934" w:rsidP="00725934">
      <w:pPr>
        <w:numPr>
          <w:ilvl w:val="0"/>
          <w:numId w:val="101"/>
        </w:numPr>
        <w:rPr>
          <w:rStyle w:val="basetext"/>
          <w:sz w:val="24"/>
        </w:rPr>
      </w:pPr>
      <w:r w:rsidRPr="009A3944">
        <w:t xml:space="preserve">Two pointers to </w:t>
      </w:r>
      <w:r w:rsidRPr="009A3944">
        <w:rPr>
          <w:rStyle w:val="CDT"/>
          <w:rFonts w:ascii="Times New Roman" w:hAnsi="Times New Roman"/>
          <w:sz w:val="24"/>
        </w:rPr>
        <w:t>int</w:t>
      </w:r>
      <w:r w:rsidRPr="009A3944">
        <w:t>s</w:t>
      </w:r>
      <w:r w:rsidRPr="009A3944">
        <w:rPr>
          <w:rStyle w:val="basetext"/>
          <w:sz w:val="24"/>
        </w:rPr>
        <w:t>.</w:t>
      </w:r>
    </w:p>
    <w:p w:rsidR="00725934" w:rsidRPr="009A3944" w:rsidRDefault="00725934" w:rsidP="00725934">
      <w:pPr>
        <w:numPr>
          <w:ilvl w:val="0"/>
          <w:numId w:val="101"/>
        </w:numPr>
        <w:rPr>
          <w:rStyle w:val="basetext"/>
          <w:sz w:val="24"/>
        </w:rPr>
      </w:pPr>
      <w:r w:rsidRPr="009A3944">
        <w:t>The declaration is invalid</w:t>
      </w:r>
      <w:r w:rsidRPr="009A3944">
        <w:rPr>
          <w:rStyle w:val="basetext"/>
          <w:sz w:val="24"/>
        </w:rPr>
        <w:t>.</w:t>
      </w:r>
    </w:p>
    <w:p w:rsidR="00725934" w:rsidRPr="009A3944" w:rsidRDefault="00725934" w:rsidP="00725934">
      <w:pPr>
        <w:outlineLvl w:val="0"/>
        <w:rPr>
          <w:rStyle w:val="basetext"/>
          <w:sz w:val="24"/>
        </w:rPr>
      </w:pPr>
      <w:r w:rsidRPr="009A3944">
        <w:rPr>
          <w:rStyle w:val="basetext"/>
          <w:sz w:val="24"/>
        </w:rPr>
        <w:t xml:space="preserve">Q4: Three of the following expressions have the same value. Which of the following expressions has a value </w:t>
      </w:r>
      <w:r w:rsidRPr="009A3944">
        <w:rPr>
          <w:rStyle w:val="basetext"/>
          <w:i/>
          <w:sz w:val="24"/>
        </w:rPr>
        <w:t>different</w:t>
      </w:r>
      <w:r w:rsidRPr="009A3944">
        <w:rPr>
          <w:rStyle w:val="basetext"/>
          <w:sz w:val="24"/>
        </w:rPr>
        <w:t xml:space="preserve"> from the others’</w:t>
      </w:r>
      <w:r w:rsidRPr="009A3944">
        <w:t>?</w:t>
      </w:r>
    </w:p>
    <w:p w:rsidR="00725934" w:rsidRPr="009A3944" w:rsidRDefault="00725934" w:rsidP="00725934">
      <w:pPr>
        <w:numPr>
          <w:ilvl w:val="0"/>
          <w:numId w:val="102"/>
        </w:numPr>
        <w:rPr>
          <w:rStyle w:val="basetext"/>
          <w:sz w:val="24"/>
        </w:rPr>
      </w:pPr>
      <w:r w:rsidRPr="009A3944">
        <w:rPr>
          <w:rStyle w:val="CDT"/>
          <w:rFonts w:ascii="Times New Roman" w:hAnsi="Times New Roman"/>
          <w:sz w:val="24"/>
        </w:rPr>
        <w:t>*&amp;ptr</w:t>
      </w:r>
    </w:p>
    <w:p w:rsidR="00725934" w:rsidRPr="009A3944" w:rsidRDefault="00725934" w:rsidP="00725934">
      <w:pPr>
        <w:numPr>
          <w:ilvl w:val="0"/>
          <w:numId w:val="102"/>
        </w:numPr>
        <w:rPr>
          <w:rStyle w:val="basetext"/>
          <w:sz w:val="24"/>
        </w:rPr>
      </w:pPr>
      <w:r w:rsidRPr="009A3944">
        <w:rPr>
          <w:rStyle w:val="CDT"/>
          <w:rFonts w:ascii="Times New Roman" w:hAnsi="Times New Roman"/>
          <w:sz w:val="24"/>
        </w:rPr>
        <w:t>&amp;*ptr</w:t>
      </w:r>
    </w:p>
    <w:p w:rsidR="00725934" w:rsidRPr="009A3944" w:rsidRDefault="00725934" w:rsidP="00725934">
      <w:pPr>
        <w:numPr>
          <w:ilvl w:val="0"/>
          <w:numId w:val="102"/>
        </w:numPr>
        <w:rPr>
          <w:rStyle w:val="basetext"/>
          <w:sz w:val="24"/>
        </w:rPr>
      </w:pPr>
      <w:r w:rsidRPr="009A3944">
        <w:rPr>
          <w:rStyle w:val="CDT"/>
          <w:rFonts w:ascii="Times New Roman" w:hAnsi="Times New Roman"/>
          <w:sz w:val="24"/>
        </w:rPr>
        <w:t>*ptr</w:t>
      </w:r>
    </w:p>
    <w:p w:rsidR="00725934" w:rsidRPr="009A3944" w:rsidRDefault="00725934" w:rsidP="00725934">
      <w:pPr>
        <w:numPr>
          <w:ilvl w:val="0"/>
          <w:numId w:val="102"/>
        </w:numPr>
        <w:rPr>
          <w:rStyle w:val="basetext"/>
          <w:sz w:val="24"/>
        </w:rPr>
      </w:pPr>
      <w:r w:rsidRPr="009A3944">
        <w:rPr>
          <w:rStyle w:val="CDT"/>
          <w:rFonts w:ascii="Times New Roman" w:hAnsi="Times New Roman"/>
          <w:sz w:val="24"/>
        </w:rPr>
        <w:t>ptr</w:t>
      </w:r>
    </w:p>
    <w:p w:rsidR="00725934" w:rsidRPr="009A3944" w:rsidRDefault="00725934" w:rsidP="00725934">
      <w:pPr>
        <w:outlineLvl w:val="0"/>
        <w:rPr>
          <w:rStyle w:val="basetext"/>
          <w:sz w:val="24"/>
        </w:rPr>
      </w:pPr>
      <w:r w:rsidRPr="009A3944">
        <w:rPr>
          <w:rStyle w:val="basetext"/>
          <w:sz w:val="24"/>
        </w:rPr>
        <w:t xml:space="preserve">Q5: The </w:t>
      </w:r>
      <w:r w:rsidRPr="009A3944">
        <w:t>following is the principle of least privilege:</w:t>
      </w:r>
    </w:p>
    <w:p w:rsidR="00725934" w:rsidRPr="009A3944" w:rsidRDefault="00725934" w:rsidP="00725934">
      <w:pPr>
        <w:numPr>
          <w:ilvl w:val="0"/>
          <w:numId w:val="103"/>
        </w:numPr>
        <w:rPr>
          <w:rStyle w:val="basetext"/>
          <w:sz w:val="24"/>
        </w:rPr>
      </w:pPr>
      <w:r w:rsidRPr="009A3944">
        <w:rPr>
          <w:rStyle w:val="basetext"/>
          <w:sz w:val="24"/>
        </w:rPr>
        <w:t xml:space="preserve"> A nonconstant pointer to nonconstant data.</w:t>
      </w:r>
    </w:p>
    <w:p w:rsidR="00725934" w:rsidRPr="009A3944" w:rsidRDefault="00725934" w:rsidP="00725934">
      <w:pPr>
        <w:numPr>
          <w:ilvl w:val="0"/>
          <w:numId w:val="103"/>
        </w:numPr>
        <w:rPr>
          <w:rStyle w:val="basetext"/>
          <w:sz w:val="24"/>
        </w:rPr>
      </w:pPr>
      <w:r w:rsidRPr="009A3944">
        <w:rPr>
          <w:rStyle w:val="basetext"/>
          <w:sz w:val="24"/>
        </w:rPr>
        <w:t xml:space="preserve"> A nonconstant pointer to constant data.</w:t>
      </w:r>
    </w:p>
    <w:p w:rsidR="00725934" w:rsidRPr="009A3944" w:rsidRDefault="00725934" w:rsidP="00725934">
      <w:pPr>
        <w:numPr>
          <w:ilvl w:val="0"/>
          <w:numId w:val="103"/>
        </w:numPr>
        <w:rPr>
          <w:rStyle w:val="basetext"/>
          <w:sz w:val="24"/>
        </w:rPr>
      </w:pPr>
      <w:r w:rsidRPr="009A3944">
        <w:rPr>
          <w:rStyle w:val="basetext"/>
          <w:sz w:val="24"/>
        </w:rPr>
        <w:t xml:space="preserve"> A constant pointer to nonconstant data.</w:t>
      </w:r>
    </w:p>
    <w:p w:rsidR="00725934" w:rsidRPr="009A3944" w:rsidRDefault="00725934" w:rsidP="00725934">
      <w:pPr>
        <w:numPr>
          <w:ilvl w:val="0"/>
          <w:numId w:val="103"/>
        </w:numPr>
        <w:rPr>
          <w:rStyle w:val="basetext"/>
          <w:sz w:val="24"/>
        </w:rPr>
      </w:pPr>
      <w:r w:rsidRPr="009A3944">
        <w:rPr>
          <w:rStyle w:val="basetext"/>
          <w:sz w:val="24"/>
        </w:rPr>
        <w:t xml:space="preserve"> A constant pointer to constant data.</w:t>
      </w:r>
    </w:p>
    <w:p w:rsidR="00725934" w:rsidRPr="009A3944" w:rsidRDefault="00725934" w:rsidP="00725934">
      <w:pPr>
        <w:outlineLvl w:val="0"/>
        <w:rPr>
          <w:rStyle w:val="basetext"/>
          <w:sz w:val="24"/>
        </w:rPr>
      </w:pPr>
      <w:r w:rsidRPr="009A3944">
        <w:rPr>
          <w:rStyle w:val="basetext"/>
          <w:sz w:val="24"/>
        </w:rPr>
        <w:t xml:space="preserve">Q6: Which of the following </w:t>
      </w:r>
      <w:r w:rsidRPr="009A3944">
        <w:rPr>
          <w:rStyle w:val="basetext"/>
          <w:i/>
          <w:sz w:val="24"/>
        </w:rPr>
        <w:t>can</w:t>
      </w:r>
      <w:r w:rsidRPr="009A3944">
        <w:rPr>
          <w:rStyle w:val="basetext"/>
          <w:sz w:val="24"/>
        </w:rPr>
        <w:t xml:space="preserve"> have a pointer as an operand?</w:t>
      </w:r>
    </w:p>
    <w:p w:rsidR="00725934" w:rsidRPr="009A3944" w:rsidRDefault="00725934" w:rsidP="00725934">
      <w:pPr>
        <w:numPr>
          <w:ilvl w:val="0"/>
          <w:numId w:val="104"/>
        </w:numPr>
        <w:rPr>
          <w:rStyle w:val="CDT"/>
          <w:rFonts w:ascii="Times New Roman" w:hAnsi="Times New Roman"/>
          <w:sz w:val="24"/>
        </w:rPr>
      </w:pPr>
      <w:r w:rsidRPr="009A3944">
        <w:rPr>
          <w:rStyle w:val="CDT"/>
          <w:rFonts w:ascii="Times New Roman" w:hAnsi="Times New Roman"/>
          <w:sz w:val="24"/>
        </w:rPr>
        <w:t xml:space="preserve"> ++</w:t>
      </w:r>
    </w:p>
    <w:p w:rsidR="00725934" w:rsidRPr="009A3944" w:rsidRDefault="00725934" w:rsidP="00725934">
      <w:pPr>
        <w:numPr>
          <w:ilvl w:val="0"/>
          <w:numId w:val="104"/>
        </w:numPr>
        <w:rPr>
          <w:rStyle w:val="CDT"/>
          <w:rFonts w:ascii="Times New Roman" w:hAnsi="Times New Roman"/>
          <w:sz w:val="24"/>
        </w:rPr>
      </w:pPr>
      <w:r w:rsidRPr="009A3944">
        <w:rPr>
          <w:rStyle w:val="CDT"/>
          <w:rFonts w:ascii="Times New Roman" w:hAnsi="Times New Roman"/>
          <w:sz w:val="24"/>
        </w:rPr>
        <w:t xml:space="preserve"> *=</w:t>
      </w:r>
    </w:p>
    <w:p w:rsidR="00725934" w:rsidRPr="009A3944" w:rsidRDefault="00725934" w:rsidP="00725934">
      <w:pPr>
        <w:numPr>
          <w:ilvl w:val="0"/>
          <w:numId w:val="104"/>
        </w:numPr>
        <w:rPr>
          <w:rStyle w:val="CDT"/>
          <w:rFonts w:ascii="Times New Roman" w:hAnsi="Times New Roman"/>
          <w:sz w:val="24"/>
        </w:rPr>
      </w:pPr>
      <w:r w:rsidRPr="009A3944">
        <w:rPr>
          <w:rStyle w:val="CDT"/>
          <w:rFonts w:ascii="Times New Roman" w:hAnsi="Times New Roman"/>
          <w:sz w:val="24"/>
        </w:rPr>
        <w:t xml:space="preserve"> %</w:t>
      </w:r>
    </w:p>
    <w:p w:rsidR="002024E7" w:rsidRPr="009A3944" w:rsidRDefault="00725934" w:rsidP="002024E7">
      <w:pPr>
        <w:numPr>
          <w:ilvl w:val="0"/>
          <w:numId w:val="104"/>
        </w:numPr>
        <w:rPr>
          <w:rStyle w:val="CDT"/>
          <w:rFonts w:ascii="Times New Roman" w:hAnsi="Times New Roman"/>
          <w:sz w:val="24"/>
        </w:rPr>
      </w:pPr>
      <w:r w:rsidRPr="009A3944">
        <w:rPr>
          <w:rStyle w:val="CDT"/>
          <w:rFonts w:ascii="Times New Roman" w:hAnsi="Times New Roman"/>
          <w:sz w:val="24"/>
        </w:rPr>
        <w:t xml:space="preserve"> /</w:t>
      </w:r>
    </w:p>
    <w:p w:rsidR="00725934" w:rsidRPr="009A3944" w:rsidRDefault="00725934" w:rsidP="00725934">
      <w:pPr>
        <w:outlineLvl w:val="0"/>
        <w:rPr>
          <w:rStyle w:val="basetext"/>
          <w:sz w:val="24"/>
        </w:rPr>
      </w:pPr>
      <w:r w:rsidRPr="009A3944">
        <w:rPr>
          <w:rStyle w:val="basetext"/>
          <w:sz w:val="24"/>
        </w:rPr>
        <w:t xml:space="preserve">Q7: Given that </w:t>
      </w:r>
      <w:r w:rsidRPr="009A3944">
        <w:rPr>
          <w:rStyle w:val="CDT"/>
          <w:rFonts w:ascii="Times New Roman" w:hAnsi="Times New Roman"/>
          <w:sz w:val="24"/>
        </w:rPr>
        <w:t>k</w:t>
      </w:r>
      <w:r w:rsidRPr="009A3944">
        <w:rPr>
          <w:rStyle w:val="basetext"/>
          <w:sz w:val="24"/>
        </w:rPr>
        <w:t xml:space="preserve"> is an integer array starting at location </w:t>
      </w:r>
      <w:r w:rsidRPr="009A3944">
        <w:rPr>
          <w:rStyle w:val="CDT"/>
          <w:rFonts w:ascii="Times New Roman" w:hAnsi="Times New Roman"/>
          <w:sz w:val="24"/>
        </w:rPr>
        <w:t>2000</w:t>
      </w:r>
      <w:r w:rsidRPr="009A3944">
        <w:rPr>
          <w:rStyle w:val="basetext"/>
          <w:sz w:val="24"/>
        </w:rPr>
        <w:t xml:space="preserve">, </w:t>
      </w:r>
      <w:r w:rsidRPr="009A3944">
        <w:rPr>
          <w:rStyle w:val="CDT"/>
          <w:rFonts w:ascii="Times New Roman" w:hAnsi="Times New Roman"/>
          <w:sz w:val="24"/>
        </w:rPr>
        <w:t>kPtr</w:t>
      </w:r>
      <w:r w:rsidRPr="009A3944">
        <w:rPr>
          <w:rStyle w:val="basetext"/>
          <w:sz w:val="24"/>
        </w:rPr>
        <w:t xml:space="preserve"> is a pointer to </w:t>
      </w:r>
      <w:r w:rsidRPr="009A3944">
        <w:rPr>
          <w:rStyle w:val="CDT"/>
          <w:rFonts w:ascii="Times New Roman" w:hAnsi="Times New Roman"/>
          <w:sz w:val="24"/>
        </w:rPr>
        <w:t>k</w:t>
      </w:r>
      <w:r w:rsidRPr="009A3944">
        <w:rPr>
          <w:rStyle w:val="basetext"/>
          <w:sz w:val="24"/>
        </w:rPr>
        <w:t xml:space="preserve"> and each integer is stored in 4 bytes of memory, what location does </w:t>
      </w:r>
      <w:r w:rsidRPr="009A3944">
        <w:rPr>
          <w:rStyle w:val="CDT"/>
          <w:rFonts w:ascii="Times New Roman" w:hAnsi="Times New Roman"/>
          <w:sz w:val="24"/>
        </w:rPr>
        <w:t>kPtr + 3</w:t>
      </w:r>
      <w:r w:rsidRPr="009A3944">
        <w:rPr>
          <w:rStyle w:val="basetext"/>
          <w:sz w:val="24"/>
        </w:rPr>
        <w:t xml:space="preserve"> point to?</w:t>
      </w:r>
    </w:p>
    <w:p w:rsidR="00725934" w:rsidRPr="009A3944" w:rsidRDefault="00725934" w:rsidP="00725934">
      <w:pPr>
        <w:numPr>
          <w:ilvl w:val="0"/>
          <w:numId w:val="105"/>
        </w:numPr>
        <w:rPr>
          <w:rStyle w:val="basetext"/>
          <w:sz w:val="24"/>
        </w:rPr>
      </w:pPr>
      <w:r w:rsidRPr="009A3944">
        <w:rPr>
          <w:rStyle w:val="basetext"/>
          <w:sz w:val="24"/>
        </w:rPr>
        <w:t xml:space="preserve"> </w:t>
      </w:r>
      <w:r w:rsidRPr="009A3944">
        <w:rPr>
          <w:rStyle w:val="CDT"/>
          <w:rFonts w:ascii="Times New Roman" w:hAnsi="Times New Roman"/>
          <w:sz w:val="24"/>
        </w:rPr>
        <w:t>2003</w:t>
      </w:r>
    </w:p>
    <w:p w:rsidR="00725934" w:rsidRPr="009A3944" w:rsidRDefault="00725934" w:rsidP="00725934">
      <w:pPr>
        <w:numPr>
          <w:ilvl w:val="0"/>
          <w:numId w:val="105"/>
        </w:numPr>
        <w:rPr>
          <w:rStyle w:val="basetext"/>
          <w:sz w:val="24"/>
        </w:rPr>
      </w:pPr>
      <w:r w:rsidRPr="009A3944">
        <w:rPr>
          <w:rStyle w:val="basetext"/>
          <w:sz w:val="24"/>
        </w:rPr>
        <w:t xml:space="preserve"> </w:t>
      </w:r>
      <w:r w:rsidRPr="009A3944">
        <w:rPr>
          <w:rStyle w:val="CDT"/>
          <w:rFonts w:ascii="Times New Roman" w:hAnsi="Times New Roman"/>
          <w:sz w:val="24"/>
        </w:rPr>
        <w:t>2006</w:t>
      </w:r>
    </w:p>
    <w:p w:rsidR="00725934" w:rsidRPr="009A3944" w:rsidRDefault="00725934" w:rsidP="00725934">
      <w:pPr>
        <w:numPr>
          <w:ilvl w:val="0"/>
          <w:numId w:val="105"/>
        </w:numPr>
        <w:rPr>
          <w:rStyle w:val="basetext"/>
          <w:sz w:val="24"/>
        </w:rPr>
      </w:pPr>
      <w:r w:rsidRPr="009A3944">
        <w:rPr>
          <w:rStyle w:val="basetext"/>
          <w:sz w:val="24"/>
        </w:rPr>
        <w:t xml:space="preserve"> </w:t>
      </w:r>
      <w:r w:rsidRPr="009A3944">
        <w:rPr>
          <w:rStyle w:val="CDT"/>
          <w:rFonts w:ascii="Times New Roman" w:hAnsi="Times New Roman"/>
          <w:sz w:val="24"/>
        </w:rPr>
        <w:t>2012</w:t>
      </w:r>
    </w:p>
    <w:p w:rsidR="00725934" w:rsidRPr="009A3944" w:rsidRDefault="00725934" w:rsidP="00725934">
      <w:pPr>
        <w:numPr>
          <w:ilvl w:val="0"/>
          <w:numId w:val="105"/>
        </w:numPr>
        <w:rPr>
          <w:rStyle w:val="CDT"/>
          <w:rFonts w:ascii="Times New Roman" w:hAnsi="Times New Roman"/>
          <w:sz w:val="24"/>
        </w:rPr>
      </w:pPr>
      <w:r w:rsidRPr="009A3944">
        <w:rPr>
          <w:rStyle w:val="basetext"/>
          <w:sz w:val="24"/>
        </w:rPr>
        <w:t xml:space="preserve"> </w:t>
      </w:r>
      <w:r w:rsidRPr="009A3944">
        <w:rPr>
          <w:rStyle w:val="CDT"/>
          <w:rFonts w:ascii="Times New Roman" w:hAnsi="Times New Roman"/>
          <w:sz w:val="24"/>
        </w:rPr>
        <w:t>2024</w:t>
      </w:r>
    </w:p>
    <w:p w:rsidR="00F2099D" w:rsidRPr="009A3944" w:rsidRDefault="00F2099D" w:rsidP="00F2099D">
      <w:pPr>
        <w:rPr>
          <w:rStyle w:val="CDT"/>
          <w:rFonts w:ascii="Times New Roman" w:hAnsi="Times New Roman"/>
          <w:sz w:val="24"/>
        </w:rPr>
      </w:pPr>
    </w:p>
    <w:p w:rsidR="00F2099D" w:rsidRPr="009A3944" w:rsidRDefault="00F2099D" w:rsidP="00F2099D">
      <w:pPr>
        <w:rPr>
          <w:rStyle w:val="CDT"/>
          <w:rFonts w:ascii="Times New Roman" w:hAnsi="Times New Roman"/>
          <w:sz w:val="24"/>
        </w:rPr>
      </w:pPr>
    </w:p>
    <w:p w:rsidR="00E5129D" w:rsidRPr="009A3944" w:rsidRDefault="00E5129D" w:rsidP="00F2099D">
      <w:pPr>
        <w:rPr>
          <w:rStyle w:val="CDT"/>
          <w:rFonts w:ascii="Times New Roman" w:hAnsi="Times New Roman"/>
          <w:sz w:val="24"/>
        </w:rPr>
      </w:pPr>
    </w:p>
    <w:p w:rsidR="00F2099D" w:rsidRPr="009A3944" w:rsidRDefault="00F2099D" w:rsidP="00F2099D">
      <w:pPr>
        <w:rPr>
          <w:rStyle w:val="basetext"/>
          <w:sz w:val="24"/>
        </w:rPr>
      </w:pPr>
    </w:p>
    <w:p w:rsidR="00725934" w:rsidRPr="009A3944" w:rsidRDefault="00725934" w:rsidP="00725934">
      <w:pPr>
        <w:outlineLvl w:val="0"/>
        <w:rPr>
          <w:rStyle w:val="basetext"/>
          <w:sz w:val="24"/>
        </w:rPr>
      </w:pPr>
      <w:r w:rsidRPr="009A3944">
        <w:rPr>
          <w:rStyle w:val="basetext"/>
          <w:sz w:val="24"/>
        </w:rPr>
        <w:t xml:space="preserve">Q8: Assuming that </w:t>
      </w:r>
      <w:r w:rsidRPr="009A3944">
        <w:rPr>
          <w:rStyle w:val="CDT"/>
          <w:rFonts w:ascii="Times New Roman" w:hAnsi="Times New Roman"/>
          <w:sz w:val="24"/>
        </w:rPr>
        <w:t>t</w:t>
      </w:r>
      <w:r w:rsidRPr="009A3944">
        <w:rPr>
          <w:rStyle w:val="basetext"/>
          <w:sz w:val="24"/>
        </w:rPr>
        <w:t xml:space="preserve"> is an array and </w:t>
      </w:r>
      <w:r w:rsidRPr="009A3944">
        <w:rPr>
          <w:rStyle w:val="CDT"/>
          <w:rFonts w:ascii="Times New Roman" w:hAnsi="Times New Roman"/>
          <w:sz w:val="24"/>
        </w:rPr>
        <w:t>tPtr</w:t>
      </w:r>
      <w:r w:rsidRPr="009A3944">
        <w:rPr>
          <w:rStyle w:val="basetext"/>
          <w:sz w:val="24"/>
        </w:rPr>
        <w:t xml:space="preserve"> is a pointer to that array, which expression refers to the address of element 3 of the array?</w:t>
      </w:r>
    </w:p>
    <w:p w:rsidR="00725934" w:rsidRPr="009A3944" w:rsidRDefault="00725934" w:rsidP="00725934">
      <w:pPr>
        <w:numPr>
          <w:ilvl w:val="0"/>
          <w:numId w:val="106"/>
        </w:numPr>
        <w:rPr>
          <w:rStyle w:val="CDT"/>
          <w:rFonts w:ascii="Times New Roman" w:hAnsi="Times New Roman"/>
          <w:sz w:val="24"/>
        </w:rPr>
      </w:pPr>
      <w:r w:rsidRPr="009A3944">
        <w:rPr>
          <w:rStyle w:val="CDT"/>
          <w:rFonts w:ascii="Times New Roman" w:hAnsi="Times New Roman"/>
          <w:sz w:val="24"/>
        </w:rPr>
        <w:t xml:space="preserve"> *( tPtr + 3 )</w:t>
      </w:r>
    </w:p>
    <w:p w:rsidR="00725934" w:rsidRPr="009A3944" w:rsidRDefault="00725934" w:rsidP="00725934">
      <w:pPr>
        <w:numPr>
          <w:ilvl w:val="0"/>
          <w:numId w:val="106"/>
        </w:numPr>
        <w:rPr>
          <w:rStyle w:val="CDT"/>
          <w:rFonts w:ascii="Times New Roman" w:hAnsi="Times New Roman"/>
          <w:sz w:val="24"/>
        </w:rPr>
      </w:pPr>
      <w:r w:rsidRPr="009A3944">
        <w:rPr>
          <w:rStyle w:val="CDT"/>
          <w:rFonts w:ascii="Times New Roman" w:hAnsi="Times New Roman"/>
          <w:sz w:val="24"/>
        </w:rPr>
        <w:t xml:space="preserve"> tPtr[ 3 ]</w:t>
      </w:r>
    </w:p>
    <w:p w:rsidR="00725934" w:rsidRPr="009A3944" w:rsidRDefault="00725934" w:rsidP="00725934">
      <w:pPr>
        <w:numPr>
          <w:ilvl w:val="0"/>
          <w:numId w:val="106"/>
        </w:numPr>
        <w:rPr>
          <w:rStyle w:val="CDT"/>
          <w:rFonts w:ascii="Times New Roman" w:hAnsi="Times New Roman"/>
          <w:sz w:val="24"/>
        </w:rPr>
      </w:pPr>
      <w:r w:rsidRPr="009A3944">
        <w:rPr>
          <w:rStyle w:val="CDT"/>
          <w:rFonts w:ascii="Times New Roman" w:hAnsi="Times New Roman"/>
          <w:sz w:val="24"/>
        </w:rPr>
        <w:t xml:space="preserve"> &amp;t[ 3 ]</w:t>
      </w:r>
    </w:p>
    <w:p w:rsidR="00725934" w:rsidRPr="009A3944" w:rsidRDefault="00725934" w:rsidP="00725934">
      <w:pPr>
        <w:numPr>
          <w:ilvl w:val="0"/>
          <w:numId w:val="106"/>
        </w:numPr>
        <w:rPr>
          <w:rStyle w:val="CDT"/>
          <w:rFonts w:ascii="Times New Roman" w:hAnsi="Times New Roman"/>
          <w:sz w:val="24"/>
        </w:rPr>
      </w:pPr>
      <w:r w:rsidRPr="009A3944">
        <w:rPr>
          <w:rStyle w:val="CDT"/>
          <w:rFonts w:ascii="Times New Roman" w:hAnsi="Times New Roman"/>
          <w:sz w:val="24"/>
        </w:rPr>
        <w:t xml:space="preserve"> *( t + 3 )</w:t>
      </w:r>
    </w:p>
    <w:p w:rsidR="00725934" w:rsidRPr="009A3944" w:rsidRDefault="00725934" w:rsidP="00725934">
      <w:pPr>
        <w:ind w:left="720"/>
        <w:rPr>
          <w:rStyle w:val="CDT"/>
          <w:rFonts w:ascii="Times New Roman" w:hAnsi="Times New Roman"/>
          <w:sz w:val="24"/>
        </w:rPr>
      </w:pPr>
    </w:p>
    <w:p w:rsidR="00725934" w:rsidRPr="009A3944" w:rsidRDefault="00725934" w:rsidP="00725934">
      <w:pPr>
        <w:pStyle w:val="Heading3"/>
      </w:pPr>
      <w:r w:rsidRPr="009A3944">
        <w:t>Arrays of Pointers</w:t>
      </w:r>
    </w:p>
    <w:p w:rsidR="00725934" w:rsidRPr="009A3944" w:rsidRDefault="00725934" w:rsidP="00725934">
      <w:pPr>
        <w:pStyle w:val="doctext"/>
      </w:pPr>
      <w:r w:rsidRPr="009A3944">
        <w:t xml:space="preserve">Arrays may contain pointers. A common use of such a data structure is to form an array of </w:t>
      </w:r>
      <w:bookmarkStart w:id="530" w:name="ch08term45"/>
      <w:bookmarkEnd w:id="530"/>
      <w:r w:rsidRPr="009A3944">
        <w:rPr>
          <w:rStyle w:val="docemphroman"/>
        </w:rPr>
        <w:t>pointer-based strings</w:t>
      </w:r>
      <w:r w:rsidRPr="009A3944">
        <w:t xml:space="preserve">, referred to simply as a </w:t>
      </w:r>
      <w:bookmarkStart w:id="531" w:name="ch08term59"/>
      <w:bookmarkEnd w:id="531"/>
      <w:r w:rsidRPr="009A3944">
        <w:rPr>
          <w:b/>
          <w:bCs/>
        </w:rPr>
        <w:t>string array</w:t>
      </w:r>
      <w:r w:rsidRPr="009A3944">
        <w:t xml:space="preserve">. Each entry in the array is a string, but in C++ a string is essentially a pointer to its first character, so each entry in an array of strings is simply a pointer to the first character of a string. Consider the declaration of string array </w:t>
      </w:r>
      <w:r w:rsidRPr="009A3944">
        <w:rPr>
          <w:rStyle w:val="HTMLTypewriter"/>
        </w:rPr>
        <w:t>suit</w:t>
      </w:r>
      <w:r w:rsidRPr="009A3944">
        <w:t xml:space="preserve"> that might be useful in representing a deck of cards:</w:t>
      </w:r>
    </w:p>
    <w:p w:rsidR="00725934" w:rsidRPr="009A3944" w:rsidRDefault="00725934" w:rsidP="00725934">
      <w:pPr>
        <w:pStyle w:val="HTMLPreformatted"/>
      </w:pPr>
      <w:r w:rsidRPr="009A3944">
        <w:t>const char *suit[ 4 ] =</w:t>
      </w:r>
    </w:p>
    <w:p w:rsidR="00725934" w:rsidRPr="009A3944" w:rsidRDefault="00725934" w:rsidP="00725934">
      <w:pPr>
        <w:pStyle w:val="HTMLPreformatted"/>
      </w:pPr>
      <w:r w:rsidRPr="009A3944">
        <w:t xml:space="preserve">   { "Hearts", "Diamonds", "Clubs", "Spades" };</w:t>
      </w:r>
    </w:p>
    <w:p w:rsidR="00725934" w:rsidRPr="009A3944" w:rsidRDefault="00725934" w:rsidP="00725934">
      <w:pPr>
        <w:pStyle w:val="doctext"/>
      </w:pPr>
      <w:r w:rsidRPr="009A3944">
        <w:t xml:space="preserve">The </w:t>
      </w:r>
      <w:r w:rsidRPr="009A3944">
        <w:rPr>
          <w:rStyle w:val="HTMLTypewriter"/>
        </w:rPr>
        <w:t>suit[4]</w:t>
      </w:r>
      <w:r w:rsidRPr="009A3944">
        <w:t xml:space="preserve"> portion of the declaration indicates an array of four elements. The </w:t>
      </w:r>
      <w:r w:rsidRPr="009A3944">
        <w:rPr>
          <w:rStyle w:val="HTMLTypewriter"/>
        </w:rPr>
        <w:t>const char *</w:t>
      </w:r>
      <w:r w:rsidRPr="009A3944">
        <w:t xml:space="preserve"> portion of the declaration indicates that each element of array </w:t>
      </w:r>
      <w:r w:rsidRPr="009A3944">
        <w:rPr>
          <w:rStyle w:val="HTMLTypewriter"/>
        </w:rPr>
        <w:t>suit</w:t>
      </w:r>
      <w:r w:rsidRPr="009A3944">
        <w:t xml:space="preserve"> is of type "pointer to </w:t>
      </w:r>
      <w:r w:rsidRPr="009A3944">
        <w:rPr>
          <w:rStyle w:val="HTMLTypewriter"/>
        </w:rPr>
        <w:t>char</w:t>
      </w:r>
      <w:r w:rsidRPr="009A3944">
        <w:t xml:space="preserve"> constant data." The four values to be placed in the array are </w:t>
      </w:r>
      <w:r w:rsidRPr="009A3944">
        <w:rPr>
          <w:rStyle w:val="HTMLTypewriter"/>
        </w:rPr>
        <w:t>"Hearts"</w:t>
      </w:r>
      <w:r w:rsidRPr="009A3944">
        <w:t xml:space="preserve">, </w:t>
      </w:r>
      <w:r w:rsidRPr="009A3944">
        <w:rPr>
          <w:rStyle w:val="HTMLTypewriter"/>
        </w:rPr>
        <w:t>"Diamonds"</w:t>
      </w:r>
      <w:r w:rsidRPr="009A3944">
        <w:t xml:space="preserve">, </w:t>
      </w:r>
      <w:r w:rsidRPr="009A3944">
        <w:rPr>
          <w:rStyle w:val="HTMLTypewriter"/>
        </w:rPr>
        <w:t>"Clubs"</w:t>
      </w:r>
      <w:r w:rsidRPr="009A3944">
        <w:t xml:space="preserve"> and </w:t>
      </w:r>
      <w:r w:rsidRPr="009A3944">
        <w:rPr>
          <w:rStyle w:val="HTMLTypewriter"/>
        </w:rPr>
        <w:t>"Spades"</w:t>
      </w:r>
      <w:r w:rsidRPr="009A3944">
        <w:t xml:space="preserve">. Each is stored in memory as a null-terminated character string that is one character longer than the number of characters between quotes. The four strings are seven, nine, six and seven characters long (including their terminating null characters), respectively. Although it appears as though these strings are being placed in </w:t>
      </w:r>
      <w:bookmarkStart w:id="532" w:name="idd1e100449"/>
      <w:bookmarkStart w:id="533" w:name="idd1e100446"/>
      <w:bookmarkStart w:id="534" w:name="idd1e100443"/>
      <w:bookmarkStart w:id="535" w:name="idd1e100440"/>
      <w:bookmarkStart w:id="536" w:name="idd1e100437"/>
      <w:bookmarkStart w:id="537" w:name="idd1e100434"/>
      <w:bookmarkStart w:id="538" w:name="idd1e100431"/>
      <w:bookmarkEnd w:id="532"/>
      <w:bookmarkEnd w:id="533"/>
      <w:bookmarkEnd w:id="534"/>
      <w:bookmarkEnd w:id="535"/>
      <w:bookmarkEnd w:id="536"/>
      <w:bookmarkEnd w:id="537"/>
      <w:bookmarkEnd w:id="538"/>
      <w:r w:rsidRPr="009A3944">
        <w:t xml:space="preserve">the </w:t>
      </w:r>
      <w:r w:rsidRPr="009A3944">
        <w:rPr>
          <w:rStyle w:val="HTMLTypewriter"/>
        </w:rPr>
        <w:t>suit</w:t>
      </w:r>
      <w:r w:rsidRPr="009A3944">
        <w:t xml:space="preserve"> array, only pointers are actually stored in the array, as shown in </w:t>
      </w:r>
      <w:r w:rsidR="007F48C8" w:rsidRPr="009A3944">
        <w:t>Fig. 8.19</w:t>
      </w:r>
      <w:r w:rsidRPr="009A3944">
        <w:t xml:space="preserve">. Each pointer points to the first character of its corresponding string. Thus, even though the </w:t>
      </w:r>
      <w:r w:rsidRPr="009A3944">
        <w:rPr>
          <w:rStyle w:val="HTMLTypewriter"/>
        </w:rPr>
        <w:t>suit</w:t>
      </w:r>
      <w:r w:rsidRPr="009A3944">
        <w:t xml:space="preserve"> array is fixed in size, it provides access to character strings of any length. This flexibility is one example of C++'s powerful data-structuring capabilities.</w:t>
      </w:r>
    </w:p>
    <w:p w:rsidR="00725934" w:rsidRPr="009A3944" w:rsidRDefault="007F48C8" w:rsidP="00725934">
      <w:pPr>
        <w:pStyle w:val="Heading5"/>
        <w:rPr>
          <w:rFonts w:ascii="Times New Roman" w:hAnsi="Times New Roman" w:cs="Times New Roman"/>
          <w:b w:val="0"/>
        </w:rPr>
      </w:pPr>
      <w:r w:rsidRPr="009A3944">
        <w:rPr>
          <w:rFonts w:ascii="Times New Roman" w:hAnsi="Times New Roman" w:cs="Times New Roman"/>
          <w:b w:val="0"/>
        </w:rPr>
        <w:t>Refer to Pages 373</w:t>
      </w:r>
      <w:r w:rsidR="00725934" w:rsidRPr="009A3944">
        <w:rPr>
          <w:rFonts w:ascii="Times New Roman" w:hAnsi="Times New Roman" w:cs="Times New Roman"/>
          <w:b w:val="0"/>
        </w:rPr>
        <w:t xml:space="preserve"> Fig 8.</w:t>
      </w:r>
      <w:r w:rsidRPr="009A3944">
        <w:rPr>
          <w:rFonts w:ascii="Times New Roman" w:hAnsi="Times New Roman" w:cs="Times New Roman"/>
          <w:b w:val="0"/>
        </w:rPr>
        <w:t>19 for</w:t>
      </w:r>
      <w:r w:rsidR="00725934" w:rsidRPr="009A3944">
        <w:rPr>
          <w:rFonts w:ascii="Times New Roman" w:hAnsi="Times New Roman" w:cs="Times New Roman"/>
          <w:b w:val="0"/>
        </w:rPr>
        <w:t xml:space="preserve"> Graphical representation of the suit array.</w:t>
      </w:r>
    </w:p>
    <w:p w:rsidR="00725934" w:rsidRPr="009A3944" w:rsidRDefault="00725934" w:rsidP="00725934">
      <w:pPr>
        <w:pStyle w:val="doctext"/>
      </w:pPr>
      <w:r w:rsidRPr="009A3944">
        <w:t>The suit strings could be placed into a two-dimensional array, in which each row represents one suit and each column represents one of the letters of a suit name. Such a data structure must have a fixed number of columns per row, and that number must be as large as the largest string. Therefore, considerable memory is wasted when we store a large number of strings, of which most are shorter than the longest string. We use arrays of strings to help represent a deck of cards in the next section.</w:t>
      </w:r>
    </w:p>
    <w:p w:rsidR="00725934" w:rsidRPr="009A3944" w:rsidRDefault="00725934" w:rsidP="00725934">
      <w:pPr>
        <w:pStyle w:val="Heading3"/>
        <w:rPr>
          <w:rFonts w:ascii="Times New Roman" w:hAnsi="Times New Roman"/>
          <w:szCs w:val="24"/>
        </w:rPr>
      </w:pPr>
      <w:r w:rsidRPr="009A3944">
        <w:rPr>
          <w:rFonts w:ascii="Times New Roman" w:hAnsi="Times New Roman"/>
          <w:szCs w:val="24"/>
        </w:rPr>
        <w:t>Function Pointers</w:t>
      </w:r>
    </w:p>
    <w:p w:rsidR="00725934" w:rsidRPr="009A3944" w:rsidRDefault="00725934" w:rsidP="00725934">
      <w:pPr>
        <w:pStyle w:val="doctext"/>
      </w:pPr>
      <w:bookmarkStart w:id="539" w:name="idd1e101535"/>
      <w:bookmarkStart w:id="540" w:name="idd1e101532"/>
      <w:bookmarkStart w:id="541" w:name="idd1e101527"/>
      <w:bookmarkEnd w:id="539"/>
      <w:bookmarkEnd w:id="540"/>
      <w:bookmarkEnd w:id="541"/>
      <w:r w:rsidRPr="009A3944">
        <w:t xml:space="preserve">A pointer to a function contains the address of the function in memory. The name of a function is actually the starting address in memory of the code that performs the function's task. Pointers to functions can be passed to functions, returned from functions, stored in arrays and assigned to other </w:t>
      </w:r>
      <w:bookmarkStart w:id="542" w:name="ch08term25"/>
      <w:bookmarkEnd w:id="542"/>
      <w:r w:rsidRPr="009A3944">
        <w:rPr>
          <w:rStyle w:val="docemphroman"/>
        </w:rPr>
        <w:t>function pointers</w:t>
      </w:r>
      <w:r w:rsidRPr="009A3944">
        <w:t>.</w:t>
      </w:r>
    </w:p>
    <w:p w:rsidR="00725934" w:rsidRPr="009A3944" w:rsidRDefault="00725934" w:rsidP="00725934">
      <w:pPr>
        <w:pStyle w:val="Heading4"/>
        <w:rPr>
          <w:i w:val="0"/>
        </w:rPr>
      </w:pPr>
      <w:bookmarkStart w:id="543" w:name="ch08lev2sec6"/>
      <w:bookmarkEnd w:id="543"/>
      <w:r w:rsidRPr="009A3944">
        <w:rPr>
          <w:i w:val="0"/>
        </w:rPr>
        <w:t>Multipurpose Selection Sort Using Function Pointers</w:t>
      </w:r>
    </w:p>
    <w:p w:rsidR="00725934" w:rsidRPr="009A3944" w:rsidRDefault="00725934" w:rsidP="00725934">
      <w:pPr>
        <w:pStyle w:val="doctext"/>
      </w:pPr>
      <w:r w:rsidRPr="009A3944">
        <w:t xml:space="preserve">To illustrate the use of pointers to functions, Fig. 8.28 modifies the selection sort program of Fig. 8.15. Figure 8.28 consists of </w:t>
      </w:r>
      <w:r w:rsidRPr="009A3944">
        <w:rPr>
          <w:rStyle w:val="HTMLTypewriter"/>
        </w:rPr>
        <w:t>main</w:t>
      </w:r>
      <w:r w:rsidRPr="009A3944">
        <w:t xml:space="preserve"> and the functions </w:t>
      </w:r>
      <w:r w:rsidRPr="009A3944">
        <w:rPr>
          <w:rStyle w:val="HTMLTypewriter"/>
        </w:rPr>
        <w:t>selectionSort</w:t>
      </w:r>
      <w:r w:rsidRPr="009A3944">
        <w:t xml:space="preserve">, </w:t>
      </w:r>
      <w:r w:rsidRPr="009A3944">
        <w:rPr>
          <w:rStyle w:val="HTMLTypewriter"/>
        </w:rPr>
        <w:t>swap</w:t>
      </w:r>
      <w:r w:rsidRPr="009A3944">
        <w:t xml:space="preserve">, </w:t>
      </w:r>
      <w:r w:rsidRPr="009A3944">
        <w:rPr>
          <w:rStyle w:val="HTMLTypewriter"/>
        </w:rPr>
        <w:t>ascending</w:t>
      </w:r>
      <w:r w:rsidRPr="009A3944">
        <w:t xml:space="preserve"> and </w:t>
      </w:r>
      <w:r w:rsidRPr="009A3944">
        <w:rPr>
          <w:rStyle w:val="HTMLTypewriter"/>
        </w:rPr>
        <w:t>descending</w:t>
      </w:r>
      <w:r w:rsidRPr="009A3944">
        <w:t xml:space="preserve">. Function </w:t>
      </w:r>
      <w:r w:rsidRPr="009A3944">
        <w:rPr>
          <w:rStyle w:val="HTMLTypewriter"/>
        </w:rPr>
        <w:t>selectionSort</w:t>
      </w:r>
      <w:r w:rsidRPr="009A3944">
        <w:t xml:space="preserve"> receives a pointer to a function either function </w:t>
      </w:r>
      <w:r w:rsidRPr="009A3944">
        <w:rPr>
          <w:rStyle w:val="HTMLTypewriter"/>
        </w:rPr>
        <w:t>ascending</w:t>
      </w:r>
      <w:r w:rsidRPr="009A3944">
        <w:t xml:space="preserve"> or function </w:t>
      </w:r>
      <w:r w:rsidRPr="009A3944">
        <w:rPr>
          <w:rStyle w:val="HTMLTypewriter"/>
        </w:rPr>
        <w:t xml:space="preserve">descending </w:t>
      </w:r>
      <w:r w:rsidRPr="009A3944">
        <w:t xml:space="preserve">as an argument in addition to the integer array to sort and the size of the array. Functions </w:t>
      </w:r>
      <w:r w:rsidRPr="009A3944">
        <w:rPr>
          <w:rStyle w:val="HTMLTypewriter"/>
        </w:rPr>
        <w:t>ascending</w:t>
      </w:r>
      <w:r w:rsidRPr="009A3944">
        <w:t xml:space="preserve"> and </w:t>
      </w:r>
      <w:r w:rsidRPr="009A3944">
        <w:rPr>
          <w:rStyle w:val="HTMLTypewriter"/>
        </w:rPr>
        <w:t>descending</w:t>
      </w:r>
      <w:r w:rsidRPr="009A3944">
        <w:t xml:space="preserve"> determine the sorting order. The program prompts the user to choose whether the array should be sorted in ascending order or in descending order. If the user enters 1, a pointer to function </w:t>
      </w:r>
      <w:r w:rsidRPr="009A3944">
        <w:rPr>
          <w:rStyle w:val="HTMLTypewriter"/>
        </w:rPr>
        <w:t>ascending</w:t>
      </w:r>
      <w:r w:rsidRPr="009A3944">
        <w:t xml:space="preserve"> is passed to function </w:t>
      </w:r>
      <w:r w:rsidRPr="009A3944">
        <w:rPr>
          <w:rStyle w:val="HTMLTypewriter"/>
        </w:rPr>
        <w:t>selectionSort</w:t>
      </w:r>
      <w:r w:rsidRPr="009A3944">
        <w:t xml:space="preserve">, causing the array to be sorted into increasing order. If the user enters 2, a pointer to function </w:t>
      </w:r>
      <w:r w:rsidRPr="009A3944">
        <w:rPr>
          <w:rStyle w:val="HTMLTypewriter"/>
        </w:rPr>
        <w:t>descending</w:t>
      </w:r>
      <w:r w:rsidRPr="009A3944">
        <w:t xml:space="preserve"> is passed to function </w:t>
      </w:r>
      <w:r w:rsidRPr="009A3944">
        <w:rPr>
          <w:rStyle w:val="HTMLTypewriter"/>
        </w:rPr>
        <w:t>selectionSort</w:t>
      </w:r>
      <w:r w:rsidRPr="009A3944">
        <w:t>, causing the array to be sorted into decreasing order.</w:t>
      </w:r>
    </w:p>
    <w:p w:rsidR="00725934" w:rsidRPr="009A3944" w:rsidRDefault="007F48C8" w:rsidP="00725934">
      <w:pPr>
        <w:pStyle w:val="doctext"/>
        <w:rPr>
          <w:i/>
        </w:rPr>
      </w:pPr>
      <w:r w:rsidRPr="009A3944">
        <w:rPr>
          <w:i/>
        </w:rPr>
        <w:t>Refer to Pages</w:t>
      </w:r>
      <w:r w:rsidR="00725934" w:rsidRPr="009A3944">
        <w:rPr>
          <w:i/>
        </w:rPr>
        <w:t xml:space="preserve"> 374</w:t>
      </w:r>
      <w:r w:rsidRPr="009A3944">
        <w:rPr>
          <w:i/>
        </w:rPr>
        <w:t xml:space="preserve"> -</w:t>
      </w:r>
      <w:r w:rsidR="00725934" w:rsidRPr="009A3944">
        <w:rPr>
          <w:i/>
        </w:rPr>
        <w:t xml:space="preserve"> 376 in the textbook for the program.</w:t>
      </w:r>
    </w:p>
    <w:p w:rsidR="00725934" w:rsidRPr="009A3944" w:rsidRDefault="00725934" w:rsidP="00725934">
      <w:pPr>
        <w:spacing w:before="100" w:beforeAutospacing="1" w:after="100" w:afterAutospacing="1"/>
        <w:outlineLvl w:val="3"/>
        <w:rPr>
          <w:rFonts w:ascii="Times New Roman" w:hAnsi="Times New Roman" w:cs="Times New Roman"/>
          <w:b/>
          <w:bCs w:val="0"/>
          <w:sz w:val="24"/>
        </w:rPr>
      </w:pPr>
      <w:r w:rsidRPr="009A3944">
        <w:rPr>
          <w:rFonts w:ascii="Times New Roman" w:hAnsi="Times New Roman" w:cs="Times New Roman"/>
          <w:b/>
          <w:bCs w:val="0"/>
          <w:sz w:val="24"/>
        </w:rPr>
        <w:t>Fundamentals of Characters and Pointer-Based Strings</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Characters are the fundamental building blocks of C++ source programs. Every program is composed of a sequence of characters that when grouped together meaningfully is interpreted by the compiler as a series of instructions used to accomplish a task. A program may contain </w:t>
      </w:r>
      <w:bookmarkStart w:id="544" w:name="ch08term9"/>
      <w:bookmarkEnd w:id="544"/>
      <w:r w:rsidRPr="009A3944">
        <w:rPr>
          <w:rFonts w:ascii="Times New Roman" w:hAnsi="Times New Roman" w:cs="Times New Roman"/>
          <w:b/>
          <w:bCs w:val="0"/>
          <w:sz w:val="24"/>
        </w:rPr>
        <w:t>character constants</w:t>
      </w:r>
      <w:r w:rsidRPr="009A3944">
        <w:rPr>
          <w:rFonts w:ascii="Times New Roman" w:hAnsi="Times New Roman" w:cs="Times New Roman"/>
          <w:sz w:val="24"/>
        </w:rPr>
        <w:t xml:space="preserve">. A character constant is an integer value represented as a character in single quotes. The value of a character constant is the integer value of the character in the machine's character set. For example, 'z' represents the integer value of z (122 in the </w:t>
      </w:r>
      <w:bookmarkStart w:id="545" w:name="ch08term6"/>
      <w:bookmarkEnd w:id="545"/>
      <w:r w:rsidRPr="009A3944">
        <w:rPr>
          <w:rFonts w:ascii="Times New Roman" w:hAnsi="Times New Roman" w:cs="Times New Roman"/>
          <w:sz w:val="24"/>
        </w:rPr>
        <w:t>ASCII character set; see Appendix B), and '\n' represents the integer value of newline (10 in the ASCII character set).</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A string is a series of characters treated as a single unit. A string may include letters, digits and various </w:t>
      </w:r>
      <w:bookmarkStart w:id="546" w:name="ch08term54"/>
      <w:bookmarkEnd w:id="546"/>
      <w:r w:rsidRPr="009A3944">
        <w:rPr>
          <w:rFonts w:ascii="Times New Roman" w:hAnsi="Times New Roman" w:cs="Times New Roman"/>
          <w:b/>
          <w:bCs w:val="0"/>
          <w:sz w:val="24"/>
        </w:rPr>
        <w:t>special characters</w:t>
      </w:r>
      <w:r w:rsidRPr="009A3944">
        <w:rPr>
          <w:rFonts w:ascii="Times New Roman" w:hAnsi="Times New Roman" w:cs="Times New Roman"/>
          <w:sz w:val="24"/>
        </w:rPr>
        <w:t xml:space="preserve"> such as +, -, *, / and $. String literals, or </w:t>
      </w:r>
      <w:bookmarkStart w:id="547" w:name="ch08term61"/>
      <w:bookmarkEnd w:id="547"/>
      <w:r w:rsidRPr="009A3944">
        <w:rPr>
          <w:rFonts w:ascii="Times New Roman" w:hAnsi="Times New Roman" w:cs="Times New Roman"/>
          <w:b/>
          <w:bCs w:val="0"/>
          <w:sz w:val="24"/>
        </w:rPr>
        <w:t>string constants</w:t>
      </w:r>
      <w:r w:rsidRPr="009A3944">
        <w:rPr>
          <w:rFonts w:ascii="Times New Roman" w:hAnsi="Times New Roman" w:cs="Times New Roman"/>
          <w:sz w:val="24"/>
        </w:rPr>
        <w:t>, in C++ are written in double quotation marks as follows: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31"/>
        <w:gridCol w:w="2063"/>
      </w:tblGrid>
      <w:tr w:rsidR="00725934" w:rsidRPr="009A3944" w:rsidTr="00725934">
        <w:trPr>
          <w:tblHeader/>
          <w:tblCellSpacing w:w="0" w:type="dxa"/>
        </w:trPr>
        <w:tc>
          <w:tcPr>
            <w:tcW w:w="0" w:type="auto"/>
            <w:hideMark/>
          </w:tcPr>
          <w:p w:rsidR="00725934" w:rsidRPr="009A3944" w:rsidRDefault="00725934" w:rsidP="00725934">
            <w:pPr>
              <w:spacing w:before="100" w:beforeAutospacing="1" w:after="100" w:afterAutospacing="1"/>
            </w:pPr>
            <w:r w:rsidRPr="009A3944">
              <w:rPr>
                <w:rFonts w:ascii="Courier New" w:hAnsi="Courier New" w:cs="Courier New"/>
              </w:rPr>
              <w:t>"John Q. Doe"</w:t>
            </w:r>
          </w:p>
        </w:tc>
        <w:tc>
          <w:tcPr>
            <w:tcW w:w="0" w:type="auto"/>
            <w:hideMark/>
          </w:tcPr>
          <w:p w:rsidR="00725934" w:rsidRPr="009A3944" w:rsidRDefault="00725934" w:rsidP="00725934">
            <w:pPr>
              <w:spacing w:before="100" w:beforeAutospacing="1" w:after="100" w:afterAutospacing="1"/>
            </w:pPr>
            <w:r w:rsidRPr="009A3944">
              <w:t>(a name)</w:t>
            </w:r>
          </w:p>
        </w:tc>
      </w:tr>
      <w:tr w:rsidR="00725934" w:rsidRPr="009A3944" w:rsidTr="00725934">
        <w:trPr>
          <w:tblCellSpacing w:w="0" w:type="dxa"/>
        </w:trPr>
        <w:tc>
          <w:tcPr>
            <w:tcW w:w="0" w:type="auto"/>
            <w:hideMark/>
          </w:tcPr>
          <w:p w:rsidR="00725934" w:rsidRPr="009A3944" w:rsidRDefault="00725934" w:rsidP="00725934">
            <w:pPr>
              <w:spacing w:before="100" w:beforeAutospacing="1" w:after="100" w:afterAutospacing="1"/>
            </w:pPr>
            <w:r w:rsidRPr="009A3944">
              <w:rPr>
                <w:rFonts w:ascii="Courier New" w:hAnsi="Courier New" w:cs="Courier New"/>
              </w:rPr>
              <w:t>"9999 Main Street"</w:t>
            </w:r>
          </w:p>
        </w:tc>
        <w:tc>
          <w:tcPr>
            <w:tcW w:w="0" w:type="auto"/>
            <w:hideMark/>
          </w:tcPr>
          <w:p w:rsidR="00725934" w:rsidRPr="009A3944" w:rsidRDefault="00725934" w:rsidP="00725934">
            <w:pPr>
              <w:spacing w:before="100" w:beforeAutospacing="1" w:after="100" w:afterAutospacing="1"/>
            </w:pPr>
            <w:r w:rsidRPr="009A3944">
              <w:t>(a street address)</w:t>
            </w:r>
          </w:p>
        </w:tc>
      </w:tr>
      <w:tr w:rsidR="00725934" w:rsidRPr="009A3944" w:rsidTr="00725934">
        <w:trPr>
          <w:tblCellSpacing w:w="0" w:type="dxa"/>
        </w:trPr>
        <w:tc>
          <w:tcPr>
            <w:tcW w:w="0" w:type="auto"/>
            <w:hideMark/>
          </w:tcPr>
          <w:p w:rsidR="00725934" w:rsidRPr="009A3944" w:rsidRDefault="00725934" w:rsidP="00725934">
            <w:pPr>
              <w:spacing w:before="100" w:beforeAutospacing="1" w:after="100" w:afterAutospacing="1"/>
            </w:pPr>
            <w:r w:rsidRPr="009A3944">
              <w:rPr>
                <w:rFonts w:ascii="Courier New" w:hAnsi="Courier New" w:cs="Courier New"/>
              </w:rPr>
              <w:t>"Maynard, Massachusetts"</w:t>
            </w:r>
          </w:p>
        </w:tc>
        <w:tc>
          <w:tcPr>
            <w:tcW w:w="0" w:type="auto"/>
            <w:hideMark/>
          </w:tcPr>
          <w:p w:rsidR="00725934" w:rsidRPr="009A3944" w:rsidRDefault="00725934" w:rsidP="00725934">
            <w:pPr>
              <w:spacing w:before="100" w:beforeAutospacing="1" w:after="100" w:afterAutospacing="1"/>
            </w:pPr>
            <w:r w:rsidRPr="009A3944">
              <w:t>(a city and state)</w:t>
            </w:r>
          </w:p>
        </w:tc>
      </w:tr>
      <w:tr w:rsidR="00725934" w:rsidRPr="009A3944" w:rsidTr="00725934">
        <w:trPr>
          <w:tblCellSpacing w:w="0" w:type="dxa"/>
        </w:trPr>
        <w:tc>
          <w:tcPr>
            <w:tcW w:w="0" w:type="auto"/>
            <w:hideMark/>
          </w:tcPr>
          <w:p w:rsidR="00725934" w:rsidRPr="009A3944" w:rsidRDefault="00725934" w:rsidP="00725934">
            <w:pPr>
              <w:spacing w:before="100" w:beforeAutospacing="1" w:after="100" w:afterAutospacing="1"/>
            </w:pPr>
            <w:r w:rsidRPr="009A3944">
              <w:rPr>
                <w:rFonts w:ascii="Courier New" w:hAnsi="Courier New" w:cs="Courier New"/>
              </w:rPr>
              <w:t>"(201) 555-1212"</w:t>
            </w:r>
          </w:p>
        </w:tc>
        <w:tc>
          <w:tcPr>
            <w:tcW w:w="0" w:type="auto"/>
            <w:hideMark/>
          </w:tcPr>
          <w:p w:rsidR="00725934" w:rsidRPr="009A3944" w:rsidRDefault="00725934" w:rsidP="00725934">
            <w:pPr>
              <w:spacing w:before="100" w:beforeAutospacing="1" w:after="100" w:afterAutospacing="1"/>
            </w:pPr>
            <w:r w:rsidRPr="009A3944">
              <w:t>(a telephone number)</w:t>
            </w:r>
          </w:p>
        </w:tc>
      </w:tr>
    </w:tbl>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A pointer-based string in C++ is an array of characters ending in the </w:t>
      </w:r>
      <w:bookmarkStart w:id="548" w:name="ch08term38"/>
      <w:bookmarkEnd w:id="548"/>
      <w:r w:rsidRPr="009A3944">
        <w:rPr>
          <w:rFonts w:ascii="Times New Roman" w:hAnsi="Times New Roman" w:cs="Times New Roman"/>
          <w:sz w:val="24"/>
        </w:rPr>
        <w:t>null character ('\0'), which marks where the string terminates in memory. A string is accessed via a pointer to its first character. The value of a string is the address of its first character. Thus, in C++, it is appropriate to say that a string is a constant pointer in fact, a pointer to the string's first character. In this sense, strings are like arrays, because an array name is also a pointer to its first element.</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A string literal may be used as an initializer in the declaration of either a character array or a variable of type char *. The declarations</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char color[] = "blue";</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const char *colorPtr = "blue";</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each initialize a variable to the string "blue". The first declaration creates a five-element array color containing the characters 'b', 'l', 'u', 'e' and '\0'. The second declaration creates pointer variable colorPtr that points to the letter b in the string "blue" (which ends in '\0') somewhere in memory. String literals have static storage class (they exist for the duration of the program) and may or may not be shared if the same string literal is referenced from multiple locations in a program. Also, string literals in C++ are constant their characters cannot be modified.</w:t>
      </w:r>
    </w:p>
    <w:p w:rsidR="00725934" w:rsidRPr="009A3944" w:rsidRDefault="00725934" w:rsidP="00725934">
      <w:pPr>
        <w:spacing w:before="100" w:beforeAutospacing="1" w:after="100" w:afterAutospacing="1"/>
      </w:pPr>
      <w:r w:rsidRPr="009A3944">
        <w:t xml:space="preserve">The declaration </w:t>
      </w:r>
      <w:r w:rsidRPr="009A3944">
        <w:rPr>
          <w:rFonts w:ascii="Courier New" w:hAnsi="Courier New" w:cs="Courier New"/>
        </w:rPr>
        <w:t>char color[] = "blue";</w:t>
      </w:r>
      <w:r w:rsidRPr="009A3944">
        <w:t xml:space="preserve"> could also be written</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char color[] = { 'b', 'l', 'u', 'e', '\0' };</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When declaring a character array to contain a string, the array must be large enough to store the string and its terminating null character. The preceding declaration determines the size of the array, based on the number of initializers provided in the initializer list.</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A string can be read into a character array using stream extraction with cin. For example, the following statement can be used to read a string into character array word[ 20 ]:</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cin &gt;&gt; word;</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The string entered by the user is stored in word. The preceding statement reads characters until a white-space character or end-of-file indicator is encountered. Note that the string should be no longer than 19 characters to leave room for the terminating null character. The setw stream manipulator can be used to ensure that the string read into word does not exceed the size of the array. For example, the statement</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cin &gt;&gt; setw( 20 ) &gt;&gt; word;</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specifies that cin should read a maximum of 19 characters into array word and save the 20th location in the array to store the terminating null character for the string. The setw stream manipulator applies only to the next value being input. If more than 19 characters are entered, the remaining characters are not saved in word, but will be read in and can be stored in another variable.</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In some cases, it is desirable to input an entire line of text into an array. For this purpose, C++ provides the function </w:t>
      </w:r>
      <w:bookmarkStart w:id="549" w:name="ch08term26"/>
      <w:bookmarkEnd w:id="549"/>
      <w:r w:rsidRPr="009A3944">
        <w:rPr>
          <w:rFonts w:ascii="Times New Roman" w:hAnsi="Times New Roman" w:cs="Times New Roman"/>
          <w:b/>
          <w:bCs w:val="0"/>
          <w:sz w:val="24"/>
        </w:rPr>
        <w:t>cin.getline</w:t>
      </w:r>
      <w:r w:rsidRPr="009A3944">
        <w:rPr>
          <w:rFonts w:ascii="Times New Roman" w:hAnsi="Times New Roman" w:cs="Times New Roman"/>
          <w:sz w:val="24"/>
        </w:rPr>
        <w:t xml:space="preserve"> in header file &lt;iostream&gt;. The cin.getline function takes three argumentsa character array in which the line of text will be stored, a length and a delimiter character. For example, the program segment</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char sentence[ 80 ];</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cin.getline( sentence, 80, '\n' );</w:t>
      </w:r>
    </w:p>
    <w:p w:rsidR="00725934" w:rsidRPr="009A3944" w:rsidRDefault="00725934" w:rsidP="00725934">
      <w:pPr>
        <w:spacing w:before="100" w:beforeAutospacing="1"/>
        <w:rPr>
          <w:rFonts w:ascii="Times New Roman" w:hAnsi="Times New Roman" w:cs="Times New Roman"/>
          <w:sz w:val="24"/>
        </w:rPr>
      </w:pPr>
      <w:r w:rsidRPr="009A3944">
        <w:rPr>
          <w:rFonts w:ascii="Times New Roman" w:hAnsi="Times New Roman" w:cs="Times New Roman"/>
          <w:sz w:val="24"/>
        </w:rPr>
        <w:t>declares array sentence of 80 characters and reads a line of text from the keyboard into the array. The function stops reading characters when the delimiter character '\n' is encountered, when the end-of-file indicator is entered or when the number of characters read so far is one less than the length specified in the second argument. (The last character in the array is reserved for the terminating null character.) If the delimiter character is encountered, it is read and discarded. The third argument to cin.getline has '\n' as a default value, so the preceding function call could have been written as follows:</w:t>
      </w:r>
    </w:p>
    <w:p w:rsidR="00E5129D" w:rsidRPr="009A3944" w:rsidRDefault="00E5129D" w:rsidP="00725934">
      <w:pPr>
        <w:spacing w:after="100" w:afterAutospacing="1"/>
        <w:rPr>
          <w:rFonts w:ascii="Courier New" w:hAnsi="Courier New" w:cs="Courier New"/>
          <w:szCs w:val="20"/>
        </w:rPr>
      </w:pPr>
    </w:p>
    <w:p w:rsidR="00725934" w:rsidRPr="009A3944" w:rsidRDefault="00725934" w:rsidP="00725934">
      <w:pPr>
        <w:spacing w:after="100" w:afterAutospacing="1"/>
        <w:rPr>
          <w:rFonts w:ascii="Courier New" w:hAnsi="Courier New" w:cs="Courier New"/>
          <w:szCs w:val="20"/>
        </w:rPr>
      </w:pPr>
      <w:r w:rsidRPr="009A3944">
        <w:rPr>
          <w:rFonts w:ascii="Courier New" w:hAnsi="Courier New" w:cs="Courier New"/>
          <w:szCs w:val="20"/>
        </w:rPr>
        <w:t>cin.getline( sentence, 80 );</w:t>
      </w:r>
    </w:p>
    <w:p w:rsidR="00535A6E" w:rsidRPr="009A3944" w:rsidRDefault="003F4A7B" w:rsidP="00725934">
      <w:pPr>
        <w:spacing w:after="100" w:afterAutospacing="1"/>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8960" behindDoc="0" locked="0" layoutInCell="1" allowOverlap="1">
                <wp:simplePos x="0" y="0"/>
                <wp:positionH relativeFrom="column">
                  <wp:posOffset>9525</wp:posOffset>
                </wp:positionH>
                <wp:positionV relativeFrom="paragraph">
                  <wp:posOffset>72390</wp:posOffset>
                </wp:positionV>
                <wp:extent cx="5554345" cy="3314700"/>
                <wp:effectExtent l="9525" t="5715" r="8255" b="13335"/>
                <wp:wrapNone/>
                <wp:docPr id="25"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345" cy="3314700"/>
                        </a:xfrm>
                        <a:prstGeom prst="rect">
                          <a:avLst/>
                        </a:prstGeom>
                        <a:solidFill>
                          <a:schemeClr val="bg1">
                            <a:lumMod val="100000"/>
                            <a:lumOff val="0"/>
                          </a:schemeClr>
                        </a:solidFill>
                        <a:ln w="9525">
                          <a:solidFill>
                            <a:srgbClr val="000000"/>
                          </a:solidFill>
                          <a:miter lim="800000"/>
                          <a:headEnd/>
                          <a:tailEnd/>
                        </a:ln>
                      </wps:spPr>
                      <wps:txbx>
                        <w:txbxContent>
                          <w:p w:rsidR="009A3944" w:rsidRPr="00167293" w:rsidRDefault="009A3944" w:rsidP="00E5129D">
                            <w:pPr>
                              <w:spacing w:after="100" w:afterAutospacing="1"/>
                              <w:rPr>
                                <w:rFonts w:ascii="Courier New" w:hAnsi="Courier New" w:cs="Courier New"/>
                              </w:rPr>
                            </w:pPr>
                            <w:r w:rsidRPr="00167293">
                              <w:rPr>
                                <w:rFonts w:ascii="Courier New" w:hAnsi="Courier New" w:cs="Courier New"/>
                              </w:rPr>
                              <w:t>Class Assignment 4</w:t>
                            </w:r>
                          </w:p>
                          <w:p w:rsidR="009A3944" w:rsidRPr="00167293" w:rsidRDefault="009A3944" w:rsidP="00E5129D">
                            <w:pPr>
                              <w:pStyle w:val="doctext"/>
                              <w:rPr>
                                <w:rFonts w:ascii="Courier New" w:hAnsi="Courier New" w:cs="Courier New"/>
                                <w:sz w:val="22"/>
                                <w:szCs w:val="22"/>
                              </w:rPr>
                            </w:pPr>
                            <w:r w:rsidRPr="00167293">
                              <w:rPr>
                                <w:rFonts w:ascii="Courier New" w:hAnsi="Courier New" w:cs="Courier New"/>
                                <w:sz w:val="22"/>
                                <w:szCs w:val="22"/>
                              </w:rPr>
                              <w:t>Refer to page 384 in the text book and follow instructions to complete exercise 8.11</w:t>
                            </w:r>
                          </w:p>
                          <w:p w:rsidR="009A3944" w:rsidRPr="00167293" w:rsidRDefault="009A3944" w:rsidP="00E5129D">
                            <w:pPr>
                              <w:spacing w:after="100" w:afterAutospacing="1"/>
                              <w:rPr>
                                <w:rFonts w:ascii="Courier New" w:hAnsi="Courier New" w:cs="Courier New"/>
                              </w:rPr>
                            </w:pPr>
                            <w:r w:rsidRPr="00167293">
                              <w:rPr>
                                <w:rFonts w:ascii="Courier New" w:hAnsi="Courier New" w:cs="Courier New"/>
                              </w:rPr>
                              <w:t>Class Assignment 5</w:t>
                            </w:r>
                          </w:p>
                          <w:p w:rsidR="009A3944" w:rsidRPr="00167293" w:rsidRDefault="009A3944" w:rsidP="00E5129D">
                            <w:pPr>
                              <w:pStyle w:val="doctext"/>
                              <w:rPr>
                                <w:rFonts w:ascii="Courier New" w:hAnsi="Courier New" w:cs="Courier New"/>
                                <w:sz w:val="22"/>
                                <w:szCs w:val="22"/>
                              </w:rPr>
                            </w:pPr>
                            <w:r w:rsidRPr="00167293">
                              <w:rPr>
                                <w:rFonts w:ascii="Courier New" w:hAnsi="Courier New" w:cs="Courier New"/>
                                <w:sz w:val="22"/>
                                <w:szCs w:val="22"/>
                              </w:rPr>
                              <w:t>Refer to page 384 in the text book and follow instructions to complete exercise 8.12</w:t>
                            </w:r>
                          </w:p>
                          <w:p w:rsidR="009A3944" w:rsidRPr="00167293" w:rsidRDefault="009A3944" w:rsidP="00E5129D">
                            <w:pPr>
                              <w:spacing w:after="100" w:afterAutospacing="1"/>
                              <w:rPr>
                                <w:rFonts w:ascii="Courier New" w:hAnsi="Courier New" w:cs="Courier New"/>
                              </w:rPr>
                            </w:pPr>
                            <w:r w:rsidRPr="00167293">
                              <w:rPr>
                                <w:rFonts w:ascii="Courier New" w:hAnsi="Courier New" w:cs="Courier New"/>
                              </w:rPr>
                              <w:t>Class Assignment 6</w:t>
                            </w:r>
                          </w:p>
                          <w:p w:rsidR="009A3944" w:rsidRPr="00167293" w:rsidRDefault="009A3944" w:rsidP="00E5129D">
                            <w:pPr>
                              <w:pStyle w:val="doctext"/>
                              <w:rPr>
                                <w:rFonts w:ascii="Courier New" w:hAnsi="Courier New" w:cs="Courier New"/>
                                <w:sz w:val="22"/>
                                <w:szCs w:val="22"/>
                              </w:rPr>
                            </w:pPr>
                            <w:r w:rsidRPr="00167293">
                              <w:rPr>
                                <w:rFonts w:ascii="Courier New" w:hAnsi="Courier New" w:cs="Courier New"/>
                                <w:sz w:val="22"/>
                                <w:szCs w:val="22"/>
                              </w:rPr>
                              <w:t>Refer to pages 385 and 286 in the text book and follow instructions to complete exercises 8.13 and 8.14</w:t>
                            </w:r>
                          </w:p>
                          <w:p w:rsidR="009A3944" w:rsidRPr="00167293" w:rsidRDefault="009A3944" w:rsidP="00E5129D">
                            <w:pPr>
                              <w:spacing w:after="100" w:afterAutospacing="1"/>
                              <w:rPr>
                                <w:rFonts w:ascii="Courier New" w:hAnsi="Courier New" w:cs="Courier New"/>
                              </w:rPr>
                            </w:pPr>
                            <w:r w:rsidRPr="00167293">
                              <w:rPr>
                                <w:rFonts w:ascii="Courier New" w:hAnsi="Courier New" w:cs="Courier New"/>
                              </w:rPr>
                              <w:t>Class Assignment 7</w:t>
                            </w:r>
                          </w:p>
                          <w:p w:rsidR="009A3944" w:rsidRPr="000B4F5E" w:rsidRDefault="009A3944" w:rsidP="00E5129D">
                            <w:pPr>
                              <w:pStyle w:val="doctext"/>
                              <w:rPr>
                                <w:rFonts w:ascii="Courier New" w:hAnsi="Courier New" w:cs="Courier New"/>
                                <w:sz w:val="22"/>
                                <w:szCs w:val="22"/>
                              </w:rPr>
                            </w:pPr>
                            <w:r w:rsidRPr="00167293">
                              <w:rPr>
                                <w:rFonts w:ascii="Courier New" w:hAnsi="Courier New" w:cs="Courier New"/>
                                <w:sz w:val="22"/>
                                <w:szCs w:val="22"/>
                              </w:rPr>
                              <w:t>Refer to page 388 in the text book and follow instructions to complete exercise 8.17</w:t>
                            </w:r>
                          </w:p>
                          <w:p w:rsidR="009A3944" w:rsidRPr="00D7556A" w:rsidRDefault="009A3944" w:rsidP="00E5129D">
                            <w:pPr>
                              <w:spacing w:after="150"/>
                              <w:ind w:firstLine="720"/>
                              <w:rPr>
                                <w:rStyle w:val="HTMLTypewriter"/>
                                <w:b/>
                                <w:highlight w:val="yellow"/>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2" o:spid="_x0000_s1053" type="#_x0000_t202" style="position:absolute;margin-left:.75pt;margin-top:5.7pt;width:437.35pt;height:26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" fillcolor="white [3212]">
                <v:textbox>
                  <w:txbxContent>
                    <w:p w:rsidR="009A3944" w:rsidRPr="00167293" w:rsidRDefault="009A3944" w:rsidP="00E5129D">
                      <w:pPr>
                        <w:spacing w:after="100" w:afterAutospacing="1"/>
                        <w:rPr>
                          <w:rFonts w:ascii="Courier New" w:hAnsi="Courier New" w:cs="Courier New"/>
                        </w:rPr>
                      </w:pPr>
                      <w:r w:rsidRPr="00167293">
                        <w:rPr>
                          <w:rFonts w:ascii="Courier New" w:hAnsi="Courier New" w:cs="Courier New"/>
                        </w:rPr>
                        <w:t>Class Assignment 4</w:t>
                      </w:r>
                    </w:p>
                    <w:p w:rsidR="009A3944" w:rsidRPr="00167293" w:rsidRDefault="009A3944" w:rsidP="00E5129D">
                      <w:pPr>
                        <w:pStyle w:val="doctext"/>
                        <w:rPr>
                          <w:rFonts w:ascii="Courier New" w:hAnsi="Courier New" w:cs="Courier New"/>
                          <w:sz w:val="22"/>
                          <w:szCs w:val="22"/>
                        </w:rPr>
                      </w:pPr>
                      <w:r w:rsidRPr="00167293">
                        <w:rPr>
                          <w:rFonts w:ascii="Courier New" w:hAnsi="Courier New" w:cs="Courier New"/>
                          <w:sz w:val="22"/>
                          <w:szCs w:val="22"/>
                        </w:rPr>
                        <w:t>Refer to page 384 in the text book and follow instructions to complete exercise 8.11</w:t>
                      </w:r>
                    </w:p>
                    <w:p w:rsidR="009A3944" w:rsidRPr="00167293" w:rsidRDefault="009A3944" w:rsidP="00E5129D">
                      <w:pPr>
                        <w:spacing w:after="100" w:afterAutospacing="1"/>
                        <w:rPr>
                          <w:rFonts w:ascii="Courier New" w:hAnsi="Courier New" w:cs="Courier New"/>
                        </w:rPr>
                      </w:pPr>
                      <w:r w:rsidRPr="00167293">
                        <w:rPr>
                          <w:rFonts w:ascii="Courier New" w:hAnsi="Courier New" w:cs="Courier New"/>
                        </w:rPr>
                        <w:t>Class Assignment 5</w:t>
                      </w:r>
                    </w:p>
                    <w:p w:rsidR="009A3944" w:rsidRPr="00167293" w:rsidRDefault="009A3944" w:rsidP="00E5129D">
                      <w:pPr>
                        <w:pStyle w:val="doctext"/>
                        <w:rPr>
                          <w:rFonts w:ascii="Courier New" w:hAnsi="Courier New" w:cs="Courier New"/>
                          <w:sz w:val="22"/>
                          <w:szCs w:val="22"/>
                        </w:rPr>
                      </w:pPr>
                      <w:r w:rsidRPr="00167293">
                        <w:rPr>
                          <w:rFonts w:ascii="Courier New" w:hAnsi="Courier New" w:cs="Courier New"/>
                          <w:sz w:val="22"/>
                          <w:szCs w:val="22"/>
                        </w:rPr>
                        <w:t>Refer to page 384 in the text book and follow instructions to complete exercise 8.12</w:t>
                      </w:r>
                    </w:p>
                    <w:p w:rsidR="009A3944" w:rsidRPr="00167293" w:rsidRDefault="009A3944" w:rsidP="00E5129D">
                      <w:pPr>
                        <w:spacing w:after="100" w:afterAutospacing="1"/>
                        <w:rPr>
                          <w:rFonts w:ascii="Courier New" w:hAnsi="Courier New" w:cs="Courier New"/>
                        </w:rPr>
                      </w:pPr>
                      <w:r w:rsidRPr="00167293">
                        <w:rPr>
                          <w:rFonts w:ascii="Courier New" w:hAnsi="Courier New" w:cs="Courier New"/>
                        </w:rPr>
                        <w:t>Class Assignment 6</w:t>
                      </w:r>
                    </w:p>
                    <w:p w:rsidR="009A3944" w:rsidRPr="00167293" w:rsidRDefault="009A3944" w:rsidP="00E5129D">
                      <w:pPr>
                        <w:pStyle w:val="doctext"/>
                        <w:rPr>
                          <w:rFonts w:ascii="Courier New" w:hAnsi="Courier New" w:cs="Courier New"/>
                          <w:sz w:val="22"/>
                          <w:szCs w:val="22"/>
                        </w:rPr>
                      </w:pPr>
                      <w:r w:rsidRPr="00167293">
                        <w:rPr>
                          <w:rFonts w:ascii="Courier New" w:hAnsi="Courier New" w:cs="Courier New"/>
                          <w:sz w:val="22"/>
                          <w:szCs w:val="22"/>
                        </w:rPr>
                        <w:t>Refer to pages 385 and 286 in the text book and follow instructions to complete exercises 8.13 and 8.14</w:t>
                      </w:r>
                    </w:p>
                    <w:p w:rsidR="009A3944" w:rsidRPr="00167293" w:rsidRDefault="009A3944" w:rsidP="00E5129D">
                      <w:pPr>
                        <w:spacing w:after="100" w:afterAutospacing="1"/>
                        <w:rPr>
                          <w:rFonts w:ascii="Courier New" w:hAnsi="Courier New" w:cs="Courier New"/>
                        </w:rPr>
                      </w:pPr>
                      <w:r w:rsidRPr="00167293">
                        <w:rPr>
                          <w:rFonts w:ascii="Courier New" w:hAnsi="Courier New" w:cs="Courier New"/>
                        </w:rPr>
                        <w:t>Class Assignment 7</w:t>
                      </w:r>
                    </w:p>
                    <w:p w:rsidR="009A3944" w:rsidRPr="000B4F5E" w:rsidRDefault="009A3944" w:rsidP="00E5129D">
                      <w:pPr>
                        <w:pStyle w:val="doctext"/>
                        <w:rPr>
                          <w:rFonts w:ascii="Courier New" w:hAnsi="Courier New" w:cs="Courier New"/>
                          <w:sz w:val="22"/>
                          <w:szCs w:val="22"/>
                        </w:rPr>
                      </w:pPr>
                      <w:r w:rsidRPr="00167293">
                        <w:rPr>
                          <w:rFonts w:ascii="Courier New" w:hAnsi="Courier New" w:cs="Courier New"/>
                          <w:sz w:val="22"/>
                          <w:szCs w:val="22"/>
                        </w:rPr>
                        <w:t>Refer to page 388 in the text book and follow instructions to complete exercise 8.17</w:t>
                      </w:r>
                    </w:p>
                    <w:p w:rsidR="009A3944" w:rsidRPr="00D7556A" w:rsidRDefault="009A3944" w:rsidP="00E5129D">
                      <w:pPr>
                        <w:spacing w:after="150"/>
                        <w:ind w:firstLine="720"/>
                        <w:rPr>
                          <w:rStyle w:val="HTMLTypewriter"/>
                          <w:b/>
                          <w:highlight w:val="yellow"/>
                        </w:rPr>
                      </w:pPr>
                    </w:p>
                  </w:txbxContent>
                </v:textbox>
              </v:shape>
            </w:pict>
          </mc:Fallback>
        </mc:AlternateContent>
      </w:r>
    </w:p>
    <w:p w:rsidR="00535A6E" w:rsidRPr="009A3944" w:rsidRDefault="00535A6E">
      <w:pPr>
        <w:rPr>
          <w:rFonts w:ascii="Courier New" w:hAnsi="Courier New" w:cs="Courier New"/>
        </w:rPr>
      </w:pPr>
      <w:r w:rsidRPr="009A3944">
        <w:rPr>
          <w:rFonts w:ascii="Courier New" w:hAnsi="Courier New" w:cs="Courier New"/>
        </w:rPr>
        <w:br w:type="page"/>
      </w:r>
    </w:p>
    <w:p w:rsidR="00725934" w:rsidRPr="009A3944" w:rsidRDefault="00725934" w:rsidP="00725934">
      <w:pPr>
        <w:rPr>
          <w:rFonts w:ascii="Times New Roman" w:hAnsi="Times New Roman" w:cs="Times New Roman"/>
          <w:b/>
          <w:sz w:val="24"/>
        </w:rPr>
      </w:pPr>
      <w:r w:rsidRPr="009A3944">
        <w:rPr>
          <w:rFonts w:ascii="Times New Roman" w:hAnsi="Times New Roman" w:cs="Times New Roman"/>
          <w:b/>
          <w:sz w:val="24"/>
        </w:rPr>
        <w:t>Lesson 7:  Classes: A Deeper Look Part 1</w:t>
      </w:r>
    </w:p>
    <w:p w:rsidR="00105862" w:rsidRPr="009A3944" w:rsidRDefault="00105862" w:rsidP="00105862">
      <w:pPr>
        <w:rPr>
          <w:rFonts w:ascii="Times New Roman" w:hAnsi="Times New Roman" w:cs="Times New Roman"/>
          <w:b/>
          <w:sz w:val="24"/>
        </w:rPr>
      </w:pPr>
    </w:p>
    <w:p w:rsidR="00725934" w:rsidRPr="009A3944" w:rsidRDefault="00725934" w:rsidP="00105862">
      <w:pPr>
        <w:rPr>
          <w:rFonts w:ascii="Times New Roman" w:hAnsi="Times New Roman" w:cs="Times New Roman"/>
          <w:b/>
          <w:sz w:val="24"/>
        </w:rPr>
      </w:pPr>
      <w:r w:rsidRPr="009A3944">
        <w:rPr>
          <w:rFonts w:ascii="Times New Roman" w:hAnsi="Times New Roman" w:cs="Times New Roman"/>
          <w:b/>
          <w:sz w:val="24"/>
        </w:rPr>
        <w:t>Preprocessor Wrapper</w:t>
      </w:r>
    </w:p>
    <w:p w:rsidR="00725934" w:rsidRPr="009A3944" w:rsidRDefault="00725934" w:rsidP="00725934">
      <w:pPr>
        <w:autoSpaceDE w:val="0"/>
        <w:autoSpaceDN w:val="0"/>
        <w:adjustRightInd w:val="0"/>
        <w:rPr>
          <w:b/>
        </w:rPr>
      </w:pPr>
    </w:p>
    <w:p w:rsidR="00725934" w:rsidRPr="009A3944" w:rsidRDefault="00725934" w:rsidP="00725934">
      <w:pPr>
        <w:autoSpaceDE w:val="0"/>
        <w:autoSpaceDN w:val="0"/>
        <w:adjustRightInd w:val="0"/>
      </w:pPr>
      <w:r w:rsidRPr="009A3944">
        <w:t>A Preprocessor Wrapper is an important C++ software engineering concept which is used in header files to prevent the code in the header from being included into the same source code file more than once. Since a class can be defined only once, using such preprocessor directives prevents multiple-definition errors.</w:t>
      </w:r>
    </w:p>
    <w:p w:rsidR="00725934" w:rsidRPr="009A3944" w:rsidRDefault="00725934" w:rsidP="00725934">
      <w:pPr>
        <w:pStyle w:val="doctext"/>
      </w:pPr>
      <w:r w:rsidRPr="009A3944">
        <w:t xml:space="preserve">In Fig. 9.1, note that the class definition is enclosed in the following </w:t>
      </w:r>
      <w:bookmarkStart w:id="550" w:name="ch09term35"/>
      <w:bookmarkEnd w:id="550"/>
      <w:r w:rsidRPr="009A3944">
        <w:rPr>
          <w:b/>
          <w:bCs/>
        </w:rPr>
        <w:t>preprocessor wrapper</w:t>
      </w:r>
      <w:r w:rsidRPr="009A3944">
        <w:t>:</w:t>
      </w:r>
    </w:p>
    <w:p w:rsidR="00725934" w:rsidRPr="009A3944" w:rsidRDefault="00725934" w:rsidP="00725934">
      <w:pPr>
        <w:pStyle w:val="HTMLPreformatted"/>
      </w:pPr>
      <w:r w:rsidRPr="009A3944">
        <w:t>// prevent multiple inclusions of header file</w:t>
      </w:r>
    </w:p>
    <w:p w:rsidR="00725934" w:rsidRPr="009A3944" w:rsidRDefault="00725934" w:rsidP="00725934">
      <w:pPr>
        <w:pStyle w:val="HTMLPreformatted"/>
      </w:pPr>
      <w:r w:rsidRPr="009A3944">
        <w:rPr>
          <w:rStyle w:val="docemphstrong"/>
        </w:rPr>
        <w:t>#ifndef</w:t>
      </w:r>
      <w:r w:rsidRPr="009A3944">
        <w:t xml:space="preserve"> TIME_H</w:t>
      </w:r>
    </w:p>
    <w:p w:rsidR="00725934" w:rsidRPr="009A3944" w:rsidRDefault="00725934" w:rsidP="00725934">
      <w:pPr>
        <w:pStyle w:val="HTMLPreformatted"/>
      </w:pPr>
      <w:r w:rsidRPr="009A3944">
        <w:rPr>
          <w:rStyle w:val="docemphstrong"/>
        </w:rPr>
        <w:t>#define</w:t>
      </w:r>
      <w:r w:rsidRPr="009A3944">
        <w:t xml:space="preserve"> TIME_H</w:t>
      </w:r>
    </w:p>
    <w:p w:rsidR="00725934" w:rsidRPr="009A3944" w:rsidRDefault="00725934" w:rsidP="00725934">
      <w:pPr>
        <w:pStyle w:val="HTMLPreformatted"/>
      </w:pPr>
    </w:p>
    <w:p w:rsidR="00725934" w:rsidRPr="009A3944" w:rsidRDefault="00725934" w:rsidP="00725934">
      <w:pPr>
        <w:pStyle w:val="HTMLPreformatted"/>
      </w:pPr>
      <w:r w:rsidRPr="009A3944">
        <w:t xml:space="preserve">   ...</w:t>
      </w:r>
    </w:p>
    <w:p w:rsidR="00725934" w:rsidRPr="009A3944" w:rsidRDefault="00725934" w:rsidP="00725934">
      <w:pPr>
        <w:pStyle w:val="HTMLPreformatted"/>
        <w:rPr>
          <w:rStyle w:val="docemphstrong"/>
        </w:rPr>
      </w:pPr>
      <w:r w:rsidRPr="009A3944">
        <w:rPr>
          <w:rStyle w:val="docemphstrong"/>
        </w:rPr>
        <w:t>#endif</w:t>
      </w:r>
    </w:p>
    <w:p w:rsidR="00C9660A" w:rsidRPr="009A3944" w:rsidRDefault="00C9660A" w:rsidP="00725934">
      <w:pPr>
        <w:pStyle w:val="HTMLPreformatted"/>
      </w:pPr>
    </w:p>
    <w:p w:rsidR="00725934" w:rsidRPr="009A3944" w:rsidRDefault="00725934" w:rsidP="00725934">
      <w:pPr>
        <w:pStyle w:val="HTMLPreformatted"/>
        <w:rPr>
          <w:rFonts w:ascii="Times New Roman" w:hAnsi="Times New Roman" w:cs="Times New Roman"/>
          <w:sz w:val="24"/>
          <w:szCs w:val="24"/>
        </w:rPr>
      </w:pPr>
      <w:r w:rsidRPr="009A3944">
        <w:rPr>
          <w:rFonts w:ascii="Times New Roman" w:hAnsi="Times New Roman" w:cs="Times New Roman"/>
          <w:sz w:val="24"/>
          <w:szCs w:val="24"/>
        </w:rPr>
        <w:t xml:space="preserve">When we build larger programs, other definitions and declarations will also be placed in header files. The preceding preprocessor wrapper prevents the code between </w:t>
      </w:r>
      <w:bookmarkStart w:id="551" w:name="ch09term21"/>
      <w:bookmarkEnd w:id="551"/>
      <w:r w:rsidRPr="009A3944">
        <w:rPr>
          <w:rStyle w:val="docemphstrong"/>
        </w:rPr>
        <w:t>#ifndef</w:t>
      </w:r>
      <w:r w:rsidRPr="009A3944">
        <w:rPr>
          <w:rFonts w:ascii="Times New Roman" w:hAnsi="Times New Roman" w:cs="Times New Roman"/>
          <w:sz w:val="24"/>
          <w:szCs w:val="24"/>
        </w:rPr>
        <w:t xml:space="preserve"> (which means "if not defined") and </w:t>
      </w:r>
      <w:r w:rsidRPr="009A3944">
        <w:rPr>
          <w:rStyle w:val="docemphstrong"/>
        </w:rPr>
        <w:t>#endif</w:t>
      </w:r>
      <w:r w:rsidRPr="009A3944">
        <w:rPr>
          <w:rFonts w:ascii="Times New Roman" w:hAnsi="Times New Roman" w:cs="Times New Roman"/>
          <w:sz w:val="24"/>
          <w:szCs w:val="24"/>
        </w:rPr>
        <w:t xml:space="preserve"> from being included if the name </w:t>
      </w:r>
      <w:r w:rsidRPr="009A3944">
        <w:rPr>
          <w:rStyle w:val="docemphstrong"/>
        </w:rPr>
        <w:t>TIME_H</w:t>
      </w:r>
      <w:r w:rsidRPr="009A3944">
        <w:rPr>
          <w:rFonts w:ascii="Times New Roman" w:hAnsi="Times New Roman" w:cs="Times New Roman"/>
          <w:sz w:val="24"/>
          <w:szCs w:val="24"/>
        </w:rPr>
        <w:t xml:space="preserve"> has been defined. If the header has not been included previously in a file, the name </w:t>
      </w:r>
      <w:r w:rsidRPr="009A3944">
        <w:rPr>
          <w:rStyle w:val="docemphstrong"/>
        </w:rPr>
        <w:t xml:space="preserve">TIME_H </w:t>
      </w:r>
      <w:r w:rsidRPr="009A3944">
        <w:rPr>
          <w:rFonts w:ascii="Times New Roman" w:hAnsi="Times New Roman" w:cs="Times New Roman"/>
          <w:sz w:val="24"/>
          <w:szCs w:val="24"/>
        </w:rPr>
        <w:t xml:space="preserve">is defined by the </w:t>
      </w:r>
      <w:r w:rsidRPr="009A3944">
        <w:rPr>
          <w:rStyle w:val="docemphstrong"/>
        </w:rPr>
        <w:t>#define</w:t>
      </w:r>
      <w:r w:rsidRPr="009A3944">
        <w:rPr>
          <w:rFonts w:ascii="Times New Roman" w:hAnsi="Times New Roman" w:cs="Times New Roman"/>
          <w:sz w:val="24"/>
          <w:szCs w:val="24"/>
        </w:rPr>
        <w:t xml:space="preserve"> directive and the header file statements are included. If the header has been included previously, </w:t>
      </w:r>
      <w:r w:rsidRPr="009A3944">
        <w:rPr>
          <w:rStyle w:val="docemphstrong"/>
        </w:rPr>
        <w:t>TIME_H</w:t>
      </w:r>
      <w:r w:rsidRPr="009A3944">
        <w:rPr>
          <w:rFonts w:ascii="Times New Roman" w:hAnsi="Times New Roman" w:cs="Times New Roman"/>
          <w:sz w:val="24"/>
          <w:szCs w:val="24"/>
        </w:rPr>
        <w:t xml:space="preserve"> is defined already and the header file is not included again. Attempts to include a header file multiple times (inadvertently) typically occur in large programs with many header files that may themselves include other header files. [</w:t>
      </w:r>
      <w:r w:rsidRPr="009A3944">
        <w:rPr>
          <w:rStyle w:val="docemphasis"/>
          <w:rFonts w:ascii="Times New Roman" w:hAnsi="Times New Roman" w:cs="Times New Roman"/>
          <w:sz w:val="24"/>
          <w:szCs w:val="24"/>
        </w:rPr>
        <w:t>Note:</w:t>
      </w:r>
      <w:r w:rsidRPr="009A3944">
        <w:rPr>
          <w:rFonts w:ascii="Times New Roman" w:hAnsi="Times New Roman" w:cs="Times New Roman"/>
          <w:sz w:val="24"/>
          <w:szCs w:val="24"/>
        </w:rPr>
        <w:t xml:space="preserve"> The commonly used convention for the symbolic constant name in the preprocessor directives is simply the header file name in upper case with the underscore character replacing the period.]</w:t>
      </w:r>
    </w:p>
    <w:p w:rsidR="00725934" w:rsidRPr="009A3944" w:rsidRDefault="00725934" w:rsidP="00725934">
      <w:pPr>
        <w:autoSpaceDE w:val="0"/>
        <w:autoSpaceDN w:val="0"/>
        <w:adjustRightInd w:val="0"/>
        <w:rPr>
          <w:b/>
          <w:bCs w:val="0"/>
        </w:rPr>
      </w:pPr>
    </w:p>
    <w:p w:rsidR="00C9660A" w:rsidRPr="009A3944" w:rsidRDefault="00C9660A" w:rsidP="00C9660A">
      <w:pPr>
        <w:pStyle w:val="doctext"/>
        <w:spacing w:before="0" w:beforeAutospacing="0" w:after="0" w:afterAutospacing="0"/>
        <w:rPr>
          <w:i/>
        </w:rPr>
      </w:pPr>
      <w:r w:rsidRPr="009A3944">
        <w:rPr>
          <w:i/>
        </w:rPr>
        <w:t>Refer to Pages 397 - 402 in the textbook for the program</w:t>
      </w:r>
    </w:p>
    <w:p w:rsidR="00C9660A" w:rsidRPr="009A3944" w:rsidRDefault="00C9660A" w:rsidP="00725934">
      <w:pPr>
        <w:autoSpaceDE w:val="0"/>
        <w:autoSpaceDN w:val="0"/>
        <w:adjustRightInd w:val="0"/>
        <w:rPr>
          <w:b/>
          <w:bCs w:val="0"/>
        </w:rPr>
      </w:pPr>
    </w:p>
    <w:p w:rsidR="00725934" w:rsidRPr="009A3944" w:rsidRDefault="00725934" w:rsidP="00725934">
      <w:pPr>
        <w:pStyle w:val="HTMLPreformatted"/>
        <w:rPr>
          <w:rFonts w:ascii="Times New Roman" w:hAnsi="Times New Roman" w:cs="Times New Roman"/>
          <w:b/>
          <w:sz w:val="24"/>
          <w:szCs w:val="24"/>
        </w:rPr>
      </w:pPr>
      <w:r w:rsidRPr="009A3944">
        <w:rPr>
          <w:rFonts w:ascii="Times New Roman" w:hAnsi="Times New Roman" w:cs="Times New Roman"/>
          <w:b/>
          <w:sz w:val="24"/>
          <w:szCs w:val="24"/>
        </w:rPr>
        <w:t>Defining Member Functions Outside the Class Definition; Class Scope</w:t>
      </w:r>
    </w:p>
    <w:p w:rsidR="00725934" w:rsidRPr="009A3944" w:rsidRDefault="00725934" w:rsidP="00725934">
      <w:pPr>
        <w:pStyle w:val="HTMLPreformatted"/>
        <w:rPr>
          <w:rFonts w:ascii="Times New Roman" w:hAnsi="Times New Roman" w:cs="Times New Roman"/>
          <w:b/>
          <w:sz w:val="24"/>
          <w:szCs w:val="24"/>
        </w:rPr>
      </w:pPr>
    </w:p>
    <w:p w:rsidR="00725934" w:rsidRPr="009A3944" w:rsidRDefault="00725934" w:rsidP="00725934">
      <w:pPr>
        <w:pStyle w:val="HTMLPreformatted"/>
        <w:rPr>
          <w:rFonts w:ascii="Times New Roman" w:hAnsi="Times New Roman" w:cs="Times New Roman"/>
          <w:sz w:val="24"/>
          <w:szCs w:val="24"/>
        </w:rPr>
      </w:pPr>
      <w:bookmarkStart w:id="552" w:name="idd1e113952"/>
      <w:bookmarkStart w:id="553" w:name="idd1e113949"/>
      <w:bookmarkStart w:id="554" w:name="idd1e113946"/>
      <w:bookmarkStart w:id="555" w:name="idd1e113943"/>
      <w:bookmarkStart w:id="556" w:name="idd1e113940"/>
      <w:bookmarkStart w:id="557" w:name="idd1e113937"/>
      <w:bookmarkStart w:id="558" w:name="idd1e113931"/>
      <w:bookmarkStart w:id="559" w:name="idd1e113926"/>
      <w:bookmarkStart w:id="560" w:name="idd1e113923"/>
      <w:bookmarkStart w:id="561" w:name="idd1e113920"/>
      <w:bookmarkEnd w:id="552"/>
      <w:bookmarkEnd w:id="553"/>
      <w:bookmarkEnd w:id="554"/>
      <w:bookmarkEnd w:id="555"/>
      <w:bookmarkEnd w:id="556"/>
      <w:bookmarkEnd w:id="557"/>
      <w:bookmarkEnd w:id="558"/>
      <w:bookmarkEnd w:id="559"/>
      <w:bookmarkEnd w:id="560"/>
      <w:bookmarkEnd w:id="561"/>
      <w:r w:rsidRPr="009A3944">
        <w:rPr>
          <w:rFonts w:ascii="Times New Roman" w:hAnsi="Times New Roman" w:cs="Times New Roman"/>
          <w:sz w:val="24"/>
          <w:szCs w:val="24"/>
        </w:rPr>
        <w:t xml:space="preserve">Even though a member function declared in a class definition may be defined outside that class definition (and "tied" to the class via the binary scope resolution operator), that member function is still within that </w:t>
      </w:r>
      <w:bookmarkStart w:id="562" w:name="ch09term7"/>
      <w:bookmarkEnd w:id="562"/>
      <w:r w:rsidRPr="009A3944">
        <w:rPr>
          <w:rFonts w:ascii="Times New Roman" w:hAnsi="Times New Roman" w:cs="Times New Roman"/>
          <w:sz w:val="24"/>
          <w:szCs w:val="24"/>
        </w:rPr>
        <w:t xml:space="preserve">class's scope; i.e., its name is known only to other members of the class unless referred to via an object of the class, a reference to an object of the class, a pointer to an object of the class or the binary scope resolution operator. </w:t>
      </w:r>
    </w:p>
    <w:p w:rsidR="00725934" w:rsidRPr="009A3944" w:rsidRDefault="00725934" w:rsidP="00725934">
      <w:pPr>
        <w:pStyle w:val="HTMLPreformatted"/>
        <w:rPr>
          <w:rFonts w:ascii="Times New Roman" w:hAnsi="Times New Roman" w:cs="Times New Roman"/>
          <w:sz w:val="24"/>
          <w:szCs w:val="24"/>
        </w:rPr>
      </w:pPr>
    </w:p>
    <w:p w:rsidR="00725934" w:rsidRPr="009A3944" w:rsidRDefault="00725934" w:rsidP="00725934">
      <w:pPr>
        <w:pStyle w:val="HTMLPreformatted"/>
        <w:rPr>
          <w:rFonts w:ascii="Times New Roman" w:hAnsi="Times New Roman" w:cs="Times New Roman"/>
          <w:sz w:val="24"/>
          <w:szCs w:val="24"/>
        </w:rPr>
      </w:pPr>
      <w:r w:rsidRPr="009A3944">
        <w:rPr>
          <w:rFonts w:ascii="Times New Roman" w:hAnsi="Times New Roman" w:cs="Times New Roman"/>
          <w:sz w:val="24"/>
          <w:szCs w:val="24"/>
        </w:rPr>
        <w:t>If a member function is defined in the body of a class definition, the C++ compiler attempts to inline calls to the member function. Member functions defined outside a class definition can be inlined by explicitly using keyword inline. Remember that the compiler reserves the right not to inline any function.</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[NOTE: Only the simplest and most stable member functions (i.e., whose implementations are unlikely to change) should be defined in the class header.]</w:t>
      </w:r>
    </w:p>
    <w:p w:rsidR="00725934" w:rsidRPr="009A3944" w:rsidRDefault="00725934" w:rsidP="00725934">
      <w:pPr>
        <w:spacing w:before="100" w:beforeAutospacing="1" w:after="100" w:afterAutospacing="1"/>
        <w:rPr>
          <w:rFonts w:ascii="Times New Roman" w:hAnsi="Times New Roman" w:cs="Times New Roman"/>
          <w:b/>
          <w:sz w:val="24"/>
        </w:rPr>
      </w:pPr>
      <w:r w:rsidRPr="009A3944">
        <w:rPr>
          <w:rFonts w:ascii="Times New Roman" w:hAnsi="Times New Roman" w:cs="Times New Roman"/>
          <w:b/>
          <w:sz w:val="24"/>
        </w:rPr>
        <w:t>Member Functions vs. Global Functions</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It is interesting to note that the member functions take no arguments. This is because these member functions implicitly know that they are to print the data members of the particular Time object for which they are invoked. This can make member function calls more concise than conventional function calls in procedural programming.</w:t>
      </w:r>
    </w:p>
    <w:p w:rsidR="00725934" w:rsidRPr="009A3944" w:rsidRDefault="00725934" w:rsidP="00725934">
      <w:pPr>
        <w:pStyle w:val="Heading4"/>
        <w:rPr>
          <w:rFonts w:ascii="Times New Roman" w:hAnsi="Times New Roman" w:cs="Times New Roman"/>
          <w:i w:val="0"/>
        </w:rPr>
      </w:pPr>
      <w:r w:rsidRPr="009A3944">
        <w:rPr>
          <w:rFonts w:ascii="Times New Roman" w:hAnsi="Times New Roman" w:cs="Times New Roman"/>
          <w:i w:val="0"/>
        </w:rPr>
        <w:t>Object Size</w:t>
      </w:r>
    </w:p>
    <w:p w:rsidR="00725934" w:rsidRPr="009A3944" w:rsidRDefault="00725934" w:rsidP="00725934">
      <w:pPr>
        <w:pStyle w:val="doctext"/>
      </w:pPr>
      <w:r w:rsidRPr="009A3944">
        <w:t>People new to object-oriented programming often suppose that objects must be quite large because they contain data members and member functions. Logically, this is true the programmer may think of objects as containing data and functions (and our discussion has certainly encouraged this view); physically, however, this is not true.</w:t>
      </w:r>
    </w:p>
    <w:p w:rsidR="00725934" w:rsidRPr="009A3944" w:rsidRDefault="00725934" w:rsidP="00725934">
      <w:pPr>
        <w:spacing w:before="100" w:beforeAutospacing="1" w:after="100" w:afterAutospacing="1"/>
        <w:rPr>
          <w:rFonts w:ascii="Times New Roman" w:hAnsi="Times New Roman" w:cs="Times New Roman"/>
          <w:b/>
          <w:sz w:val="24"/>
        </w:rPr>
      </w:pPr>
      <w:r w:rsidRPr="009A3944">
        <w:rPr>
          <w:rFonts w:ascii="Times New Roman" w:hAnsi="Times New Roman" w:cs="Times New Roman"/>
          <w:b/>
          <w:sz w:val="24"/>
        </w:rPr>
        <w:t xml:space="preserve">Objects contain only data, so objects are much smaller than if they also contained member functions. Applying operator sizeof to a class name or to an object of that class will report only the size of the class's data members. The compiler creates one copy (only) of the member functions separate from all objects of the class. All objects of the class share this one copy. Each object, of course, needs its own copy of the class's data, because the data can vary among the objects. The function code is non-modifiable (also called </w:t>
      </w:r>
      <w:bookmarkStart w:id="563" w:name="ch09term38"/>
      <w:bookmarkEnd w:id="563"/>
      <w:r w:rsidRPr="009A3944">
        <w:rPr>
          <w:rFonts w:ascii="Times New Roman" w:hAnsi="Times New Roman" w:cs="Times New Roman"/>
          <w:b/>
          <w:bCs w:val="0"/>
          <w:sz w:val="24"/>
        </w:rPr>
        <w:t>reentrant code</w:t>
      </w:r>
      <w:r w:rsidRPr="009A3944">
        <w:rPr>
          <w:rFonts w:ascii="Times New Roman" w:hAnsi="Times New Roman" w:cs="Times New Roman"/>
          <w:b/>
          <w:sz w:val="24"/>
        </w:rPr>
        <w:t xml:space="preserve"> or </w:t>
      </w:r>
      <w:bookmarkStart w:id="564" w:name="ch09term36"/>
      <w:bookmarkEnd w:id="564"/>
      <w:r w:rsidRPr="009A3944">
        <w:rPr>
          <w:rFonts w:ascii="Times New Roman" w:hAnsi="Times New Roman" w:cs="Times New Roman"/>
          <w:b/>
          <w:bCs w:val="0"/>
          <w:sz w:val="24"/>
        </w:rPr>
        <w:t>pure procedure</w:t>
      </w:r>
      <w:r w:rsidRPr="009A3944">
        <w:rPr>
          <w:rFonts w:ascii="Times New Roman" w:hAnsi="Times New Roman" w:cs="Times New Roman"/>
          <w:b/>
          <w:sz w:val="24"/>
        </w:rPr>
        <w:t>) and, hence, can be shared among all objects of one class.</w:t>
      </w:r>
    </w:p>
    <w:p w:rsidR="00725934" w:rsidRPr="009A3944" w:rsidRDefault="00725934" w:rsidP="00725934">
      <w:pPr>
        <w:pStyle w:val="Heading3"/>
        <w:rPr>
          <w:rFonts w:ascii="Times New Roman" w:hAnsi="Times New Roman"/>
          <w:szCs w:val="24"/>
        </w:rPr>
      </w:pPr>
      <w:r w:rsidRPr="009A3944">
        <w:rPr>
          <w:rFonts w:ascii="Times New Roman" w:hAnsi="Times New Roman"/>
          <w:szCs w:val="24"/>
        </w:rPr>
        <w:t>Class Scope and Accessing Class Members</w:t>
      </w:r>
    </w:p>
    <w:p w:rsidR="00725934" w:rsidRPr="009A3944" w:rsidRDefault="00725934" w:rsidP="00725934">
      <w:pPr>
        <w:pStyle w:val="doctext"/>
      </w:pPr>
      <w:r w:rsidRPr="009A3944">
        <w:t xml:space="preserve">A class's data members (variables declared in the class definition) and member functions (functions declared in the class definition) belong to that class's scope. Nonmember functions are defined at </w:t>
      </w:r>
      <w:bookmarkStart w:id="565" w:name="ch09term17"/>
      <w:bookmarkEnd w:id="565"/>
      <w:r w:rsidRPr="009A3944">
        <w:rPr>
          <w:b/>
          <w:bCs/>
        </w:rPr>
        <w:t>file scope</w:t>
      </w:r>
      <w:r w:rsidRPr="009A3944">
        <w:t>.</w:t>
      </w:r>
    </w:p>
    <w:p w:rsidR="00725934" w:rsidRPr="009A3944" w:rsidRDefault="00725934" w:rsidP="00725934">
      <w:pPr>
        <w:pStyle w:val="doctext"/>
      </w:pPr>
      <w:r w:rsidRPr="009A3944">
        <w:t xml:space="preserve">Within a class's scope, class members are immediately accessible by all of that class's member functions and can be referenced by name. Outside a class's scope, </w:t>
      </w:r>
      <w:r w:rsidRPr="009A3944">
        <w:rPr>
          <w:rStyle w:val="HTMLTypewriter"/>
        </w:rPr>
        <w:t>public</w:t>
      </w:r>
      <w:r w:rsidRPr="009A3944">
        <w:t xml:space="preserve"> class members are referenced through one of the </w:t>
      </w:r>
      <w:bookmarkStart w:id="566" w:name="ch09term19"/>
      <w:bookmarkEnd w:id="566"/>
      <w:r w:rsidRPr="009A3944">
        <w:rPr>
          <w:b/>
          <w:bCs/>
        </w:rPr>
        <w:t>handles</w:t>
      </w:r>
      <w:r w:rsidRPr="009A3944">
        <w:t xml:space="preserve"> on an object an object name, a reference to an object or a </w:t>
      </w:r>
      <w:bookmarkStart w:id="567" w:name="ch09term33"/>
      <w:bookmarkEnd w:id="567"/>
      <w:r w:rsidRPr="009A3944">
        <w:rPr>
          <w:rStyle w:val="docemphroman"/>
        </w:rPr>
        <w:t>pointer to an object</w:t>
      </w:r>
      <w:r w:rsidRPr="009A3944">
        <w:t xml:space="preserve">. The type of the object, reference or pointer </w:t>
      </w:r>
      <w:bookmarkStart w:id="568" w:name="idd1e114423"/>
      <w:bookmarkEnd w:id="568"/>
      <w:r w:rsidRPr="009A3944">
        <w:t xml:space="preserve">specifies the interface (i.e., the member functions) accessible to the client. </w:t>
      </w:r>
    </w:p>
    <w:p w:rsidR="00725934" w:rsidRPr="009A3944" w:rsidRDefault="00725934" w:rsidP="00725934">
      <w:pPr>
        <w:pStyle w:val="doctext"/>
      </w:pPr>
      <w:bookmarkStart w:id="569" w:name="idd1e114510"/>
      <w:bookmarkStart w:id="570" w:name="idd1e114505"/>
      <w:bookmarkStart w:id="571" w:name="idd1e114497"/>
      <w:bookmarkStart w:id="572" w:name="idd1e114489"/>
      <w:bookmarkStart w:id="573" w:name="idd1e114486"/>
      <w:bookmarkStart w:id="574" w:name="idd1e114483"/>
      <w:bookmarkStart w:id="575" w:name="idd1e114477"/>
      <w:bookmarkStart w:id="576" w:name="idd1e114474"/>
      <w:bookmarkStart w:id="577" w:name="idd1e114469"/>
      <w:bookmarkStart w:id="578" w:name="idd1e114466"/>
      <w:bookmarkStart w:id="579" w:name="idd1e114460"/>
      <w:bookmarkStart w:id="580" w:name="idd1e114457"/>
      <w:bookmarkStart w:id="581" w:name="idd1e114454"/>
      <w:bookmarkStart w:id="582" w:name="idd1e114451"/>
      <w:bookmarkStart w:id="583" w:name="idd1e114448"/>
      <w:bookmarkStart w:id="584" w:name="idd1e114443"/>
      <w:bookmarkStart w:id="585" w:name="idd1e114440"/>
      <w:bookmarkStart w:id="586" w:name="idd1e114434"/>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r w:rsidRPr="009A3944">
        <w:t xml:space="preserve">Member functions of a class can be overloaded, but only by other member functions of that class. To </w:t>
      </w:r>
      <w:bookmarkStart w:id="587" w:name="ch09term31"/>
      <w:bookmarkEnd w:id="587"/>
      <w:r w:rsidRPr="009A3944">
        <w:rPr>
          <w:rStyle w:val="docemphroman"/>
        </w:rPr>
        <w:t>overload a member function</w:t>
      </w:r>
      <w:r w:rsidRPr="009A3944">
        <w:t>, simply provide in the class definition a prototype for each version of the overloaded function, and provide a separate function definition for each version of the function.</w:t>
      </w:r>
    </w:p>
    <w:p w:rsidR="00725934" w:rsidRPr="009A3944" w:rsidRDefault="00725934" w:rsidP="00725934">
      <w:pPr>
        <w:pStyle w:val="doctext"/>
      </w:pPr>
      <w:r w:rsidRPr="009A3944">
        <w:t>Variables declared in a member function have block scope and are known only to that function. If a member function defines a variable with the same name as a variable with class scope, the class-scope variable is hidden by the block-scope variable in the block scope. Such a hidden variable can be accessed by preceding the variable name with the class name followed by the scope resolution operator (</w:t>
      </w:r>
      <w:r w:rsidRPr="009A3944">
        <w:rPr>
          <w:rStyle w:val="HTMLTypewriter"/>
        </w:rPr>
        <w:t>::</w:t>
      </w:r>
      <w:r w:rsidRPr="009A3944">
        <w:t>). Hidden global variables can be accessed with the unary scope resolution operator.</w:t>
      </w:r>
    </w:p>
    <w:p w:rsidR="00725934" w:rsidRPr="009A3944" w:rsidRDefault="00725934" w:rsidP="00725934">
      <w:pPr>
        <w:pStyle w:val="doctext"/>
      </w:pPr>
      <w:r w:rsidRPr="009A3944">
        <w:t>The dot member selection operator (</w:t>
      </w:r>
      <w:r w:rsidRPr="009A3944">
        <w:rPr>
          <w:rStyle w:val="HTMLTypewriter"/>
        </w:rPr>
        <w:t>.</w:t>
      </w:r>
      <w:r w:rsidRPr="009A3944">
        <w:t xml:space="preserve">) is preceded by an object's name or with a reference to an object to access the object's members. The </w:t>
      </w:r>
      <w:bookmarkStart w:id="588" w:name="ch09term4"/>
      <w:bookmarkEnd w:id="588"/>
      <w:r w:rsidRPr="009A3944">
        <w:rPr>
          <w:rStyle w:val="docemphroman"/>
        </w:rPr>
        <w:t>arrow member selection operator</w:t>
      </w:r>
      <w:r w:rsidRPr="009A3944">
        <w:t xml:space="preserve"> (</w:t>
      </w:r>
      <w:r w:rsidRPr="009A3944">
        <w:rPr>
          <w:rStyle w:val="HTMLTypewriter"/>
        </w:rPr>
        <w:t>-&gt;</w:t>
      </w:r>
      <w:r w:rsidRPr="009A3944">
        <w:t>) is preceded by a pointer to an object to access the object's members.</w:t>
      </w:r>
    </w:p>
    <w:p w:rsidR="00C9660A" w:rsidRPr="009A3944" w:rsidRDefault="00C9660A" w:rsidP="00C9660A">
      <w:pPr>
        <w:pStyle w:val="doctext"/>
        <w:spacing w:before="0" w:beforeAutospacing="0" w:after="0" w:afterAutospacing="0"/>
        <w:rPr>
          <w:i/>
        </w:rPr>
      </w:pPr>
      <w:r w:rsidRPr="009A3944">
        <w:rPr>
          <w:i/>
        </w:rPr>
        <w:t>Refer to Pages 404 - 405 in the textbook for the program</w:t>
      </w:r>
    </w:p>
    <w:p w:rsidR="00725934" w:rsidRPr="009A3944" w:rsidRDefault="00725934" w:rsidP="00725934">
      <w:pPr>
        <w:spacing w:before="100" w:beforeAutospacing="1" w:after="100" w:afterAutospacing="1"/>
        <w:rPr>
          <w:b/>
          <w:bCs w:val="0"/>
        </w:rPr>
      </w:pPr>
      <w:bookmarkStart w:id="589" w:name="ch09term2"/>
      <w:bookmarkEnd w:id="589"/>
      <w:r w:rsidRPr="009A3944">
        <w:rPr>
          <w:b/>
        </w:rPr>
        <w:t>Access Functions and Utility Functions</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b/>
          <w:bCs w:val="0"/>
          <w:sz w:val="24"/>
        </w:rPr>
        <w:t>Access functions</w:t>
      </w:r>
      <w:r w:rsidRPr="009A3944">
        <w:rPr>
          <w:rFonts w:ascii="Times New Roman" w:hAnsi="Times New Roman" w:cs="Times New Roman"/>
          <w:sz w:val="24"/>
        </w:rPr>
        <w:t xml:space="preserve"> can read or display data. Another common use for access functions is to test the truth or falsity of conditions such functions are often called </w:t>
      </w:r>
      <w:bookmarkStart w:id="590" w:name="ch09term34"/>
      <w:bookmarkEnd w:id="590"/>
      <w:r w:rsidRPr="009A3944">
        <w:rPr>
          <w:rFonts w:ascii="Times New Roman" w:hAnsi="Times New Roman" w:cs="Times New Roman"/>
          <w:b/>
          <w:bCs w:val="0"/>
          <w:sz w:val="24"/>
        </w:rPr>
        <w:t>predicate functions</w:t>
      </w:r>
      <w:r w:rsidRPr="009A3944">
        <w:rPr>
          <w:rFonts w:ascii="Times New Roman" w:hAnsi="Times New Roman" w:cs="Times New Roman"/>
          <w:sz w:val="24"/>
        </w:rPr>
        <w:t xml:space="preserve">. An example of a predicate function would be an </w:t>
      </w:r>
      <w:r w:rsidRPr="009A3944">
        <w:rPr>
          <w:rFonts w:ascii="Courier New" w:hAnsi="Courier New" w:cs="Courier New"/>
          <w:sz w:val="22"/>
          <w:szCs w:val="22"/>
        </w:rPr>
        <w:t>isEmpty</w:t>
      </w:r>
      <w:r w:rsidRPr="009A3944">
        <w:rPr>
          <w:rFonts w:ascii="Times New Roman" w:hAnsi="Times New Roman" w:cs="Times New Roman"/>
          <w:sz w:val="24"/>
        </w:rPr>
        <w:t xml:space="preserve"> function for any container class</w:t>
      </w:r>
      <w:r w:rsidR="00C9660A" w:rsidRPr="009A3944">
        <w:rPr>
          <w:rFonts w:ascii="Times New Roman" w:hAnsi="Times New Roman" w:cs="Times New Roman"/>
          <w:sz w:val="24"/>
        </w:rPr>
        <w:t xml:space="preserve"> </w:t>
      </w:r>
      <w:r w:rsidRPr="009A3944">
        <w:rPr>
          <w:rFonts w:ascii="Times New Roman" w:hAnsi="Times New Roman" w:cs="Times New Roman"/>
          <w:sz w:val="24"/>
        </w:rPr>
        <w:t>a class capable of holding many objects</w:t>
      </w:r>
      <w:r w:rsidR="00C9660A" w:rsidRPr="009A3944">
        <w:rPr>
          <w:rFonts w:ascii="Times New Roman" w:hAnsi="Times New Roman" w:cs="Times New Roman"/>
          <w:sz w:val="24"/>
        </w:rPr>
        <w:t xml:space="preserve"> </w:t>
      </w:r>
      <w:r w:rsidRPr="009A3944">
        <w:rPr>
          <w:rFonts w:ascii="Times New Roman" w:hAnsi="Times New Roman" w:cs="Times New Roman"/>
          <w:sz w:val="24"/>
        </w:rPr>
        <w:t xml:space="preserve">such as a linked list, a stack or a queue. A program might test </w:t>
      </w:r>
      <w:r w:rsidRPr="009A3944">
        <w:rPr>
          <w:rFonts w:ascii="Courier New" w:hAnsi="Courier New" w:cs="Courier New"/>
          <w:sz w:val="22"/>
          <w:szCs w:val="22"/>
        </w:rPr>
        <w:t>isEmpty</w:t>
      </w:r>
      <w:r w:rsidRPr="009A3944">
        <w:rPr>
          <w:rFonts w:ascii="Times New Roman" w:hAnsi="Times New Roman" w:cs="Times New Roman"/>
          <w:sz w:val="24"/>
        </w:rPr>
        <w:t xml:space="preserve"> before attempting to read another item from the container object. An </w:t>
      </w:r>
      <w:r w:rsidRPr="009A3944">
        <w:rPr>
          <w:rFonts w:ascii="Courier New" w:hAnsi="Courier New" w:cs="Courier New"/>
          <w:sz w:val="22"/>
          <w:szCs w:val="22"/>
        </w:rPr>
        <w:t>isFull</w:t>
      </w:r>
      <w:r w:rsidRPr="009A3944">
        <w:rPr>
          <w:rFonts w:ascii="Times New Roman" w:hAnsi="Times New Roman" w:cs="Times New Roman"/>
          <w:sz w:val="24"/>
        </w:rPr>
        <w:t xml:space="preserve"> predicate function might test a container-class object to determine whether it has no additional room. Useful predicate functions for our Time class might be </w:t>
      </w:r>
      <w:r w:rsidRPr="009A3944">
        <w:rPr>
          <w:rFonts w:ascii="Courier New" w:hAnsi="Courier New" w:cs="Courier New"/>
          <w:sz w:val="22"/>
          <w:szCs w:val="22"/>
        </w:rPr>
        <w:t>isAM</w:t>
      </w:r>
      <w:r w:rsidRPr="009A3944">
        <w:rPr>
          <w:rFonts w:ascii="Times New Roman" w:hAnsi="Times New Roman" w:cs="Times New Roman"/>
          <w:sz w:val="24"/>
        </w:rPr>
        <w:t xml:space="preserve"> and </w:t>
      </w:r>
      <w:r w:rsidRPr="009A3944">
        <w:rPr>
          <w:rFonts w:ascii="Courier New" w:hAnsi="Courier New" w:cs="Courier New"/>
          <w:sz w:val="22"/>
          <w:szCs w:val="22"/>
        </w:rPr>
        <w:t>isPM</w:t>
      </w:r>
      <w:r w:rsidRPr="009A3944">
        <w:rPr>
          <w:rFonts w:ascii="Times New Roman" w:hAnsi="Times New Roman" w:cs="Times New Roman"/>
          <w:sz w:val="24"/>
        </w:rPr>
        <w:t>.</w:t>
      </w:r>
    </w:p>
    <w:p w:rsidR="00C9660A" w:rsidRPr="009A3944" w:rsidRDefault="00C9660A" w:rsidP="00C9660A">
      <w:pPr>
        <w:pStyle w:val="doctext"/>
        <w:spacing w:before="0" w:beforeAutospacing="0" w:after="0" w:afterAutospacing="0"/>
        <w:rPr>
          <w:i/>
        </w:rPr>
      </w:pPr>
      <w:r w:rsidRPr="009A3944">
        <w:rPr>
          <w:i/>
        </w:rPr>
        <w:t>Refer to Pages 406 - 409 in the textbook for the demonstration of</w:t>
      </w:r>
      <w:r w:rsidR="00725934" w:rsidRPr="009A3944">
        <w:rPr>
          <w:i/>
        </w:rPr>
        <w:t xml:space="preserve"> a utility function (also called a </w:t>
      </w:r>
      <w:bookmarkStart w:id="591" w:name="ch09term20"/>
      <w:bookmarkEnd w:id="591"/>
      <w:r w:rsidR="00725934" w:rsidRPr="009A3944">
        <w:rPr>
          <w:b/>
          <w:bCs/>
          <w:i/>
        </w:rPr>
        <w:t>helper function</w:t>
      </w:r>
      <w:r w:rsidR="00725934" w:rsidRPr="009A3944">
        <w:rPr>
          <w:i/>
        </w:rPr>
        <w:t>).</w:t>
      </w:r>
    </w:p>
    <w:p w:rsidR="00C9660A" w:rsidRPr="009A3944" w:rsidRDefault="00C9660A" w:rsidP="00C9660A">
      <w:pPr>
        <w:pStyle w:val="doctext"/>
        <w:spacing w:before="0" w:beforeAutospacing="0" w:after="0" w:afterAutospacing="0"/>
      </w:pPr>
    </w:p>
    <w:p w:rsidR="00725934" w:rsidRPr="009A3944" w:rsidRDefault="00725934" w:rsidP="00C9660A">
      <w:pPr>
        <w:pStyle w:val="doctext"/>
        <w:spacing w:before="0" w:beforeAutospacing="0" w:after="0" w:afterAutospacing="0"/>
        <w:rPr>
          <w:i/>
        </w:rPr>
      </w:pPr>
      <w:r w:rsidRPr="009A3944">
        <w:t xml:space="preserve"> A utility function is not part of a class's </w:t>
      </w:r>
      <w:r w:rsidRPr="009A3944">
        <w:rPr>
          <w:rStyle w:val="HTMLTypewriter"/>
        </w:rPr>
        <w:t>public</w:t>
      </w:r>
      <w:r w:rsidRPr="009A3944">
        <w:t xml:space="preserve"> interface; rather, it is a </w:t>
      </w:r>
      <w:r w:rsidRPr="009A3944">
        <w:rPr>
          <w:rStyle w:val="HTMLTypewriter"/>
        </w:rPr>
        <w:t>private</w:t>
      </w:r>
      <w:r w:rsidRPr="009A3944">
        <w:t xml:space="preserve"> member function that supports the operation of the class's </w:t>
      </w:r>
      <w:r w:rsidRPr="009A3944">
        <w:rPr>
          <w:rStyle w:val="HTMLTypewriter"/>
        </w:rPr>
        <w:t>public</w:t>
      </w:r>
      <w:r w:rsidRPr="009A3944">
        <w:t xml:space="preserve"> member functions. Utility functions are not intended to be used by clients of a class.</w:t>
      </w:r>
    </w:p>
    <w:p w:rsidR="00C9660A" w:rsidRPr="009A3944" w:rsidRDefault="00C9660A" w:rsidP="00725934">
      <w:pPr>
        <w:pStyle w:val="Heading3"/>
        <w:rPr>
          <w:rStyle w:val="HTMLTypewriter"/>
          <w:rFonts w:ascii="Times New Roman" w:hAnsi="Times New Roman" w:cs="Times New Roman"/>
          <w:szCs w:val="24"/>
        </w:rPr>
      </w:pPr>
    </w:p>
    <w:p w:rsidR="00725934" w:rsidRPr="009A3944" w:rsidRDefault="00725934" w:rsidP="00725934">
      <w:pPr>
        <w:pStyle w:val="Heading3"/>
        <w:rPr>
          <w:rFonts w:ascii="Times New Roman" w:hAnsi="Times New Roman"/>
          <w:szCs w:val="24"/>
        </w:rPr>
      </w:pPr>
      <w:r w:rsidRPr="009A3944">
        <w:rPr>
          <w:rStyle w:val="HTMLTypewriter"/>
          <w:rFonts w:ascii="Times New Roman" w:hAnsi="Times New Roman" w:cs="Times New Roman"/>
          <w:szCs w:val="24"/>
        </w:rPr>
        <w:t>Time</w:t>
      </w:r>
      <w:r w:rsidRPr="009A3944">
        <w:rPr>
          <w:rFonts w:ascii="Times New Roman" w:hAnsi="Times New Roman"/>
          <w:szCs w:val="24"/>
        </w:rPr>
        <w:t xml:space="preserve"> Class Case Study: Constructors with Default Arguments</w:t>
      </w:r>
    </w:p>
    <w:p w:rsidR="00C9660A" w:rsidRPr="009A3944" w:rsidRDefault="00C9660A" w:rsidP="00C9660A">
      <w:pPr>
        <w:pStyle w:val="doctext"/>
        <w:spacing w:before="0" w:beforeAutospacing="0" w:after="0" w:afterAutospacing="0"/>
        <w:rPr>
          <w:i/>
        </w:rPr>
      </w:pPr>
    </w:p>
    <w:p w:rsidR="00C9660A" w:rsidRPr="009A3944" w:rsidRDefault="00C9660A" w:rsidP="00C9660A">
      <w:pPr>
        <w:pStyle w:val="doctext"/>
        <w:spacing w:before="0" w:beforeAutospacing="0" w:after="0" w:afterAutospacing="0"/>
        <w:rPr>
          <w:i/>
        </w:rPr>
      </w:pPr>
      <w:r w:rsidRPr="009A3944">
        <w:rPr>
          <w:i/>
        </w:rPr>
        <w:t>Refer to Pages 409 - 413 in the textbook for the demonstration of</w:t>
      </w:r>
      <w:r w:rsidR="00725934" w:rsidRPr="009A3944">
        <w:rPr>
          <w:i/>
        </w:rPr>
        <w:t xml:space="preserve"> how arguments are implicitly passed to a constructor.</w:t>
      </w:r>
    </w:p>
    <w:p w:rsidR="00725934" w:rsidRPr="009A3944" w:rsidRDefault="00C9660A" w:rsidP="00725934">
      <w:pPr>
        <w:pStyle w:val="doctext"/>
      </w:pPr>
      <w:r w:rsidRPr="009A3944">
        <w:t xml:space="preserve"> </w:t>
      </w:r>
      <w:r w:rsidR="00725934" w:rsidRPr="009A3944">
        <w:t>[NOTE: If a member function of a class already provides all or part of the functionality required by a constructor (or other member function) of the class, call that member function from the constructor (or other member function). This simplifies the maintenance of the code and reduces the likelihood of an error if the implementation of the code is modified. As a general rule: Avoid repeating code.]</w:t>
      </w:r>
    </w:p>
    <w:p w:rsidR="00E5129D" w:rsidRPr="009A3944" w:rsidRDefault="003F4A7B" w:rsidP="00725934">
      <w:pPr>
        <w:spacing w:before="100" w:beforeAutospacing="1" w:after="100" w:afterAutospacing="1"/>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89984" behindDoc="0" locked="0" layoutInCell="1" allowOverlap="1">
                <wp:simplePos x="0" y="0"/>
                <wp:positionH relativeFrom="column">
                  <wp:posOffset>-9525</wp:posOffset>
                </wp:positionH>
                <wp:positionV relativeFrom="paragraph">
                  <wp:posOffset>807085</wp:posOffset>
                </wp:positionV>
                <wp:extent cx="5554345" cy="781050"/>
                <wp:effectExtent l="9525" t="6985" r="8255" b="12065"/>
                <wp:wrapNone/>
                <wp:docPr id="2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345" cy="781050"/>
                        </a:xfrm>
                        <a:prstGeom prst="rect">
                          <a:avLst/>
                        </a:prstGeom>
                        <a:solidFill>
                          <a:schemeClr val="bg1">
                            <a:lumMod val="100000"/>
                            <a:lumOff val="0"/>
                          </a:schemeClr>
                        </a:solidFill>
                        <a:ln w="9525">
                          <a:solidFill>
                            <a:srgbClr val="000000"/>
                          </a:solidFill>
                          <a:miter lim="800000"/>
                          <a:headEnd/>
                          <a:tailEnd/>
                        </a:ln>
                      </wps:spPr>
                      <wps:txbx>
                        <w:txbxContent>
                          <w:p w:rsidR="009A3944" w:rsidRPr="00167293" w:rsidRDefault="009A3944" w:rsidP="00E5129D">
                            <w:pPr>
                              <w:spacing w:before="100" w:beforeAutospacing="1" w:after="100" w:afterAutospacing="1"/>
                              <w:rPr>
                                <w:rFonts w:ascii="Courier New" w:hAnsi="Courier New" w:cs="Courier New"/>
                              </w:rPr>
                            </w:pPr>
                            <w:r w:rsidRPr="00167293">
                              <w:rPr>
                                <w:rFonts w:ascii="Courier New" w:hAnsi="Courier New" w:cs="Courier New"/>
                              </w:rPr>
                              <w:t>Class Assignment 1</w:t>
                            </w:r>
                          </w:p>
                          <w:p w:rsidR="009A3944" w:rsidRPr="00F8203B" w:rsidRDefault="009A3944" w:rsidP="00E5129D">
                            <w:pPr>
                              <w:spacing w:before="100" w:beforeAutospacing="1" w:after="100" w:afterAutospacing="1"/>
                              <w:rPr>
                                <w:rFonts w:ascii="Courier New" w:hAnsi="Courier New" w:cs="Courier New"/>
                              </w:rPr>
                            </w:pPr>
                            <w:r w:rsidRPr="00167293">
                              <w:rPr>
                                <w:rFonts w:ascii="Courier New" w:hAnsi="Courier New" w:cs="Courier New"/>
                              </w:rPr>
                              <w:t>Modify the Player class and add a new constructor that takes default arguments for health and score.</w:t>
                            </w:r>
                            <w:r w:rsidRPr="00F8203B">
                              <w:rPr>
                                <w:rFonts w:ascii="Courier New" w:hAnsi="Courier New" w:cs="Courier New"/>
                              </w:rPr>
                              <w:t xml:space="preserve"> </w:t>
                            </w:r>
                          </w:p>
                          <w:p w:rsidR="009A3944" w:rsidRPr="00D7556A" w:rsidRDefault="009A3944" w:rsidP="00E5129D">
                            <w:pPr>
                              <w:spacing w:after="150"/>
                              <w:ind w:firstLine="720"/>
                              <w:rPr>
                                <w:rStyle w:val="HTMLTypewriter"/>
                                <w:b/>
                                <w:highlight w:val="yellow"/>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 o:spid="_x0000_s1054" type="#_x0000_t202" style="position:absolute;margin-left:-.75pt;margin-top:63.55pt;width:437.35pt;height:6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" fillcolor="white [3212]">
                <v:textbox>
                  <w:txbxContent>
                    <w:p w:rsidR="009A3944" w:rsidRPr="00167293" w:rsidRDefault="009A3944" w:rsidP="00E5129D">
                      <w:pPr>
                        <w:spacing w:before="100" w:beforeAutospacing="1" w:after="100" w:afterAutospacing="1"/>
                        <w:rPr>
                          <w:rFonts w:ascii="Courier New" w:hAnsi="Courier New" w:cs="Courier New"/>
                        </w:rPr>
                      </w:pPr>
                      <w:r w:rsidRPr="00167293">
                        <w:rPr>
                          <w:rFonts w:ascii="Courier New" w:hAnsi="Courier New" w:cs="Courier New"/>
                        </w:rPr>
                        <w:t>Class Assignment 1</w:t>
                      </w:r>
                    </w:p>
                    <w:p w:rsidR="009A3944" w:rsidRPr="00F8203B" w:rsidRDefault="009A3944" w:rsidP="00E5129D">
                      <w:pPr>
                        <w:spacing w:before="100" w:beforeAutospacing="1" w:after="100" w:afterAutospacing="1"/>
                        <w:rPr>
                          <w:rFonts w:ascii="Courier New" w:hAnsi="Courier New" w:cs="Courier New"/>
                        </w:rPr>
                      </w:pPr>
                      <w:r w:rsidRPr="00167293">
                        <w:rPr>
                          <w:rFonts w:ascii="Courier New" w:hAnsi="Courier New" w:cs="Courier New"/>
                        </w:rPr>
                        <w:t>Modify the Player class and add a new constructor that takes default arguments for health and score.</w:t>
                      </w:r>
                      <w:r w:rsidRPr="00F8203B">
                        <w:rPr>
                          <w:rFonts w:ascii="Courier New" w:hAnsi="Courier New" w:cs="Courier New"/>
                        </w:rPr>
                        <w:t xml:space="preserve"> </w:t>
                      </w:r>
                    </w:p>
                    <w:p w:rsidR="009A3944" w:rsidRPr="00D7556A" w:rsidRDefault="009A3944" w:rsidP="00E5129D">
                      <w:pPr>
                        <w:spacing w:after="150"/>
                        <w:ind w:firstLine="720"/>
                        <w:rPr>
                          <w:rStyle w:val="HTMLTypewriter"/>
                          <w:b/>
                          <w:highlight w:val="yellow"/>
                        </w:rPr>
                      </w:pPr>
                    </w:p>
                  </w:txbxContent>
                </v:textbox>
              </v:shape>
            </w:pict>
          </mc:Fallback>
        </mc:AlternateContent>
      </w:r>
      <w:r w:rsidR="00725934" w:rsidRPr="009A3944">
        <w:rPr>
          <w:rFonts w:ascii="Times New Roman" w:hAnsi="Times New Roman" w:cs="Times New Roman"/>
          <w:sz w:val="24"/>
        </w:rPr>
        <w:t>A constructor can call other member functions of the class, such as set or get functions, but because the constructor is initializing the object, the data members may not yet be in a consistent state. Using data members before they have been properly initialized can cause logic errors.</w:t>
      </w:r>
    </w:p>
    <w:p w:rsidR="00E5129D" w:rsidRPr="009A3944" w:rsidRDefault="00E5129D" w:rsidP="00E5129D">
      <w:pPr>
        <w:rPr>
          <w:rFonts w:ascii="Times New Roman" w:hAnsi="Times New Roman" w:cs="Times New Roman"/>
          <w:sz w:val="24"/>
        </w:rPr>
      </w:pPr>
    </w:p>
    <w:p w:rsidR="00725934" w:rsidRPr="009A3944" w:rsidRDefault="00725934" w:rsidP="00E5129D">
      <w:pPr>
        <w:rPr>
          <w:rFonts w:ascii="Times New Roman" w:hAnsi="Times New Roman" w:cs="Times New Roman"/>
          <w:sz w:val="24"/>
        </w:rPr>
      </w:pPr>
    </w:p>
    <w:p w:rsidR="00725934" w:rsidRPr="009A3944" w:rsidRDefault="00725934" w:rsidP="00725934">
      <w:pPr>
        <w:pStyle w:val="Heading3"/>
        <w:rPr>
          <w:rFonts w:ascii="Times New Roman" w:hAnsi="Times New Roman"/>
          <w:szCs w:val="24"/>
        </w:rPr>
      </w:pPr>
      <w:r w:rsidRPr="009A3944">
        <w:rPr>
          <w:rFonts w:ascii="Times New Roman" w:hAnsi="Times New Roman"/>
          <w:szCs w:val="24"/>
        </w:rPr>
        <w:t>Destructors</w:t>
      </w:r>
    </w:p>
    <w:p w:rsidR="00725934" w:rsidRPr="009A3944" w:rsidRDefault="00725934" w:rsidP="00725934">
      <w:pPr>
        <w:pStyle w:val="doctext"/>
      </w:pPr>
      <w:r w:rsidRPr="009A3944">
        <w:t xml:space="preserve">A </w:t>
      </w:r>
      <w:bookmarkStart w:id="592" w:name="ch09term14"/>
      <w:bookmarkEnd w:id="592"/>
      <w:r w:rsidRPr="009A3944">
        <w:rPr>
          <w:b/>
          <w:bCs/>
        </w:rPr>
        <w:t>destructor</w:t>
      </w:r>
      <w:r w:rsidRPr="009A3944">
        <w:t xml:space="preserve"> is another type of special member function. The name of the destructor for a class is the </w:t>
      </w:r>
      <w:bookmarkStart w:id="593" w:name="ch09term44"/>
      <w:bookmarkEnd w:id="593"/>
      <w:r w:rsidRPr="009A3944">
        <w:rPr>
          <w:b/>
          <w:bCs/>
        </w:rPr>
        <w:t>tilde character (~)</w:t>
      </w:r>
      <w:r w:rsidRPr="009A3944">
        <w:t xml:space="preserve"> followed by the class name. This naming convention has intuitive appeal, because as we will see in a later chapter, the tilde operator is the bitwise complement operator, and, in a sense, the destructor is the complement of the constructor. </w:t>
      </w:r>
    </w:p>
    <w:p w:rsidR="00725934" w:rsidRPr="009A3944" w:rsidRDefault="00725934" w:rsidP="00725934">
      <w:pPr>
        <w:pStyle w:val="doctext"/>
      </w:pPr>
      <w:r w:rsidRPr="009A3944">
        <w:t xml:space="preserve">A class's destructor is called implicitly when an object is destroyed. This occurs, for example, as an automatic object is destroyed when program execution </w:t>
      </w:r>
      <w:bookmarkStart w:id="594" w:name="ch09term28"/>
      <w:bookmarkEnd w:id="594"/>
      <w:r w:rsidRPr="009A3944">
        <w:rPr>
          <w:rStyle w:val="docemphroman"/>
        </w:rPr>
        <w:t>leaves the scope</w:t>
      </w:r>
      <w:r w:rsidRPr="009A3944">
        <w:t xml:space="preserve"> in which that object was instantiated. </w:t>
      </w:r>
      <w:r w:rsidRPr="009A3944">
        <w:rPr>
          <w:rStyle w:val="docemphasis"/>
        </w:rPr>
        <w:t>The destructor itself does not actually release the object's memory</w:t>
      </w:r>
      <w:r w:rsidR="00C9660A" w:rsidRPr="009A3944">
        <w:rPr>
          <w:rStyle w:val="docemphasis"/>
        </w:rPr>
        <w:t xml:space="preserve"> </w:t>
      </w:r>
      <w:r w:rsidRPr="009A3944">
        <w:t xml:space="preserve">it performs </w:t>
      </w:r>
      <w:bookmarkStart w:id="595" w:name="ch09term43"/>
      <w:bookmarkEnd w:id="595"/>
      <w:r w:rsidRPr="009A3944">
        <w:rPr>
          <w:b/>
          <w:bCs/>
        </w:rPr>
        <w:t>termination housekeeping</w:t>
      </w:r>
      <w:r w:rsidRPr="009A3944">
        <w:t xml:space="preserve"> before the system reclaims the object's memory, so the memory may be reused to hold new objects.</w:t>
      </w:r>
    </w:p>
    <w:p w:rsidR="00725934" w:rsidRPr="009A3944" w:rsidRDefault="00725934" w:rsidP="00725934">
      <w:pPr>
        <w:pStyle w:val="doctext"/>
      </w:pPr>
      <w:r w:rsidRPr="009A3944">
        <w:t xml:space="preserve">A destructor receives no parameters and returns no value. A destructor may not specify a return type, not even </w:t>
      </w:r>
      <w:r w:rsidRPr="009A3944">
        <w:rPr>
          <w:rStyle w:val="HTMLTypewriter"/>
        </w:rPr>
        <w:t>void</w:t>
      </w:r>
      <w:r w:rsidRPr="009A3944">
        <w:t>. A class may have only one destructor, destructor overloading is not allowed.</w:t>
      </w:r>
    </w:p>
    <w:p w:rsidR="00725934" w:rsidRPr="009A3944" w:rsidRDefault="00725934" w:rsidP="00725934">
      <w:pPr>
        <w:pStyle w:val="doctext"/>
      </w:pPr>
      <w:r w:rsidRPr="009A3944">
        <w:t xml:space="preserve">Even though destructors have not been provided for the classes presented so far, every class has a destructor. If the programmer does not explicitly provide a destructor, the compiler </w:t>
      </w:r>
      <w:bookmarkStart w:id="596" w:name="idd1e116684"/>
      <w:bookmarkStart w:id="597" w:name="idd1e116681"/>
      <w:bookmarkStart w:id="598" w:name="idd1e116678"/>
      <w:bookmarkStart w:id="599" w:name="idd1e116673"/>
      <w:bookmarkStart w:id="600" w:name="idd1e116668"/>
      <w:bookmarkStart w:id="601" w:name="idd1e116663"/>
      <w:bookmarkStart w:id="602" w:name="idd1e116660"/>
      <w:bookmarkStart w:id="603" w:name="idd1e116657"/>
      <w:bookmarkStart w:id="604" w:name="idd1e116652"/>
      <w:bookmarkEnd w:id="596"/>
      <w:bookmarkEnd w:id="597"/>
      <w:bookmarkEnd w:id="598"/>
      <w:bookmarkEnd w:id="599"/>
      <w:bookmarkEnd w:id="600"/>
      <w:bookmarkEnd w:id="601"/>
      <w:bookmarkEnd w:id="602"/>
      <w:bookmarkEnd w:id="603"/>
      <w:bookmarkEnd w:id="604"/>
      <w:r w:rsidRPr="009A3944">
        <w:t>creates an "empty" destructor.</w:t>
      </w:r>
    </w:p>
    <w:p w:rsidR="00725934" w:rsidRPr="009A3944" w:rsidRDefault="00725934" w:rsidP="00725934">
      <w:pPr>
        <w:pStyle w:val="Heading3"/>
        <w:rPr>
          <w:rFonts w:ascii="Times New Roman" w:hAnsi="Times New Roman"/>
          <w:szCs w:val="24"/>
        </w:rPr>
      </w:pPr>
      <w:r w:rsidRPr="009A3944">
        <w:rPr>
          <w:rFonts w:ascii="Times New Roman" w:hAnsi="Times New Roman"/>
          <w:szCs w:val="24"/>
        </w:rPr>
        <w:t>When Constructors and Destructors Are Called</w:t>
      </w:r>
    </w:p>
    <w:p w:rsidR="00725934" w:rsidRPr="009A3944" w:rsidRDefault="00725934" w:rsidP="00725934">
      <w:pPr>
        <w:pStyle w:val="doctext"/>
      </w:pPr>
      <w:r w:rsidRPr="009A3944">
        <w:t>Constructors and destructors are called implicitly by the compiler. The order in which these function calls occur depends on the order in which execution enters and leaves the scopes where the objects are instantiated. Generally, destructor calls are made in the reverse order of the corresponding constructor calls, but as we will see in Figs. 9.11- 9.13, the storage classes of objects can alter the order in which destructors are called.</w:t>
      </w:r>
    </w:p>
    <w:p w:rsidR="00725934" w:rsidRPr="009A3944" w:rsidRDefault="00725934" w:rsidP="00725934">
      <w:pPr>
        <w:pStyle w:val="doctext"/>
      </w:pPr>
      <w:r w:rsidRPr="009A3944">
        <w:t xml:space="preserve">Constructors are called for objects defined in global scope before any other function (including </w:t>
      </w:r>
      <w:r w:rsidRPr="009A3944">
        <w:rPr>
          <w:rStyle w:val="HTMLTypewriter"/>
        </w:rPr>
        <w:t>main</w:t>
      </w:r>
      <w:r w:rsidRPr="009A3944">
        <w:t xml:space="preserve">) in that file begins execution (although the order of execution of global object constructors between files is not guaranteed). The corresponding destructors are called when </w:t>
      </w:r>
      <w:r w:rsidRPr="009A3944">
        <w:rPr>
          <w:rStyle w:val="HTMLTypewriter"/>
        </w:rPr>
        <w:t>main</w:t>
      </w:r>
      <w:r w:rsidRPr="009A3944">
        <w:t xml:space="preserve"> terminates. Function </w:t>
      </w:r>
      <w:r w:rsidRPr="009A3944">
        <w:rPr>
          <w:rStyle w:val="HTMLTypewriter"/>
        </w:rPr>
        <w:t>exit</w:t>
      </w:r>
      <w:r w:rsidRPr="009A3944">
        <w:t xml:space="preserve"> forces a program to terminate immediately and does not execute the destructors of automatic objects. The function often is used to terminate a program when an error is detected in the input or if a file to be processed by the program cannot be opened. Function </w:t>
      </w:r>
      <w:bookmarkStart w:id="605" w:name="ch09term1"/>
      <w:bookmarkEnd w:id="605"/>
      <w:r w:rsidRPr="009A3944">
        <w:rPr>
          <w:b/>
          <w:bCs/>
        </w:rPr>
        <w:t>abort</w:t>
      </w:r>
      <w:r w:rsidRPr="009A3944">
        <w:t xml:space="preserve"> performs similarly to function </w:t>
      </w:r>
      <w:r w:rsidRPr="009A3944">
        <w:rPr>
          <w:rStyle w:val="HTMLTypewriter"/>
        </w:rPr>
        <w:t>exit</w:t>
      </w:r>
      <w:r w:rsidRPr="009A3944">
        <w:t xml:space="preserve"> but forces the program to terminate immediately, without allowing the destructors of any objects to be called. Function </w:t>
      </w:r>
      <w:r w:rsidRPr="009A3944">
        <w:rPr>
          <w:rStyle w:val="HTMLTypewriter"/>
        </w:rPr>
        <w:t>abort</w:t>
      </w:r>
      <w:r w:rsidRPr="009A3944">
        <w:t xml:space="preserve"> is usually used to indicate an abnormal termination of the program. The constructor for an automatic local object is called when execution reaches the point where that object is defined the corresponding destructor is called when execution leaves the object's scope (i.e., the block in which that object is defined has finished executing). Constructors and destructors for automatic objects are called each time execution enters and leaves the scope of the object. Destructors are not called for automatic objects if the program terminates with a call to function </w:t>
      </w:r>
      <w:r w:rsidRPr="009A3944">
        <w:rPr>
          <w:rStyle w:val="HTMLTypewriter"/>
        </w:rPr>
        <w:t>exit</w:t>
      </w:r>
      <w:r w:rsidRPr="009A3944">
        <w:t xml:space="preserve"> or function </w:t>
      </w:r>
      <w:r w:rsidRPr="009A3944">
        <w:rPr>
          <w:rStyle w:val="HTMLTypewriter"/>
        </w:rPr>
        <w:t>abort</w:t>
      </w:r>
      <w:r w:rsidRPr="009A3944">
        <w:t>.</w:t>
      </w:r>
    </w:p>
    <w:p w:rsidR="00725934" w:rsidRPr="009A3944" w:rsidRDefault="00725934" w:rsidP="00725934">
      <w:pPr>
        <w:pStyle w:val="doctext"/>
      </w:pPr>
      <w:r w:rsidRPr="009A3944">
        <w:t xml:space="preserve">The constructor for a </w:t>
      </w:r>
      <w:r w:rsidRPr="009A3944">
        <w:rPr>
          <w:rStyle w:val="HTMLTypewriter"/>
        </w:rPr>
        <w:t>static</w:t>
      </w:r>
      <w:r w:rsidRPr="009A3944">
        <w:t xml:space="preserve"> local object is called only once, when execution first reaches the point where the object is defined the corresponding destructor is called when </w:t>
      </w:r>
      <w:r w:rsidRPr="009A3944">
        <w:rPr>
          <w:rStyle w:val="HTMLTypewriter"/>
        </w:rPr>
        <w:t>main</w:t>
      </w:r>
      <w:r w:rsidRPr="009A3944">
        <w:t xml:space="preserve"> terminates or the program calls function </w:t>
      </w:r>
      <w:bookmarkStart w:id="606" w:name="ch09term16"/>
      <w:bookmarkEnd w:id="606"/>
      <w:r w:rsidRPr="009A3944">
        <w:rPr>
          <w:rStyle w:val="docemphstrong"/>
        </w:rPr>
        <w:t>exit</w:t>
      </w:r>
      <w:r w:rsidRPr="009A3944">
        <w:t xml:space="preserve">. Global and </w:t>
      </w:r>
      <w:r w:rsidRPr="009A3944">
        <w:rPr>
          <w:rStyle w:val="HTMLTypewriter"/>
        </w:rPr>
        <w:t>static</w:t>
      </w:r>
      <w:r w:rsidRPr="009A3944">
        <w:t xml:space="preserve"> objects are destroyed in the reverse order of their creation. Destructors are not called for </w:t>
      </w:r>
      <w:r w:rsidRPr="009A3944">
        <w:rPr>
          <w:rStyle w:val="HTMLTypewriter"/>
        </w:rPr>
        <w:t>static</w:t>
      </w:r>
      <w:r w:rsidRPr="009A3944">
        <w:t xml:space="preserve"> objects if the program terminates with a call to function </w:t>
      </w:r>
      <w:r w:rsidRPr="009A3944">
        <w:rPr>
          <w:rStyle w:val="HTMLTypewriter"/>
        </w:rPr>
        <w:t>abort</w:t>
      </w:r>
      <w:r w:rsidRPr="009A3944">
        <w:t>.</w:t>
      </w:r>
    </w:p>
    <w:p w:rsidR="00C9660A" w:rsidRPr="009A3944" w:rsidRDefault="00C9660A" w:rsidP="00C9660A">
      <w:pPr>
        <w:pStyle w:val="doctext"/>
        <w:spacing w:before="0" w:beforeAutospacing="0" w:after="0" w:afterAutospacing="0"/>
        <w:rPr>
          <w:i/>
        </w:rPr>
      </w:pPr>
      <w:bookmarkStart w:id="607" w:name="idd1e116832"/>
      <w:bookmarkStart w:id="608" w:name="idd1e116825"/>
      <w:bookmarkStart w:id="609" w:name="idd1e116818"/>
      <w:bookmarkStart w:id="610" w:name="idd1e116811"/>
      <w:bookmarkEnd w:id="607"/>
      <w:bookmarkEnd w:id="608"/>
      <w:bookmarkEnd w:id="609"/>
      <w:bookmarkEnd w:id="610"/>
      <w:r w:rsidRPr="009A3944">
        <w:rPr>
          <w:i/>
        </w:rPr>
        <w:t xml:space="preserve">Refer to Pages 416 - 418 in the textbook for the </w:t>
      </w:r>
      <w:r w:rsidR="00725934" w:rsidRPr="009A3944">
        <w:rPr>
          <w:i/>
        </w:rPr>
        <w:t>demonstrat</w:t>
      </w:r>
      <w:r w:rsidRPr="009A3944">
        <w:rPr>
          <w:i/>
        </w:rPr>
        <w:t xml:space="preserve">ion of </w:t>
      </w:r>
      <w:r w:rsidR="00725934" w:rsidRPr="009A3944">
        <w:rPr>
          <w:i/>
        </w:rPr>
        <w:t xml:space="preserve">the order in which constructors and destructors are called for objects of class </w:t>
      </w:r>
      <w:r w:rsidR="00725934" w:rsidRPr="009A3944">
        <w:rPr>
          <w:rStyle w:val="HTMLTypewriter"/>
          <w:i/>
        </w:rPr>
        <w:t>CreateAndDestroy</w:t>
      </w:r>
      <w:r w:rsidR="00725934" w:rsidRPr="009A3944">
        <w:rPr>
          <w:i/>
        </w:rPr>
        <w:t xml:space="preserve"> (Fig. 9.11 and Fig. 9.12) of various storage classes in several scopes. </w:t>
      </w:r>
    </w:p>
    <w:p w:rsidR="00426E28" w:rsidRPr="009A3944" w:rsidRDefault="00426E28" w:rsidP="00C9660A">
      <w:pPr>
        <w:pStyle w:val="doctext"/>
        <w:spacing w:before="0" w:beforeAutospacing="0" w:after="0" w:afterAutospacing="0"/>
        <w:rPr>
          <w:i/>
        </w:rPr>
      </w:pPr>
    </w:p>
    <w:p w:rsidR="00725934" w:rsidRPr="009A3944" w:rsidRDefault="00725934" w:rsidP="00C9660A">
      <w:pPr>
        <w:pStyle w:val="doctext"/>
        <w:spacing w:before="0" w:beforeAutospacing="0" w:after="0" w:afterAutospacing="0"/>
      </w:pPr>
      <w:r w:rsidRPr="009A3944">
        <w:t xml:space="preserve">Each object of class </w:t>
      </w:r>
      <w:r w:rsidRPr="009A3944">
        <w:rPr>
          <w:rStyle w:val="HTMLTypewriter"/>
        </w:rPr>
        <w:t>CreateAndDestroy</w:t>
      </w:r>
      <w:r w:rsidRPr="009A3944">
        <w:t xml:space="preserve"> contains an integer (</w:t>
      </w:r>
      <w:r w:rsidRPr="009A3944">
        <w:rPr>
          <w:rStyle w:val="HTMLTypewriter"/>
        </w:rPr>
        <w:t>objectID</w:t>
      </w:r>
      <w:r w:rsidRPr="009A3944">
        <w:t xml:space="preserve">) and a </w:t>
      </w:r>
      <w:r w:rsidRPr="009A3944">
        <w:rPr>
          <w:rStyle w:val="HTMLTypewriter"/>
        </w:rPr>
        <w:t>string (message)</w:t>
      </w:r>
      <w:r w:rsidRPr="009A3944">
        <w:t xml:space="preserve"> that are used in the program's output to identify the object. </w:t>
      </w:r>
    </w:p>
    <w:p w:rsidR="003934CA" w:rsidRPr="009A3944" w:rsidRDefault="003934CA" w:rsidP="00725934">
      <w:pPr>
        <w:pStyle w:val="Heading3"/>
        <w:rPr>
          <w:rFonts w:ascii="Times New Roman" w:hAnsi="Times New Roman"/>
          <w:szCs w:val="24"/>
        </w:rPr>
      </w:pPr>
    </w:p>
    <w:p w:rsidR="00725934" w:rsidRPr="009A3944" w:rsidRDefault="00725934" w:rsidP="00725934">
      <w:pPr>
        <w:pStyle w:val="Heading3"/>
        <w:rPr>
          <w:rFonts w:ascii="Times New Roman" w:hAnsi="Times New Roman"/>
          <w:szCs w:val="24"/>
        </w:rPr>
      </w:pPr>
      <w:r w:rsidRPr="009A3944">
        <w:rPr>
          <w:rFonts w:ascii="Times New Roman" w:hAnsi="Times New Roman"/>
          <w:szCs w:val="24"/>
        </w:rPr>
        <w:t>Default Memberwise Assignment</w:t>
      </w:r>
    </w:p>
    <w:p w:rsidR="00725934" w:rsidRPr="009A3944" w:rsidRDefault="00725934" w:rsidP="00725934">
      <w:pPr>
        <w:pStyle w:val="doctext"/>
      </w:pPr>
      <w:r w:rsidRPr="009A3944">
        <w:t>The assignment operator (</w:t>
      </w:r>
      <w:r w:rsidRPr="009A3944">
        <w:rPr>
          <w:rStyle w:val="HTMLTypewriter"/>
        </w:rPr>
        <w:t>=</w:t>
      </w:r>
      <w:r w:rsidRPr="009A3944">
        <w:t xml:space="preserve">) can be used to assign an object to another object of the same type. By default, such assignment is performed by </w:t>
      </w:r>
      <w:bookmarkStart w:id="611" w:name="ch09term25"/>
      <w:bookmarkEnd w:id="611"/>
      <w:r w:rsidRPr="009A3944">
        <w:rPr>
          <w:b/>
          <w:bCs/>
        </w:rPr>
        <w:t xml:space="preserve">memberwise assignment </w:t>
      </w:r>
      <w:r w:rsidRPr="009A3944">
        <w:t>each data member of the object on the right of the assignment operator is assigned individually to the same data member in the object on the left of the assignment operator. [</w:t>
      </w:r>
      <w:r w:rsidRPr="009A3944">
        <w:rPr>
          <w:rStyle w:val="docemphasis"/>
        </w:rPr>
        <w:t>Caution:</w:t>
      </w:r>
      <w:r w:rsidRPr="009A3944">
        <w:t xml:space="preserve"> Member-wise assignment can cause serious problems when used with a class whose data members contain pointers to dynamically allocated memory] </w:t>
      </w:r>
    </w:p>
    <w:p w:rsidR="00725934" w:rsidRPr="009A3944" w:rsidRDefault="00725934" w:rsidP="00725934">
      <w:pPr>
        <w:pStyle w:val="doctext"/>
      </w:pPr>
      <w:r w:rsidRPr="009A3944">
        <w:t xml:space="preserve">Objects may be passed as function arguments and may be returned from functions. Such passing and returning is performed using pass-by-value by default a copy of the object is passed or returned. In such cases, C++ creates a new object and uses a </w:t>
      </w:r>
      <w:bookmarkStart w:id="612" w:name="ch09term9"/>
      <w:bookmarkEnd w:id="612"/>
      <w:r w:rsidRPr="009A3944">
        <w:rPr>
          <w:b/>
          <w:bCs/>
        </w:rPr>
        <w:t>copy constructor</w:t>
      </w:r>
      <w:r w:rsidRPr="009A3944">
        <w:t xml:space="preserve"> to copy the original object's values into the new object. For each class, the compiler provides a default copy constructor that copies each member of the original object into the corresponding member of the new object. Like member-wise assignment, copy constructors can cause serious problems when used with a class whose data members contain pointers to dynamically allocated memory. </w:t>
      </w:r>
    </w:p>
    <w:p w:rsidR="003934CA" w:rsidRPr="009A3944" w:rsidRDefault="003934CA" w:rsidP="003934CA">
      <w:pPr>
        <w:pStyle w:val="doctext"/>
        <w:spacing w:before="0" w:beforeAutospacing="0" w:after="0" w:afterAutospacing="0"/>
        <w:rPr>
          <w:i/>
        </w:rPr>
      </w:pPr>
      <w:r w:rsidRPr="009A3944">
        <w:rPr>
          <w:i/>
        </w:rPr>
        <w:t>Refer to Pages 421 - 422 in the textbook for the program</w:t>
      </w:r>
    </w:p>
    <w:p w:rsidR="00426E28" w:rsidRPr="009A3944" w:rsidRDefault="003F4A7B" w:rsidP="00725934">
      <w:pPr>
        <w:pStyle w:val="doctext"/>
      </w:pPr>
      <w:r>
        <w:rPr>
          <w:noProof/>
        </w:rPr>
        <mc:AlternateContent>
          <mc:Choice Requires="wps">
            <w:drawing>
              <wp:anchor distT="0" distB="0" distL="114300" distR="114300" simplePos="0" relativeHeight="251691008" behindDoc="0" locked="0" layoutInCell="1" allowOverlap="1">
                <wp:simplePos x="0" y="0"/>
                <wp:positionH relativeFrom="column">
                  <wp:posOffset>-28575</wp:posOffset>
                </wp:positionH>
                <wp:positionV relativeFrom="paragraph">
                  <wp:posOffset>142240</wp:posOffset>
                </wp:positionV>
                <wp:extent cx="5554345" cy="2314575"/>
                <wp:effectExtent l="9525" t="8890" r="8255" b="10160"/>
                <wp:wrapNone/>
                <wp:docPr id="23"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345" cy="2314575"/>
                        </a:xfrm>
                        <a:prstGeom prst="rect">
                          <a:avLst/>
                        </a:prstGeom>
                        <a:solidFill>
                          <a:schemeClr val="bg1">
                            <a:lumMod val="100000"/>
                            <a:lumOff val="0"/>
                          </a:schemeClr>
                        </a:solidFill>
                        <a:ln w="9525">
                          <a:solidFill>
                            <a:srgbClr val="000000"/>
                          </a:solidFill>
                          <a:miter lim="800000"/>
                          <a:headEnd/>
                          <a:tailEnd/>
                        </a:ln>
                      </wps:spPr>
                      <wps:txbx>
                        <w:txbxContent>
                          <w:p w:rsidR="009A3944" w:rsidRPr="00167293" w:rsidRDefault="009A3944" w:rsidP="00E5129D">
                            <w:pPr>
                              <w:spacing w:before="100" w:beforeAutospacing="1" w:after="100" w:afterAutospacing="1"/>
                              <w:rPr>
                                <w:rFonts w:ascii="Courier New" w:hAnsi="Courier New" w:cs="Courier New"/>
                                <w:bCs w:val="0"/>
                                <w:szCs w:val="20"/>
                              </w:rPr>
                            </w:pPr>
                            <w:r w:rsidRPr="00167293">
                              <w:rPr>
                                <w:rFonts w:ascii="Courier New" w:hAnsi="Courier New" w:cs="Courier New"/>
                                <w:bCs w:val="0"/>
                                <w:szCs w:val="20"/>
                              </w:rPr>
                              <w:t>Class Assignment 2</w:t>
                            </w:r>
                          </w:p>
                          <w:p w:rsidR="009A3944" w:rsidRPr="00167293" w:rsidRDefault="009A3944" w:rsidP="00E51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val="0"/>
                                <w:szCs w:val="20"/>
                              </w:rPr>
                            </w:pPr>
                            <w:r w:rsidRPr="00167293">
                              <w:rPr>
                                <w:rFonts w:ascii="Courier New" w:hAnsi="Courier New" w:cs="Courier New"/>
                                <w:bCs w:val="0"/>
                                <w:szCs w:val="20"/>
                              </w:rPr>
                              <w:t>Draw a class diagrams for Weapon class, Armor Class and Enemy Class. Ensure that each of these classes contain atleast:</w:t>
                            </w:r>
                          </w:p>
                          <w:p w:rsidR="009A3944" w:rsidRPr="00167293" w:rsidRDefault="009A3944" w:rsidP="00E5129D">
                            <w:pPr>
                              <w:numPr>
                                <w:ilvl w:val="0"/>
                                <w:numId w:val="2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val="0"/>
                                <w:szCs w:val="20"/>
                              </w:rPr>
                            </w:pPr>
                            <w:r w:rsidRPr="00167293">
                              <w:rPr>
                                <w:rFonts w:ascii="Courier New" w:hAnsi="Courier New" w:cs="Courier New"/>
                                <w:bCs w:val="0"/>
                                <w:szCs w:val="20"/>
                              </w:rPr>
                              <w:t>Default Constructor</w:t>
                            </w:r>
                          </w:p>
                          <w:p w:rsidR="009A3944" w:rsidRPr="00167293" w:rsidRDefault="009A3944" w:rsidP="00E5129D">
                            <w:pPr>
                              <w:numPr>
                                <w:ilvl w:val="0"/>
                                <w:numId w:val="2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val="0"/>
                                <w:szCs w:val="20"/>
                              </w:rPr>
                            </w:pPr>
                            <w:r w:rsidRPr="00167293">
                              <w:rPr>
                                <w:rFonts w:ascii="Courier New" w:hAnsi="Courier New" w:cs="Courier New"/>
                                <w:bCs w:val="0"/>
                                <w:szCs w:val="20"/>
                              </w:rPr>
                              <w:t>Overloaded Constructor with Default Arguments</w:t>
                            </w:r>
                          </w:p>
                          <w:p w:rsidR="009A3944" w:rsidRPr="00167293" w:rsidRDefault="009A3944" w:rsidP="00E5129D">
                            <w:pPr>
                              <w:numPr>
                                <w:ilvl w:val="0"/>
                                <w:numId w:val="2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val="0"/>
                                <w:szCs w:val="20"/>
                              </w:rPr>
                            </w:pPr>
                            <w:r w:rsidRPr="00167293">
                              <w:rPr>
                                <w:rFonts w:ascii="Courier New" w:hAnsi="Courier New" w:cs="Courier New"/>
                                <w:bCs w:val="0"/>
                                <w:szCs w:val="20"/>
                              </w:rPr>
                              <w:t>Destructor</w:t>
                            </w:r>
                          </w:p>
                          <w:p w:rsidR="009A3944" w:rsidRPr="00167293" w:rsidRDefault="009A3944" w:rsidP="00E5129D">
                            <w:pPr>
                              <w:numPr>
                                <w:ilvl w:val="0"/>
                                <w:numId w:val="2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val="0"/>
                                <w:szCs w:val="20"/>
                              </w:rPr>
                            </w:pPr>
                            <w:r w:rsidRPr="00167293">
                              <w:rPr>
                                <w:rFonts w:ascii="Courier New" w:hAnsi="Courier New" w:cs="Courier New"/>
                                <w:bCs w:val="0"/>
                                <w:szCs w:val="20"/>
                              </w:rPr>
                              <w:t>Appropriate Set and Get functions</w:t>
                            </w:r>
                          </w:p>
                          <w:p w:rsidR="009A3944" w:rsidRPr="00167293" w:rsidRDefault="009A3944" w:rsidP="00E5129D">
                            <w:pPr>
                              <w:numPr>
                                <w:ilvl w:val="0"/>
                                <w:numId w:val="2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val="0"/>
                                <w:szCs w:val="20"/>
                              </w:rPr>
                            </w:pPr>
                            <w:r w:rsidRPr="00167293">
                              <w:rPr>
                                <w:rFonts w:ascii="Courier New" w:hAnsi="Courier New" w:cs="Courier New"/>
                                <w:bCs w:val="0"/>
                                <w:szCs w:val="20"/>
                              </w:rPr>
                              <w:t>Display Function</w:t>
                            </w:r>
                          </w:p>
                          <w:p w:rsidR="009A3944" w:rsidRPr="00167293" w:rsidRDefault="009A3944" w:rsidP="00E51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val="0"/>
                                <w:szCs w:val="20"/>
                              </w:rPr>
                            </w:pPr>
                            <w:r w:rsidRPr="00167293">
                              <w:rPr>
                                <w:rFonts w:ascii="Courier New" w:hAnsi="Courier New" w:cs="Courier New"/>
                                <w:bCs w:val="0"/>
                                <w:szCs w:val="20"/>
                              </w:rPr>
                              <w:t xml:space="preserve">Ensure to use proper variable names and function names. The classes should contain appropriate information for the classes. Example: Armor class needs a variable that will enable us to determine the defense/attack strengths. </w:t>
                            </w:r>
                          </w:p>
                          <w:p w:rsidR="009A3944" w:rsidRPr="00F8203B" w:rsidRDefault="009A3944" w:rsidP="00E51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val="0"/>
                                <w:szCs w:val="20"/>
                              </w:rPr>
                            </w:pPr>
                            <w:r w:rsidRPr="00167293">
                              <w:rPr>
                                <w:rFonts w:ascii="Courier New" w:hAnsi="Courier New" w:cs="Courier New"/>
                                <w:bCs w:val="0"/>
                                <w:szCs w:val="20"/>
                              </w:rPr>
                              <w:t>The Destructors just prints appropriate messages enabling us to understand that the object has ceased to exist.</w:t>
                            </w:r>
                          </w:p>
                          <w:p w:rsidR="009A3944" w:rsidRPr="00F8203B" w:rsidRDefault="009A3944" w:rsidP="00E51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val="0"/>
                                <w:szCs w:val="20"/>
                                <w:highlight w:val="yellow"/>
                              </w:rPr>
                            </w:pPr>
                          </w:p>
                          <w:p w:rsidR="009A3944" w:rsidRPr="00D7556A" w:rsidRDefault="009A3944" w:rsidP="00E5129D">
                            <w:pPr>
                              <w:spacing w:after="150"/>
                              <w:ind w:firstLine="720"/>
                              <w:rPr>
                                <w:rStyle w:val="HTMLTypewriter"/>
                                <w:b/>
                                <w:highlight w:val="yellow"/>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4" o:spid="_x0000_s1055" type="#_x0000_t202" style="position:absolute;margin-left:-2.25pt;margin-top:11.2pt;width:437.35pt;height:18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" fillcolor="white [3212]">
                <v:textbox>
                  <w:txbxContent>
                    <w:p w:rsidR="009A3944" w:rsidRPr="00167293" w:rsidRDefault="009A3944" w:rsidP="00E5129D">
                      <w:pPr>
                        <w:spacing w:before="100" w:beforeAutospacing="1" w:after="100" w:afterAutospacing="1"/>
                        <w:rPr>
                          <w:rFonts w:ascii="Courier New" w:hAnsi="Courier New" w:cs="Courier New"/>
                          <w:bCs w:val="0"/>
                          <w:szCs w:val="20"/>
                        </w:rPr>
                      </w:pPr>
                      <w:r w:rsidRPr="00167293">
                        <w:rPr>
                          <w:rFonts w:ascii="Courier New" w:hAnsi="Courier New" w:cs="Courier New"/>
                          <w:bCs w:val="0"/>
                          <w:szCs w:val="20"/>
                        </w:rPr>
                        <w:t>Class Assignment 2</w:t>
                      </w:r>
                    </w:p>
                    <w:p w:rsidR="009A3944" w:rsidRPr="00167293" w:rsidRDefault="009A3944" w:rsidP="00E51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val="0"/>
                          <w:szCs w:val="20"/>
                        </w:rPr>
                      </w:pPr>
                      <w:r w:rsidRPr="00167293">
                        <w:rPr>
                          <w:rFonts w:ascii="Courier New" w:hAnsi="Courier New" w:cs="Courier New"/>
                          <w:bCs w:val="0"/>
                          <w:szCs w:val="20"/>
                        </w:rPr>
                        <w:t>Draw a class diagrams for Weapon class, Armor Class and Enemy Class. Ensure that each of these classes contain atleast:</w:t>
                      </w:r>
                    </w:p>
                    <w:p w:rsidR="009A3944" w:rsidRPr="00167293" w:rsidRDefault="009A3944" w:rsidP="00E5129D">
                      <w:pPr>
                        <w:numPr>
                          <w:ilvl w:val="0"/>
                          <w:numId w:val="2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val="0"/>
                          <w:szCs w:val="20"/>
                        </w:rPr>
                      </w:pPr>
                      <w:r w:rsidRPr="00167293">
                        <w:rPr>
                          <w:rFonts w:ascii="Courier New" w:hAnsi="Courier New" w:cs="Courier New"/>
                          <w:bCs w:val="0"/>
                          <w:szCs w:val="20"/>
                        </w:rPr>
                        <w:t>Default Constructor</w:t>
                      </w:r>
                    </w:p>
                    <w:p w:rsidR="009A3944" w:rsidRPr="00167293" w:rsidRDefault="009A3944" w:rsidP="00E5129D">
                      <w:pPr>
                        <w:numPr>
                          <w:ilvl w:val="0"/>
                          <w:numId w:val="2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val="0"/>
                          <w:szCs w:val="20"/>
                        </w:rPr>
                      </w:pPr>
                      <w:r w:rsidRPr="00167293">
                        <w:rPr>
                          <w:rFonts w:ascii="Courier New" w:hAnsi="Courier New" w:cs="Courier New"/>
                          <w:bCs w:val="0"/>
                          <w:szCs w:val="20"/>
                        </w:rPr>
                        <w:t>Overloaded Constructor with Default Arguments</w:t>
                      </w:r>
                    </w:p>
                    <w:p w:rsidR="009A3944" w:rsidRPr="00167293" w:rsidRDefault="009A3944" w:rsidP="00E5129D">
                      <w:pPr>
                        <w:numPr>
                          <w:ilvl w:val="0"/>
                          <w:numId w:val="2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val="0"/>
                          <w:szCs w:val="20"/>
                        </w:rPr>
                      </w:pPr>
                      <w:r w:rsidRPr="00167293">
                        <w:rPr>
                          <w:rFonts w:ascii="Courier New" w:hAnsi="Courier New" w:cs="Courier New"/>
                          <w:bCs w:val="0"/>
                          <w:szCs w:val="20"/>
                        </w:rPr>
                        <w:t>Destructor</w:t>
                      </w:r>
                    </w:p>
                    <w:p w:rsidR="009A3944" w:rsidRPr="00167293" w:rsidRDefault="009A3944" w:rsidP="00E5129D">
                      <w:pPr>
                        <w:numPr>
                          <w:ilvl w:val="0"/>
                          <w:numId w:val="2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val="0"/>
                          <w:szCs w:val="20"/>
                        </w:rPr>
                      </w:pPr>
                      <w:r w:rsidRPr="00167293">
                        <w:rPr>
                          <w:rFonts w:ascii="Courier New" w:hAnsi="Courier New" w:cs="Courier New"/>
                          <w:bCs w:val="0"/>
                          <w:szCs w:val="20"/>
                        </w:rPr>
                        <w:t>Appropriate Set and Get functions</w:t>
                      </w:r>
                    </w:p>
                    <w:p w:rsidR="009A3944" w:rsidRPr="00167293" w:rsidRDefault="009A3944" w:rsidP="00E5129D">
                      <w:pPr>
                        <w:numPr>
                          <w:ilvl w:val="0"/>
                          <w:numId w:val="26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val="0"/>
                          <w:szCs w:val="20"/>
                        </w:rPr>
                      </w:pPr>
                      <w:r w:rsidRPr="00167293">
                        <w:rPr>
                          <w:rFonts w:ascii="Courier New" w:hAnsi="Courier New" w:cs="Courier New"/>
                          <w:bCs w:val="0"/>
                          <w:szCs w:val="20"/>
                        </w:rPr>
                        <w:t>Display Function</w:t>
                      </w:r>
                    </w:p>
                    <w:p w:rsidR="009A3944" w:rsidRPr="00167293" w:rsidRDefault="009A3944" w:rsidP="00E51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val="0"/>
                          <w:szCs w:val="20"/>
                        </w:rPr>
                      </w:pPr>
                      <w:r w:rsidRPr="00167293">
                        <w:rPr>
                          <w:rFonts w:ascii="Courier New" w:hAnsi="Courier New" w:cs="Courier New"/>
                          <w:bCs w:val="0"/>
                          <w:szCs w:val="20"/>
                        </w:rPr>
                        <w:t xml:space="preserve">Ensure to use proper variable names and function names. The classes should contain appropriate information for the classes. Example: Armor class needs a variable that will enable us to determine the defense/attack strengths. </w:t>
                      </w:r>
                    </w:p>
                    <w:p w:rsidR="009A3944" w:rsidRPr="00F8203B" w:rsidRDefault="009A3944" w:rsidP="00E51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val="0"/>
                          <w:szCs w:val="20"/>
                        </w:rPr>
                      </w:pPr>
                      <w:r w:rsidRPr="00167293">
                        <w:rPr>
                          <w:rFonts w:ascii="Courier New" w:hAnsi="Courier New" w:cs="Courier New"/>
                          <w:bCs w:val="0"/>
                          <w:szCs w:val="20"/>
                        </w:rPr>
                        <w:t>The Destructors just prints appropriate messages enabling us to understand that the object has ceased to exist.</w:t>
                      </w:r>
                    </w:p>
                    <w:p w:rsidR="009A3944" w:rsidRPr="00F8203B" w:rsidRDefault="009A3944" w:rsidP="00E51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val="0"/>
                          <w:szCs w:val="20"/>
                          <w:highlight w:val="yellow"/>
                        </w:rPr>
                      </w:pPr>
                    </w:p>
                    <w:p w:rsidR="009A3944" w:rsidRPr="00D7556A" w:rsidRDefault="009A3944" w:rsidP="00E5129D">
                      <w:pPr>
                        <w:spacing w:after="150"/>
                        <w:ind w:firstLine="720"/>
                        <w:rPr>
                          <w:rStyle w:val="HTMLTypewriter"/>
                          <w:b/>
                          <w:highlight w:val="yellow"/>
                        </w:rPr>
                      </w:pPr>
                    </w:p>
                  </w:txbxContent>
                </v:textbox>
              </v:shape>
            </w:pict>
          </mc:Fallback>
        </mc:AlternateContent>
      </w:r>
    </w:p>
    <w:p w:rsidR="00E5129D" w:rsidRPr="009A3944" w:rsidRDefault="00E5129D" w:rsidP="00725934">
      <w:pPr>
        <w:pStyle w:val="doctext"/>
      </w:pPr>
    </w:p>
    <w:p w:rsidR="00E5129D" w:rsidRPr="009A3944" w:rsidRDefault="00E5129D" w:rsidP="00725934">
      <w:pPr>
        <w:pStyle w:val="doctext"/>
      </w:pPr>
    </w:p>
    <w:p w:rsidR="00E5129D" w:rsidRPr="009A3944" w:rsidRDefault="00E5129D" w:rsidP="00725934">
      <w:pPr>
        <w:pStyle w:val="doctext"/>
      </w:pPr>
    </w:p>
    <w:p w:rsidR="00E5129D" w:rsidRPr="009A3944" w:rsidRDefault="00E5129D" w:rsidP="00725934">
      <w:pPr>
        <w:pStyle w:val="doctext"/>
      </w:pPr>
    </w:p>
    <w:p w:rsidR="00E5129D" w:rsidRPr="009A3944" w:rsidRDefault="00E5129D" w:rsidP="00725934">
      <w:pPr>
        <w:pStyle w:val="doctext"/>
      </w:pPr>
    </w:p>
    <w:p w:rsidR="00E5129D" w:rsidRPr="009A3944" w:rsidRDefault="00E5129D" w:rsidP="00725934">
      <w:pPr>
        <w:pStyle w:val="doctext"/>
      </w:pPr>
    </w:p>
    <w:p w:rsidR="00426E28" w:rsidRPr="009A3944" w:rsidRDefault="003F4A7B" w:rsidP="00725934">
      <w:pPr>
        <w:pStyle w:val="doctext"/>
      </w:pPr>
      <w:r>
        <w:rPr>
          <w:noProof/>
        </w:rPr>
        <mc:AlternateContent>
          <mc:Choice Requires="wps">
            <w:drawing>
              <wp:anchor distT="0" distB="0" distL="114300" distR="114300" simplePos="0" relativeHeight="251692032" behindDoc="0" locked="0" layoutInCell="1" allowOverlap="1">
                <wp:simplePos x="0" y="0"/>
                <wp:positionH relativeFrom="column">
                  <wp:posOffset>-38100</wp:posOffset>
                </wp:positionH>
                <wp:positionV relativeFrom="paragraph">
                  <wp:posOffset>10795</wp:posOffset>
                </wp:positionV>
                <wp:extent cx="5554345" cy="619125"/>
                <wp:effectExtent l="9525" t="10795" r="8255" b="8255"/>
                <wp:wrapNone/>
                <wp:docPr id="2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345" cy="619125"/>
                        </a:xfrm>
                        <a:prstGeom prst="rect">
                          <a:avLst/>
                        </a:prstGeom>
                        <a:solidFill>
                          <a:schemeClr val="bg1">
                            <a:lumMod val="100000"/>
                            <a:lumOff val="0"/>
                          </a:schemeClr>
                        </a:solidFill>
                        <a:ln w="9525">
                          <a:solidFill>
                            <a:srgbClr val="000000"/>
                          </a:solidFill>
                          <a:miter lim="800000"/>
                          <a:headEnd/>
                          <a:tailEnd/>
                        </a:ln>
                      </wps:spPr>
                      <wps:txbx>
                        <w:txbxContent>
                          <w:p w:rsidR="009A3944" w:rsidRPr="00167293" w:rsidRDefault="009A3944" w:rsidP="00E51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val="0"/>
                                <w:szCs w:val="20"/>
                              </w:rPr>
                            </w:pPr>
                            <w:r w:rsidRPr="00167293">
                              <w:rPr>
                                <w:rFonts w:ascii="Courier New" w:hAnsi="Courier New" w:cs="Courier New"/>
                                <w:bCs w:val="0"/>
                                <w:szCs w:val="20"/>
                              </w:rPr>
                              <w:t>Class Assignment 3</w:t>
                            </w:r>
                          </w:p>
                          <w:p w:rsidR="009A3944" w:rsidRPr="00167293" w:rsidRDefault="009A3944" w:rsidP="00E51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val="0"/>
                                <w:szCs w:val="20"/>
                              </w:rPr>
                            </w:pPr>
                          </w:p>
                          <w:p w:rsidR="009A3944" w:rsidRPr="00167293" w:rsidRDefault="009A3944" w:rsidP="00E51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val="0"/>
                                <w:szCs w:val="20"/>
                              </w:rPr>
                            </w:pPr>
                            <w:r w:rsidRPr="00167293">
                              <w:rPr>
                                <w:rFonts w:ascii="Courier New" w:hAnsi="Courier New" w:cs="Courier New"/>
                                <w:bCs w:val="0"/>
                                <w:szCs w:val="20"/>
                              </w:rPr>
                              <w:t>Implement the above class diagrams into code</w:t>
                            </w:r>
                          </w:p>
                          <w:p w:rsidR="009A3944" w:rsidRPr="00D7556A" w:rsidRDefault="009A3944" w:rsidP="00E5129D">
                            <w:pPr>
                              <w:spacing w:after="150"/>
                              <w:ind w:firstLine="720"/>
                              <w:rPr>
                                <w:rStyle w:val="HTMLTypewriter"/>
                                <w:b/>
                                <w:highlight w:val="yellow"/>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 o:spid="_x0000_s1056" type="#_x0000_t202" style="position:absolute;margin-left:-3pt;margin-top:.85pt;width:437.35pt;height:48.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" fillcolor="white [3212]">
                <v:textbox>
                  <w:txbxContent>
                    <w:p w:rsidR="009A3944" w:rsidRPr="00167293" w:rsidRDefault="009A3944" w:rsidP="00E51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val="0"/>
                          <w:szCs w:val="20"/>
                        </w:rPr>
                      </w:pPr>
                      <w:r w:rsidRPr="00167293">
                        <w:rPr>
                          <w:rFonts w:ascii="Courier New" w:hAnsi="Courier New" w:cs="Courier New"/>
                          <w:bCs w:val="0"/>
                          <w:szCs w:val="20"/>
                        </w:rPr>
                        <w:t>Class Assignment 3</w:t>
                      </w:r>
                    </w:p>
                    <w:p w:rsidR="009A3944" w:rsidRPr="00167293" w:rsidRDefault="009A3944" w:rsidP="00E51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val="0"/>
                          <w:szCs w:val="20"/>
                        </w:rPr>
                      </w:pPr>
                    </w:p>
                    <w:p w:rsidR="009A3944" w:rsidRPr="00167293" w:rsidRDefault="009A3944" w:rsidP="00E51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val="0"/>
                          <w:szCs w:val="20"/>
                        </w:rPr>
                      </w:pPr>
                      <w:r w:rsidRPr="00167293">
                        <w:rPr>
                          <w:rFonts w:ascii="Courier New" w:hAnsi="Courier New" w:cs="Courier New"/>
                          <w:bCs w:val="0"/>
                          <w:szCs w:val="20"/>
                        </w:rPr>
                        <w:t>Implement the above class diagrams into code</w:t>
                      </w:r>
                    </w:p>
                    <w:p w:rsidR="009A3944" w:rsidRPr="00D7556A" w:rsidRDefault="009A3944" w:rsidP="00E5129D">
                      <w:pPr>
                        <w:spacing w:after="150"/>
                        <w:ind w:firstLine="720"/>
                        <w:rPr>
                          <w:rStyle w:val="HTMLTypewriter"/>
                          <w:b/>
                          <w:highlight w:val="yellow"/>
                        </w:rPr>
                      </w:pPr>
                    </w:p>
                  </w:txbxContent>
                </v:textbox>
              </v:shape>
            </w:pict>
          </mc:Fallback>
        </mc:AlternateContent>
      </w:r>
    </w:p>
    <w:p w:rsidR="00E5129D" w:rsidRPr="009A3944" w:rsidRDefault="00E5129D" w:rsidP="00725934">
      <w:pPr>
        <w:pStyle w:val="doctext"/>
      </w:pPr>
    </w:p>
    <w:p w:rsidR="000F40B4" w:rsidRPr="009A3944" w:rsidRDefault="000F40B4" w:rsidP="00725934">
      <w:pPr>
        <w:pStyle w:val="doctext"/>
      </w:pPr>
    </w:p>
    <w:p w:rsidR="00725934" w:rsidRPr="009A3944" w:rsidRDefault="00725934" w:rsidP="00725934">
      <w:pPr>
        <w:pStyle w:val="doctext"/>
      </w:pPr>
      <w:r w:rsidRPr="009A3944">
        <w:t>Exercises</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Fill in the blanks in each of the following:</w:t>
      </w:r>
    </w:p>
    <w:p w:rsidR="00725934" w:rsidRPr="009A3944" w:rsidRDefault="00725934" w:rsidP="00725934">
      <w:pPr>
        <w:numPr>
          <w:ilvl w:val="0"/>
          <w:numId w:val="109"/>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Class members are accessed via the _____________________ operator in conjunction with the name of an object (or reference to an object) of the class or via the _____________________ operator in conjunction with a pointer to an object of the class.</w:t>
      </w:r>
    </w:p>
    <w:p w:rsidR="00725934" w:rsidRPr="009A3944" w:rsidRDefault="00725934" w:rsidP="00725934">
      <w:pPr>
        <w:numPr>
          <w:ilvl w:val="0"/>
          <w:numId w:val="109"/>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Class members specified as _____________ are accessible only to member functions of the class and friends of the class.</w:t>
      </w:r>
    </w:p>
    <w:p w:rsidR="00725934" w:rsidRPr="009A3944" w:rsidRDefault="00725934" w:rsidP="00725934">
      <w:pPr>
        <w:numPr>
          <w:ilvl w:val="0"/>
          <w:numId w:val="109"/>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Class members specified as _____________ are accessible anywhere an object of the class is in scope.</w:t>
      </w:r>
    </w:p>
    <w:p w:rsidR="00725934" w:rsidRPr="009A3944" w:rsidRDefault="00725934" w:rsidP="00725934">
      <w:pPr>
        <w:numPr>
          <w:ilvl w:val="0"/>
          <w:numId w:val="109"/>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_______________ can be used to assign an object of a class to another object of the same class.</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Find the error(s) in each of the following and explain how to correct it (them):</w:t>
      </w:r>
    </w:p>
    <w:p w:rsidR="00725934" w:rsidRPr="009A3944" w:rsidRDefault="00725934" w:rsidP="00725934">
      <w:pPr>
        <w:numPr>
          <w:ilvl w:val="0"/>
          <w:numId w:val="110"/>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Assume the following prototype is declared in class Time:</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void ~Time( int );</w:t>
      </w:r>
    </w:p>
    <w:p w:rsidR="00725934" w:rsidRPr="009A3944" w:rsidRDefault="00725934" w:rsidP="00725934">
      <w:pPr>
        <w:numPr>
          <w:ilvl w:val="0"/>
          <w:numId w:val="110"/>
        </w:numPr>
        <w:spacing w:before="100" w:beforeAutospacing="1"/>
        <w:rPr>
          <w:rFonts w:ascii="Times New Roman" w:hAnsi="Times New Roman" w:cs="Times New Roman"/>
          <w:sz w:val="24"/>
        </w:rPr>
      </w:pPr>
      <w:r w:rsidRPr="009A3944">
        <w:rPr>
          <w:rFonts w:ascii="Times New Roman" w:hAnsi="Times New Roman" w:cs="Times New Roman"/>
          <w:sz w:val="24"/>
        </w:rPr>
        <w:t>The following is a partial definition of class Time:</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class Time</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public:</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 function prototypes</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private:</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int hour = 0;</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int minute = 0;</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int second = 0;</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 end class Time</w:t>
      </w:r>
    </w:p>
    <w:p w:rsidR="00725934" w:rsidRPr="009A3944" w:rsidRDefault="00725934" w:rsidP="00725934">
      <w:pPr>
        <w:numPr>
          <w:ilvl w:val="0"/>
          <w:numId w:val="110"/>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Assume the following prototype is declared in class Employee:</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Cs w:val="20"/>
        </w:rPr>
      </w:pPr>
      <w:r w:rsidRPr="009A3944">
        <w:rPr>
          <w:rFonts w:ascii="Courier New" w:hAnsi="Courier New" w:cs="Courier New"/>
          <w:szCs w:val="20"/>
        </w:rPr>
        <w:t xml:space="preserve"> int Employee( const char *, const char * );</w:t>
      </w:r>
    </w:p>
    <w:p w:rsidR="00725934" w:rsidRPr="009A3944" w:rsidRDefault="00725934" w:rsidP="00725934">
      <w:pPr>
        <w:pStyle w:val="doctext"/>
      </w:pPr>
      <w:r w:rsidRPr="009A3944">
        <w:t>Multiple Choice:</w:t>
      </w:r>
    </w:p>
    <w:p w:rsidR="00725934" w:rsidRPr="009A3944" w:rsidRDefault="00725934" w:rsidP="00725934">
      <w:pPr>
        <w:pStyle w:val="ListParagraph"/>
        <w:numPr>
          <w:ilvl w:val="3"/>
          <w:numId w:val="111"/>
        </w:numPr>
        <w:suppressAutoHyphens/>
        <w:spacing w:after="0" w:line="240" w:lineRule="auto"/>
        <w:ind w:left="360"/>
        <w:outlineLvl w:val="0"/>
        <w:rPr>
          <w:rFonts w:ascii="Times New Roman" w:eastAsia="Calibri" w:hAnsi="Times New Roman" w:cs="Times New Roman"/>
          <w:sz w:val="24"/>
          <w:szCs w:val="24"/>
        </w:rPr>
      </w:pPr>
      <w:r w:rsidRPr="009A3944">
        <w:rPr>
          <w:rFonts w:ascii="Times New Roman" w:eastAsia="Calibri" w:hAnsi="Times New Roman" w:cs="Times New Roman"/>
          <w:sz w:val="24"/>
          <w:szCs w:val="24"/>
        </w:rPr>
        <w:t xml:space="preserve">Member access </w:t>
      </w:r>
      <w:r w:rsidRPr="009A3944">
        <w:rPr>
          <w:rStyle w:val="basetext"/>
          <w:rFonts w:eastAsia="Calibri" w:cs="Times New Roman"/>
          <w:sz w:val="24"/>
          <w:szCs w:val="24"/>
        </w:rPr>
        <w:t>specifiers</w:t>
      </w:r>
      <w:r w:rsidRPr="009A3944">
        <w:rPr>
          <w:rFonts w:ascii="Times New Roman" w:eastAsia="Calibri" w:hAnsi="Times New Roman" w:cs="Times New Roman"/>
          <w:sz w:val="24"/>
          <w:szCs w:val="24"/>
        </w:rPr>
        <w:t xml:space="preserve"> (</w:t>
      </w:r>
      <w:r w:rsidRPr="009A3944">
        <w:rPr>
          <w:rStyle w:val="CDT"/>
          <w:rFonts w:ascii="Times New Roman" w:eastAsia="Calibri" w:hAnsi="Times New Roman" w:cs="Times New Roman"/>
          <w:sz w:val="24"/>
          <w:szCs w:val="24"/>
        </w:rPr>
        <w:t>public</w:t>
      </w:r>
      <w:r w:rsidRPr="009A3944">
        <w:rPr>
          <w:rFonts w:ascii="Times New Roman" w:eastAsia="Calibri" w:hAnsi="Times New Roman" w:cs="Times New Roman"/>
          <w:sz w:val="24"/>
          <w:szCs w:val="24"/>
        </w:rPr>
        <w:t xml:space="preserve"> and </w:t>
      </w:r>
      <w:r w:rsidRPr="009A3944">
        <w:rPr>
          <w:rStyle w:val="CDT"/>
          <w:rFonts w:ascii="Times New Roman" w:eastAsia="Calibri" w:hAnsi="Times New Roman" w:cs="Times New Roman"/>
          <w:sz w:val="24"/>
          <w:szCs w:val="24"/>
        </w:rPr>
        <w:t>private</w:t>
      </w:r>
      <w:r w:rsidRPr="009A3944">
        <w:rPr>
          <w:rFonts w:ascii="Times New Roman" w:eastAsia="Calibri" w:hAnsi="Times New Roman" w:cs="Times New Roman"/>
          <w:sz w:val="24"/>
          <w:szCs w:val="24"/>
        </w:rPr>
        <w:t>) can appear:</w:t>
      </w:r>
    </w:p>
    <w:p w:rsidR="00725934" w:rsidRPr="009A3944" w:rsidRDefault="00725934" w:rsidP="00725934">
      <w:pPr>
        <w:numPr>
          <w:ilvl w:val="0"/>
          <w:numId w:val="111"/>
        </w:numPr>
        <w:suppressAutoHyphens/>
        <w:rPr>
          <w:rStyle w:val="basetext"/>
          <w:rFonts w:cs="Times New Roman"/>
          <w:sz w:val="24"/>
        </w:rPr>
      </w:pPr>
      <w:r w:rsidRPr="009A3944">
        <w:rPr>
          <w:rFonts w:ascii="Times New Roman" w:hAnsi="Times New Roman" w:cs="Times New Roman"/>
          <w:sz w:val="24"/>
        </w:rPr>
        <w:t>In any order and multiple times</w:t>
      </w:r>
      <w:r w:rsidRPr="009A3944">
        <w:rPr>
          <w:rStyle w:val="basetext"/>
          <w:rFonts w:cs="Times New Roman"/>
          <w:sz w:val="24"/>
        </w:rPr>
        <w:t>.</w:t>
      </w:r>
    </w:p>
    <w:p w:rsidR="00725934" w:rsidRPr="009A3944" w:rsidRDefault="00725934" w:rsidP="00725934">
      <w:pPr>
        <w:numPr>
          <w:ilvl w:val="0"/>
          <w:numId w:val="111"/>
        </w:numPr>
        <w:suppressAutoHyphens/>
        <w:rPr>
          <w:rStyle w:val="basetext"/>
          <w:rFonts w:cs="Times New Roman"/>
          <w:sz w:val="24"/>
        </w:rPr>
      </w:pPr>
      <w:r w:rsidRPr="009A3944">
        <w:rPr>
          <w:rFonts w:ascii="Times New Roman" w:hAnsi="Times New Roman" w:cs="Times New Roman"/>
          <w:sz w:val="24"/>
        </w:rPr>
        <w:t>In any order (</w:t>
      </w:r>
      <w:r w:rsidRPr="009A3944">
        <w:rPr>
          <w:rStyle w:val="CDT"/>
          <w:rFonts w:ascii="Times New Roman" w:hAnsi="Times New Roman" w:cs="Times New Roman"/>
          <w:sz w:val="24"/>
        </w:rPr>
        <w:t>public</w:t>
      </w:r>
      <w:r w:rsidRPr="009A3944">
        <w:rPr>
          <w:rFonts w:ascii="Times New Roman" w:hAnsi="Times New Roman" w:cs="Times New Roman"/>
          <w:sz w:val="24"/>
        </w:rPr>
        <w:t xml:space="preserve"> first or </w:t>
      </w:r>
      <w:r w:rsidRPr="009A3944">
        <w:rPr>
          <w:rStyle w:val="CDT"/>
          <w:rFonts w:ascii="Times New Roman" w:hAnsi="Times New Roman" w:cs="Times New Roman"/>
          <w:sz w:val="24"/>
        </w:rPr>
        <w:t>private</w:t>
      </w:r>
      <w:r w:rsidRPr="009A3944">
        <w:rPr>
          <w:rFonts w:ascii="Times New Roman" w:hAnsi="Times New Roman" w:cs="Times New Roman"/>
          <w:sz w:val="24"/>
        </w:rPr>
        <w:t xml:space="preserve"> first) but not multiple times</w:t>
      </w:r>
      <w:r w:rsidRPr="009A3944">
        <w:rPr>
          <w:rStyle w:val="basetext"/>
          <w:rFonts w:cs="Times New Roman"/>
          <w:sz w:val="24"/>
        </w:rPr>
        <w:t>.</w:t>
      </w:r>
    </w:p>
    <w:p w:rsidR="00725934" w:rsidRPr="009A3944" w:rsidRDefault="00725934" w:rsidP="00725934">
      <w:pPr>
        <w:numPr>
          <w:ilvl w:val="0"/>
          <w:numId w:val="111"/>
        </w:numPr>
        <w:suppressAutoHyphens/>
        <w:rPr>
          <w:rStyle w:val="basetext"/>
          <w:rFonts w:cs="Times New Roman"/>
          <w:sz w:val="24"/>
        </w:rPr>
      </w:pPr>
      <w:r w:rsidRPr="009A3944">
        <w:rPr>
          <w:rFonts w:ascii="Times New Roman" w:hAnsi="Times New Roman" w:cs="Times New Roman"/>
          <w:sz w:val="24"/>
        </w:rPr>
        <w:t>In any order and multiple times, if they have brackets separating each type</w:t>
      </w:r>
      <w:r w:rsidRPr="009A3944">
        <w:rPr>
          <w:rStyle w:val="basetext"/>
          <w:rFonts w:cs="Times New Roman"/>
          <w:sz w:val="24"/>
        </w:rPr>
        <w:t>.</w:t>
      </w:r>
    </w:p>
    <w:p w:rsidR="00725934" w:rsidRPr="009A3944" w:rsidRDefault="00725934" w:rsidP="00725934">
      <w:pPr>
        <w:numPr>
          <w:ilvl w:val="0"/>
          <w:numId w:val="111"/>
        </w:numPr>
        <w:suppressAutoHyphens/>
        <w:outlineLvl w:val="0"/>
        <w:rPr>
          <w:rStyle w:val="basetext"/>
          <w:rFonts w:cs="Times New Roman"/>
          <w:sz w:val="24"/>
        </w:rPr>
      </w:pPr>
      <w:r w:rsidRPr="009A3944">
        <w:rPr>
          <w:rFonts w:ascii="Times New Roman" w:hAnsi="Times New Roman" w:cs="Times New Roman"/>
          <w:sz w:val="24"/>
        </w:rPr>
        <w:t>Outside a class definition</w:t>
      </w:r>
      <w:r w:rsidRPr="009A3944">
        <w:rPr>
          <w:rStyle w:val="basetext"/>
          <w:rFonts w:cs="Times New Roman"/>
          <w:sz w:val="24"/>
        </w:rPr>
        <w:t>.</w:t>
      </w:r>
    </w:p>
    <w:p w:rsidR="00501896" w:rsidRPr="009A3944" w:rsidRDefault="00501896" w:rsidP="00501896">
      <w:pPr>
        <w:suppressAutoHyphens/>
        <w:outlineLvl w:val="0"/>
        <w:rPr>
          <w:rStyle w:val="basetext"/>
          <w:rFonts w:cs="Times New Roman"/>
          <w:sz w:val="24"/>
        </w:rPr>
      </w:pPr>
    </w:p>
    <w:p w:rsidR="00725934" w:rsidRPr="009A3944" w:rsidRDefault="00725934" w:rsidP="00725934">
      <w:pPr>
        <w:outlineLvl w:val="0"/>
        <w:rPr>
          <w:rFonts w:ascii="Times New Roman" w:hAnsi="Times New Roman" w:cs="Times New Roman"/>
          <w:sz w:val="24"/>
        </w:rPr>
      </w:pPr>
      <w:r w:rsidRPr="009A3944">
        <w:rPr>
          <w:rStyle w:val="basetext"/>
          <w:rFonts w:cs="Times New Roman"/>
          <w:sz w:val="24"/>
        </w:rPr>
        <w:t xml:space="preserve">2. </w:t>
      </w:r>
      <w:r w:rsidRPr="009A3944">
        <w:rPr>
          <w:rFonts w:ascii="Times New Roman" w:hAnsi="Times New Roman" w:cs="Times New Roman"/>
          <w:sz w:val="24"/>
        </w:rPr>
        <w:t>Which of the following preprocessor directives does not constitute part of the preprocessor wrapper?</w:t>
      </w:r>
    </w:p>
    <w:p w:rsidR="00725934" w:rsidRPr="009A3944" w:rsidRDefault="00725934" w:rsidP="00725934">
      <w:pPr>
        <w:numPr>
          <w:ilvl w:val="0"/>
          <w:numId w:val="112"/>
        </w:numPr>
        <w:suppressAutoHyphens/>
        <w:rPr>
          <w:rStyle w:val="basetext"/>
          <w:rFonts w:cs="Times New Roman"/>
          <w:sz w:val="24"/>
        </w:rPr>
      </w:pPr>
      <w:r w:rsidRPr="009A3944">
        <w:rPr>
          <w:rStyle w:val="CDT"/>
          <w:rFonts w:ascii="Times New Roman" w:hAnsi="Times New Roman" w:cs="Times New Roman"/>
          <w:sz w:val="24"/>
        </w:rPr>
        <w:t>#define</w:t>
      </w:r>
    </w:p>
    <w:p w:rsidR="00725934" w:rsidRPr="009A3944" w:rsidRDefault="00725934" w:rsidP="00725934">
      <w:pPr>
        <w:numPr>
          <w:ilvl w:val="0"/>
          <w:numId w:val="112"/>
        </w:numPr>
        <w:suppressAutoHyphens/>
        <w:rPr>
          <w:rStyle w:val="basetext"/>
          <w:rFonts w:cs="Times New Roman"/>
          <w:sz w:val="24"/>
        </w:rPr>
      </w:pPr>
      <w:r w:rsidRPr="009A3944">
        <w:rPr>
          <w:rStyle w:val="CDT"/>
          <w:rFonts w:ascii="Times New Roman" w:hAnsi="Times New Roman" w:cs="Times New Roman"/>
          <w:sz w:val="24"/>
        </w:rPr>
        <w:t>#endif</w:t>
      </w:r>
    </w:p>
    <w:p w:rsidR="00725934" w:rsidRPr="009A3944" w:rsidRDefault="00725934" w:rsidP="00725934">
      <w:pPr>
        <w:numPr>
          <w:ilvl w:val="0"/>
          <w:numId w:val="112"/>
        </w:numPr>
        <w:suppressAutoHyphens/>
        <w:rPr>
          <w:rStyle w:val="basetext"/>
          <w:rFonts w:cs="Times New Roman"/>
          <w:sz w:val="24"/>
        </w:rPr>
      </w:pPr>
      <w:r w:rsidRPr="009A3944">
        <w:rPr>
          <w:rStyle w:val="CDT"/>
          <w:rFonts w:ascii="Times New Roman" w:hAnsi="Times New Roman" w:cs="Times New Roman"/>
          <w:sz w:val="24"/>
        </w:rPr>
        <w:t>#ifndef</w:t>
      </w:r>
    </w:p>
    <w:p w:rsidR="00725934" w:rsidRPr="009A3944" w:rsidRDefault="00725934" w:rsidP="00725934">
      <w:pPr>
        <w:numPr>
          <w:ilvl w:val="0"/>
          <w:numId w:val="112"/>
        </w:numPr>
        <w:suppressAutoHyphens/>
        <w:outlineLvl w:val="0"/>
        <w:rPr>
          <w:rStyle w:val="basetext"/>
          <w:rFonts w:cs="Times New Roman"/>
          <w:sz w:val="24"/>
        </w:rPr>
      </w:pPr>
      <w:r w:rsidRPr="009A3944">
        <w:rPr>
          <w:rStyle w:val="CDT"/>
          <w:rFonts w:ascii="Times New Roman" w:hAnsi="Times New Roman" w:cs="Times New Roman"/>
          <w:sz w:val="24"/>
        </w:rPr>
        <w:t>#include</w:t>
      </w:r>
    </w:p>
    <w:p w:rsidR="00725934" w:rsidRPr="009A3944" w:rsidRDefault="00725934" w:rsidP="00725934">
      <w:pPr>
        <w:outlineLvl w:val="0"/>
        <w:rPr>
          <w:rStyle w:val="basetext"/>
          <w:rFonts w:cs="Times New Roman"/>
          <w:sz w:val="24"/>
        </w:rPr>
      </w:pPr>
      <w:r w:rsidRPr="009A3944">
        <w:rPr>
          <w:rStyle w:val="basetext"/>
          <w:rFonts w:cs="Times New Roman"/>
          <w:sz w:val="24"/>
        </w:rPr>
        <w:t xml:space="preserve">3. </w:t>
      </w:r>
      <w:r w:rsidRPr="009A3944">
        <w:rPr>
          <w:rFonts w:ascii="Times New Roman" w:hAnsi="Times New Roman" w:cs="Times New Roman"/>
          <w:sz w:val="24"/>
        </w:rPr>
        <w:t>Member function definitions</w:t>
      </w:r>
      <w:r w:rsidRPr="009A3944">
        <w:rPr>
          <w:rStyle w:val="basetext"/>
          <w:rFonts w:cs="Times New Roman"/>
          <w:sz w:val="24"/>
        </w:rPr>
        <w:t>:</w:t>
      </w:r>
    </w:p>
    <w:p w:rsidR="00725934" w:rsidRPr="009A3944" w:rsidRDefault="00725934" w:rsidP="00725934">
      <w:pPr>
        <w:numPr>
          <w:ilvl w:val="0"/>
          <w:numId w:val="113"/>
        </w:numPr>
        <w:suppressAutoHyphens/>
        <w:rPr>
          <w:rStyle w:val="basetext"/>
          <w:rFonts w:cs="Times New Roman"/>
          <w:sz w:val="24"/>
        </w:rPr>
      </w:pPr>
      <w:r w:rsidRPr="009A3944">
        <w:rPr>
          <w:rFonts w:ascii="Times New Roman" w:hAnsi="Times New Roman" w:cs="Times New Roman"/>
          <w:sz w:val="24"/>
        </w:rPr>
        <w:t>Always require the binary scope operator (</w:t>
      </w:r>
      <w:r w:rsidRPr="009A3944">
        <w:rPr>
          <w:rStyle w:val="CDT"/>
          <w:rFonts w:ascii="Times New Roman" w:hAnsi="Times New Roman" w:cs="Times New Roman"/>
          <w:sz w:val="24"/>
        </w:rPr>
        <w:t>::</w:t>
      </w:r>
      <w:r w:rsidRPr="009A3944">
        <w:rPr>
          <w:rFonts w:ascii="Times New Roman" w:hAnsi="Times New Roman" w:cs="Times New Roman"/>
          <w:sz w:val="24"/>
        </w:rPr>
        <w:t>)</w:t>
      </w:r>
      <w:r w:rsidRPr="009A3944">
        <w:rPr>
          <w:rStyle w:val="basetext"/>
          <w:rFonts w:cs="Times New Roman"/>
          <w:sz w:val="24"/>
        </w:rPr>
        <w:t>.</w:t>
      </w:r>
    </w:p>
    <w:p w:rsidR="00725934" w:rsidRPr="009A3944" w:rsidRDefault="00725934" w:rsidP="00725934">
      <w:pPr>
        <w:numPr>
          <w:ilvl w:val="0"/>
          <w:numId w:val="113"/>
        </w:numPr>
        <w:suppressAutoHyphens/>
        <w:rPr>
          <w:rStyle w:val="basetext"/>
          <w:rFonts w:cs="Times New Roman"/>
          <w:sz w:val="24"/>
        </w:rPr>
      </w:pPr>
      <w:r w:rsidRPr="009A3944">
        <w:rPr>
          <w:rFonts w:ascii="Times New Roman" w:hAnsi="Times New Roman" w:cs="Times New Roman"/>
          <w:sz w:val="24"/>
        </w:rPr>
        <w:t>Require the binary scope operator only when being defined outside of the definition of their class</w:t>
      </w:r>
      <w:r w:rsidRPr="009A3944">
        <w:rPr>
          <w:rStyle w:val="basetext"/>
          <w:rFonts w:cs="Times New Roman"/>
          <w:sz w:val="24"/>
        </w:rPr>
        <w:t>.</w:t>
      </w:r>
    </w:p>
    <w:p w:rsidR="00725934" w:rsidRPr="009A3944" w:rsidRDefault="00725934" w:rsidP="00725934">
      <w:pPr>
        <w:numPr>
          <w:ilvl w:val="0"/>
          <w:numId w:val="113"/>
        </w:numPr>
        <w:suppressAutoHyphens/>
        <w:rPr>
          <w:rStyle w:val="basetext"/>
          <w:rFonts w:cs="Times New Roman"/>
          <w:sz w:val="24"/>
        </w:rPr>
      </w:pPr>
      <w:r w:rsidRPr="009A3944">
        <w:rPr>
          <w:rFonts w:ascii="Times New Roman" w:hAnsi="Times New Roman" w:cs="Times New Roman"/>
          <w:sz w:val="24"/>
        </w:rPr>
        <w:t xml:space="preserve">Can use the binary scope operator anywhere, but become </w:t>
      </w:r>
      <w:r w:rsidRPr="009A3944">
        <w:rPr>
          <w:rStyle w:val="CDT"/>
          <w:rFonts w:ascii="Times New Roman" w:hAnsi="Times New Roman" w:cs="Times New Roman"/>
          <w:sz w:val="24"/>
        </w:rPr>
        <w:t>public</w:t>
      </w:r>
      <w:r w:rsidRPr="009A3944">
        <w:rPr>
          <w:rFonts w:ascii="Times New Roman" w:hAnsi="Times New Roman" w:cs="Times New Roman"/>
          <w:sz w:val="24"/>
        </w:rPr>
        <w:t xml:space="preserve"> functions</w:t>
      </w:r>
      <w:r w:rsidRPr="009A3944">
        <w:rPr>
          <w:rStyle w:val="basetext"/>
          <w:rFonts w:cs="Times New Roman"/>
          <w:sz w:val="24"/>
        </w:rPr>
        <w:t>.</w:t>
      </w:r>
    </w:p>
    <w:p w:rsidR="00725934" w:rsidRPr="009A3944" w:rsidRDefault="00725934" w:rsidP="00725934">
      <w:pPr>
        <w:numPr>
          <w:ilvl w:val="0"/>
          <w:numId w:val="113"/>
        </w:numPr>
        <w:suppressAutoHyphens/>
        <w:outlineLvl w:val="0"/>
        <w:rPr>
          <w:rStyle w:val="basetext"/>
          <w:rFonts w:cs="Times New Roman"/>
          <w:sz w:val="24"/>
        </w:rPr>
      </w:pPr>
      <w:r w:rsidRPr="009A3944">
        <w:rPr>
          <w:rFonts w:ascii="Times New Roman" w:hAnsi="Times New Roman" w:cs="Times New Roman"/>
          <w:sz w:val="24"/>
        </w:rPr>
        <w:t>Must use the binary scope operator in their function prototype</w:t>
      </w:r>
      <w:r w:rsidRPr="009A3944">
        <w:rPr>
          <w:rStyle w:val="basetext"/>
          <w:rFonts w:cs="Times New Roman"/>
          <w:sz w:val="24"/>
        </w:rPr>
        <w:t>.</w:t>
      </w:r>
      <w:r w:rsidRPr="009A3944">
        <w:rPr>
          <w:rStyle w:val="basetext"/>
          <w:rFonts w:cs="Times New Roman"/>
          <w:sz w:val="24"/>
        </w:rPr>
        <w:tab/>
      </w:r>
    </w:p>
    <w:p w:rsidR="00725934" w:rsidRPr="009A3944" w:rsidRDefault="00725934" w:rsidP="00725934">
      <w:pPr>
        <w:outlineLvl w:val="0"/>
        <w:rPr>
          <w:rFonts w:ascii="Times New Roman" w:hAnsi="Times New Roman" w:cs="Times New Roman"/>
          <w:sz w:val="24"/>
        </w:rPr>
      </w:pPr>
      <w:r w:rsidRPr="009A3944">
        <w:rPr>
          <w:rFonts w:ascii="Times New Roman" w:hAnsi="Times New Roman" w:cs="Times New Roman"/>
          <w:sz w:val="24"/>
        </w:rPr>
        <w:t>4. Every object of the same class:</w:t>
      </w:r>
    </w:p>
    <w:p w:rsidR="00725934" w:rsidRPr="009A3944" w:rsidRDefault="00725934" w:rsidP="00725934">
      <w:pPr>
        <w:numPr>
          <w:ilvl w:val="0"/>
          <w:numId w:val="114"/>
        </w:numPr>
        <w:suppressAutoHyphens/>
        <w:rPr>
          <w:rStyle w:val="basetext"/>
          <w:rFonts w:cs="Times New Roman"/>
          <w:sz w:val="24"/>
        </w:rPr>
      </w:pPr>
      <w:r w:rsidRPr="009A3944">
        <w:rPr>
          <w:rFonts w:ascii="Times New Roman" w:hAnsi="Times New Roman" w:cs="Times New Roman"/>
          <w:sz w:val="24"/>
        </w:rPr>
        <w:t>Gets a copy of every member function and member variable</w:t>
      </w:r>
      <w:r w:rsidRPr="009A3944">
        <w:rPr>
          <w:rStyle w:val="basetext"/>
          <w:rFonts w:cs="Times New Roman"/>
          <w:sz w:val="24"/>
        </w:rPr>
        <w:t>.</w:t>
      </w:r>
    </w:p>
    <w:p w:rsidR="00725934" w:rsidRPr="009A3944" w:rsidRDefault="00725934" w:rsidP="00725934">
      <w:pPr>
        <w:numPr>
          <w:ilvl w:val="0"/>
          <w:numId w:val="114"/>
        </w:numPr>
        <w:suppressAutoHyphens/>
        <w:rPr>
          <w:rStyle w:val="basetext"/>
          <w:rFonts w:cs="Times New Roman"/>
          <w:sz w:val="24"/>
        </w:rPr>
      </w:pPr>
      <w:r w:rsidRPr="009A3944">
        <w:rPr>
          <w:rFonts w:ascii="Times New Roman" w:hAnsi="Times New Roman" w:cs="Times New Roman"/>
          <w:sz w:val="24"/>
        </w:rPr>
        <w:t>Gets a copy of every member variable</w:t>
      </w:r>
      <w:r w:rsidRPr="009A3944">
        <w:rPr>
          <w:rStyle w:val="basetext"/>
          <w:rFonts w:cs="Times New Roman"/>
          <w:sz w:val="24"/>
        </w:rPr>
        <w:t>.</w:t>
      </w:r>
    </w:p>
    <w:p w:rsidR="00725934" w:rsidRPr="009A3944" w:rsidRDefault="00725934" w:rsidP="00725934">
      <w:pPr>
        <w:numPr>
          <w:ilvl w:val="0"/>
          <w:numId w:val="114"/>
        </w:numPr>
        <w:suppressAutoHyphens/>
        <w:rPr>
          <w:rStyle w:val="basetext"/>
          <w:rFonts w:cs="Times New Roman"/>
          <w:sz w:val="24"/>
        </w:rPr>
      </w:pPr>
      <w:r w:rsidRPr="009A3944">
        <w:rPr>
          <w:rFonts w:ascii="Times New Roman" w:hAnsi="Times New Roman" w:cs="Times New Roman"/>
          <w:sz w:val="24"/>
        </w:rPr>
        <w:t>Gets a copy of every member function</w:t>
      </w:r>
      <w:r w:rsidRPr="009A3944">
        <w:rPr>
          <w:rStyle w:val="basetext"/>
          <w:rFonts w:cs="Times New Roman"/>
          <w:sz w:val="24"/>
        </w:rPr>
        <w:t>.</w:t>
      </w:r>
    </w:p>
    <w:p w:rsidR="00725934" w:rsidRPr="009A3944" w:rsidRDefault="00725934" w:rsidP="00725934">
      <w:pPr>
        <w:numPr>
          <w:ilvl w:val="0"/>
          <w:numId w:val="114"/>
        </w:numPr>
        <w:suppressAutoHyphens/>
        <w:outlineLvl w:val="0"/>
        <w:rPr>
          <w:rStyle w:val="basetext"/>
          <w:rFonts w:cs="Times New Roman"/>
          <w:sz w:val="24"/>
        </w:rPr>
      </w:pPr>
      <w:r w:rsidRPr="009A3944">
        <w:rPr>
          <w:rFonts w:ascii="Times New Roman" w:hAnsi="Times New Roman" w:cs="Times New Roman"/>
          <w:sz w:val="24"/>
        </w:rPr>
        <w:t>Shares pointers to all member variables and member functions</w:t>
      </w:r>
      <w:r w:rsidRPr="009A3944">
        <w:rPr>
          <w:rStyle w:val="basetext"/>
          <w:rFonts w:cs="Times New Roman"/>
          <w:sz w:val="24"/>
        </w:rPr>
        <w:t>.</w:t>
      </w:r>
    </w:p>
    <w:p w:rsidR="00725934" w:rsidRPr="009A3944" w:rsidRDefault="00725934" w:rsidP="00725934">
      <w:pPr>
        <w:outlineLvl w:val="0"/>
        <w:rPr>
          <w:rFonts w:ascii="Times New Roman" w:hAnsi="Times New Roman" w:cs="Times New Roman"/>
          <w:sz w:val="24"/>
        </w:rPr>
      </w:pPr>
      <w:r w:rsidRPr="009A3944">
        <w:rPr>
          <w:rStyle w:val="basetext"/>
          <w:rFonts w:cs="Times New Roman"/>
          <w:sz w:val="24"/>
        </w:rPr>
        <w:t xml:space="preserve">5. </w:t>
      </w:r>
      <w:r w:rsidRPr="009A3944">
        <w:rPr>
          <w:rFonts w:ascii="Times New Roman" w:hAnsi="Times New Roman" w:cs="Times New Roman"/>
          <w:sz w:val="24"/>
        </w:rPr>
        <w:t xml:space="preserve">Classes </w:t>
      </w:r>
      <w:r w:rsidRPr="009A3944">
        <w:rPr>
          <w:rFonts w:ascii="Times New Roman" w:hAnsi="Times New Roman" w:cs="Times New Roman"/>
          <w:i/>
          <w:sz w:val="24"/>
        </w:rPr>
        <w:t>cannot</w:t>
      </w:r>
      <w:r w:rsidRPr="009A3944">
        <w:rPr>
          <w:rFonts w:ascii="Times New Roman" w:hAnsi="Times New Roman" w:cs="Times New Roman"/>
          <w:sz w:val="24"/>
        </w:rPr>
        <w:t>:</w:t>
      </w:r>
    </w:p>
    <w:p w:rsidR="00725934" w:rsidRPr="009A3944" w:rsidRDefault="00725934" w:rsidP="00725934">
      <w:pPr>
        <w:numPr>
          <w:ilvl w:val="0"/>
          <w:numId w:val="115"/>
        </w:numPr>
        <w:suppressAutoHyphens/>
        <w:rPr>
          <w:rStyle w:val="basetext"/>
          <w:rFonts w:cs="Times New Roman"/>
          <w:sz w:val="24"/>
        </w:rPr>
      </w:pPr>
      <w:r w:rsidRPr="009A3944">
        <w:rPr>
          <w:rFonts w:ascii="Times New Roman" w:hAnsi="Times New Roman" w:cs="Times New Roman"/>
          <w:sz w:val="24"/>
        </w:rPr>
        <w:t>Be derived from other classes</w:t>
      </w:r>
      <w:r w:rsidRPr="009A3944">
        <w:rPr>
          <w:rStyle w:val="basetext"/>
          <w:rFonts w:cs="Times New Roman"/>
          <w:sz w:val="24"/>
        </w:rPr>
        <w:t>.</w:t>
      </w:r>
    </w:p>
    <w:p w:rsidR="00725934" w:rsidRPr="009A3944" w:rsidRDefault="00725934" w:rsidP="00725934">
      <w:pPr>
        <w:numPr>
          <w:ilvl w:val="0"/>
          <w:numId w:val="115"/>
        </w:numPr>
        <w:suppressAutoHyphens/>
        <w:rPr>
          <w:rStyle w:val="basetext"/>
          <w:rFonts w:cs="Times New Roman"/>
          <w:sz w:val="24"/>
        </w:rPr>
      </w:pPr>
      <w:r w:rsidRPr="009A3944">
        <w:rPr>
          <w:rFonts w:ascii="Times New Roman" w:hAnsi="Times New Roman" w:cs="Times New Roman"/>
          <w:sz w:val="24"/>
        </w:rPr>
        <w:t>Initialize data members in the class definition</w:t>
      </w:r>
      <w:r w:rsidRPr="009A3944">
        <w:rPr>
          <w:rStyle w:val="basetext"/>
          <w:rFonts w:cs="Times New Roman"/>
          <w:sz w:val="24"/>
        </w:rPr>
        <w:t>.</w:t>
      </w:r>
    </w:p>
    <w:p w:rsidR="00725934" w:rsidRPr="009A3944" w:rsidRDefault="00725934" w:rsidP="00725934">
      <w:pPr>
        <w:numPr>
          <w:ilvl w:val="0"/>
          <w:numId w:val="115"/>
        </w:numPr>
        <w:suppressAutoHyphens/>
        <w:rPr>
          <w:rStyle w:val="basetext"/>
          <w:rFonts w:cs="Times New Roman"/>
          <w:sz w:val="24"/>
        </w:rPr>
      </w:pPr>
      <w:r w:rsidRPr="009A3944">
        <w:rPr>
          <w:rFonts w:ascii="Times New Roman" w:hAnsi="Times New Roman" w:cs="Times New Roman"/>
          <w:sz w:val="24"/>
        </w:rPr>
        <w:t>Be used to model attributes and behaviors of objects</w:t>
      </w:r>
      <w:r w:rsidRPr="009A3944">
        <w:rPr>
          <w:rStyle w:val="basetext"/>
          <w:rFonts w:cs="Times New Roman"/>
          <w:sz w:val="24"/>
        </w:rPr>
        <w:t>.</w:t>
      </w:r>
    </w:p>
    <w:p w:rsidR="0060707E" w:rsidRPr="009A3944" w:rsidRDefault="00725934" w:rsidP="0060707E">
      <w:pPr>
        <w:numPr>
          <w:ilvl w:val="0"/>
          <w:numId w:val="115"/>
        </w:numPr>
        <w:suppressAutoHyphens/>
        <w:outlineLvl w:val="0"/>
        <w:rPr>
          <w:rStyle w:val="basetext"/>
          <w:rFonts w:cs="Times New Roman"/>
          <w:sz w:val="24"/>
        </w:rPr>
      </w:pPr>
      <w:r w:rsidRPr="009A3944">
        <w:rPr>
          <w:rFonts w:ascii="Times New Roman" w:hAnsi="Times New Roman" w:cs="Times New Roman"/>
          <w:sz w:val="24"/>
        </w:rPr>
        <w:t>Include objects from other classes as members</w:t>
      </w:r>
      <w:r w:rsidRPr="009A3944">
        <w:rPr>
          <w:rStyle w:val="basetext"/>
          <w:rFonts w:cs="Times New Roman"/>
          <w:sz w:val="24"/>
        </w:rPr>
        <w:t>.</w:t>
      </w:r>
    </w:p>
    <w:p w:rsidR="00725934" w:rsidRPr="009A3944" w:rsidRDefault="00725934" w:rsidP="00725934">
      <w:pPr>
        <w:outlineLvl w:val="0"/>
        <w:rPr>
          <w:rStyle w:val="basetext"/>
          <w:rFonts w:cs="Times New Roman"/>
          <w:sz w:val="24"/>
        </w:rPr>
      </w:pPr>
      <w:r w:rsidRPr="009A3944">
        <w:rPr>
          <w:rFonts w:ascii="Times New Roman" w:hAnsi="Times New Roman" w:cs="Times New Roman"/>
          <w:sz w:val="24"/>
        </w:rPr>
        <w:t>6. Variables defined inside a member function of a class have:</w:t>
      </w:r>
    </w:p>
    <w:p w:rsidR="00725934" w:rsidRPr="009A3944" w:rsidRDefault="00725934" w:rsidP="00725934">
      <w:pPr>
        <w:numPr>
          <w:ilvl w:val="0"/>
          <w:numId w:val="116"/>
        </w:numPr>
        <w:suppressAutoHyphens/>
        <w:rPr>
          <w:rStyle w:val="basetext"/>
          <w:rFonts w:cs="Times New Roman"/>
          <w:sz w:val="24"/>
        </w:rPr>
      </w:pPr>
      <w:r w:rsidRPr="009A3944">
        <w:rPr>
          <w:rFonts w:ascii="Times New Roman" w:hAnsi="Times New Roman" w:cs="Times New Roman"/>
          <w:sz w:val="24"/>
        </w:rPr>
        <w:t>File scope</w:t>
      </w:r>
      <w:r w:rsidRPr="009A3944">
        <w:rPr>
          <w:rStyle w:val="basetext"/>
          <w:rFonts w:cs="Times New Roman"/>
          <w:sz w:val="24"/>
        </w:rPr>
        <w:t>.</w:t>
      </w:r>
    </w:p>
    <w:p w:rsidR="00725934" w:rsidRPr="009A3944" w:rsidRDefault="00725934" w:rsidP="00725934">
      <w:pPr>
        <w:numPr>
          <w:ilvl w:val="0"/>
          <w:numId w:val="116"/>
        </w:numPr>
        <w:suppressAutoHyphens/>
        <w:rPr>
          <w:rStyle w:val="basetext"/>
          <w:rFonts w:cs="Times New Roman"/>
          <w:sz w:val="24"/>
        </w:rPr>
      </w:pPr>
      <w:r w:rsidRPr="009A3944">
        <w:rPr>
          <w:rFonts w:ascii="Times New Roman" w:hAnsi="Times New Roman" w:cs="Times New Roman"/>
          <w:sz w:val="24"/>
        </w:rPr>
        <w:t>Class scope</w:t>
      </w:r>
      <w:r w:rsidRPr="009A3944">
        <w:rPr>
          <w:rStyle w:val="basetext"/>
          <w:rFonts w:cs="Times New Roman"/>
          <w:sz w:val="24"/>
        </w:rPr>
        <w:t>.</w:t>
      </w:r>
    </w:p>
    <w:p w:rsidR="00725934" w:rsidRPr="009A3944" w:rsidRDefault="00725934" w:rsidP="00725934">
      <w:pPr>
        <w:numPr>
          <w:ilvl w:val="0"/>
          <w:numId w:val="116"/>
        </w:numPr>
        <w:suppressAutoHyphens/>
        <w:rPr>
          <w:rStyle w:val="basetext"/>
          <w:rFonts w:cs="Times New Roman"/>
          <w:sz w:val="24"/>
        </w:rPr>
      </w:pPr>
      <w:r w:rsidRPr="009A3944">
        <w:rPr>
          <w:rFonts w:ascii="Times New Roman" w:hAnsi="Times New Roman" w:cs="Times New Roman"/>
          <w:sz w:val="24"/>
        </w:rPr>
        <w:t xml:space="preserve"> Block scope</w:t>
      </w:r>
      <w:r w:rsidRPr="009A3944">
        <w:rPr>
          <w:rStyle w:val="basetext"/>
          <w:rFonts w:cs="Times New Roman"/>
          <w:sz w:val="24"/>
        </w:rPr>
        <w:t>.</w:t>
      </w:r>
    </w:p>
    <w:p w:rsidR="00725934" w:rsidRPr="009A3944" w:rsidRDefault="00725934" w:rsidP="00725934">
      <w:pPr>
        <w:numPr>
          <w:ilvl w:val="0"/>
          <w:numId w:val="116"/>
        </w:numPr>
        <w:suppressAutoHyphens/>
        <w:rPr>
          <w:rStyle w:val="basetext"/>
          <w:rFonts w:cs="Times New Roman"/>
          <w:sz w:val="24"/>
        </w:rPr>
      </w:pPr>
      <w:r w:rsidRPr="009A3944">
        <w:rPr>
          <w:rFonts w:ascii="Times New Roman" w:hAnsi="Times New Roman" w:cs="Times New Roman"/>
          <w:sz w:val="24"/>
        </w:rPr>
        <w:t>Class or block scope, depe</w:t>
      </w:r>
      <w:r w:rsidRPr="009A3944">
        <w:rPr>
          <w:rStyle w:val="basetext"/>
          <w:rFonts w:cs="Times New Roman"/>
          <w:sz w:val="24"/>
        </w:rPr>
        <w:t>ndin</w:t>
      </w:r>
      <w:r w:rsidRPr="009A3944">
        <w:rPr>
          <w:rFonts w:ascii="Times New Roman" w:hAnsi="Times New Roman" w:cs="Times New Roman"/>
          <w:sz w:val="24"/>
        </w:rPr>
        <w:t>g on whether the binary scope resolution operator (</w:t>
      </w:r>
      <w:r w:rsidRPr="009A3944">
        <w:rPr>
          <w:rStyle w:val="CDT"/>
          <w:rFonts w:ascii="Times New Roman" w:hAnsi="Times New Roman" w:cs="Times New Roman"/>
          <w:sz w:val="24"/>
        </w:rPr>
        <w:t>::</w:t>
      </w:r>
      <w:r w:rsidRPr="009A3944">
        <w:rPr>
          <w:rFonts w:ascii="Times New Roman" w:hAnsi="Times New Roman" w:cs="Times New Roman"/>
          <w:sz w:val="24"/>
        </w:rPr>
        <w:t>) is used</w:t>
      </w:r>
      <w:r w:rsidRPr="009A3944">
        <w:rPr>
          <w:rStyle w:val="basetext"/>
          <w:rFonts w:cs="Times New Roman"/>
          <w:sz w:val="24"/>
        </w:rPr>
        <w:t>.</w:t>
      </w:r>
    </w:p>
    <w:p w:rsidR="00725934" w:rsidRPr="009A3944" w:rsidRDefault="00725934" w:rsidP="00725934">
      <w:pPr>
        <w:outlineLvl w:val="0"/>
        <w:rPr>
          <w:rStyle w:val="basetext"/>
          <w:rFonts w:cs="Times New Roman"/>
          <w:sz w:val="24"/>
        </w:rPr>
      </w:pPr>
      <w:r w:rsidRPr="009A3944">
        <w:rPr>
          <w:rStyle w:val="basetext"/>
          <w:rFonts w:cs="Times New Roman"/>
          <w:sz w:val="24"/>
        </w:rPr>
        <w:t>7.  A class-scope variable hidden by a block-scope variable can be accessed by preceding the variable name with the class name followed by</w:t>
      </w:r>
      <w:r w:rsidRPr="009A3944">
        <w:rPr>
          <w:rFonts w:ascii="Times New Roman" w:hAnsi="Times New Roman" w:cs="Times New Roman"/>
          <w:sz w:val="24"/>
        </w:rPr>
        <w:t>:</w:t>
      </w:r>
    </w:p>
    <w:p w:rsidR="00725934" w:rsidRPr="009A3944" w:rsidRDefault="00725934" w:rsidP="00725934">
      <w:pPr>
        <w:numPr>
          <w:ilvl w:val="0"/>
          <w:numId w:val="117"/>
        </w:numPr>
        <w:suppressAutoHyphens/>
        <w:rPr>
          <w:rStyle w:val="basetext"/>
          <w:rFonts w:cs="Times New Roman"/>
          <w:sz w:val="24"/>
        </w:rPr>
      </w:pPr>
      <w:r w:rsidRPr="009A3944">
        <w:rPr>
          <w:rStyle w:val="CDT"/>
          <w:rFonts w:ascii="Times New Roman" w:hAnsi="Times New Roman" w:cs="Times New Roman"/>
          <w:sz w:val="24"/>
        </w:rPr>
        <w:t>::</w:t>
      </w:r>
    </w:p>
    <w:p w:rsidR="00725934" w:rsidRPr="009A3944" w:rsidRDefault="00725934" w:rsidP="00725934">
      <w:pPr>
        <w:numPr>
          <w:ilvl w:val="0"/>
          <w:numId w:val="117"/>
        </w:numPr>
        <w:suppressAutoHyphens/>
        <w:rPr>
          <w:rStyle w:val="basetext"/>
          <w:rFonts w:cs="Times New Roman"/>
          <w:sz w:val="24"/>
        </w:rPr>
      </w:pPr>
      <w:r w:rsidRPr="009A3944">
        <w:rPr>
          <w:rStyle w:val="CDT"/>
          <w:rFonts w:ascii="Times New Roman" w:hAnsi="Times New Roman" w:cs="Times New Roman"/>
          <w:sz w:val="24"/>
        </w:rPr>
        <w:t>:</w:t>
      </w:r>
    </w:p>
    <w:p w:rsidR="00725934" w:rsidRPr="009A3944" w:rsidRDefault="00725934" w:rsidP="00725934">
      <w:pPr>
        <w:numPr>
          <w:ilvl w:val="0"/>
          <w:numId w:val="117"/>
        </w:numPr>
        <w:suppressAutoHyphens/>
        <w:rPr>
          <w:rStyle w:val="basetext"/>
          <w:rFonts w:cs="Times New Roman"/>
          <w:sz w:val="24"/>
        </w:rPr>
      </w:pPr>
      <w:r w:rsidRPr="009A3944">
        <w:rPr>
          <w:rStyle w:val="CDT"/>
          <w:rFonts w:ascii="Times New Roman" w:hAnsi="Times New Roman" w:cs="Times New Roman"/>
          <w:sz w:val="24"/>
        </w:rPr>
        <w:t>.</w:t>
      </w:r>
    </w:p>
    <w:p w:rsidR="00725934" w:rsidRPr="009A3944" w:rsidRDefault="00725934" w:rsidP="00725934">
      <w:pPr>
        <w:numPr>
          <w:ilvl w:val="0"/>
          <w:numId w:val="117"/>
        </w:numPr>
        <w:suppressAutoHyphens/>
        <w:outlineLvl w:val="0"/>
        <w:rPr>
          <w:rStyle w:val="basetext"/>
          <w:rFonts w:cs="Times New Roman"/>
          <w:sz w:val="24"/>
        </w:rPr>
      </w:pPr>
      <w:r w:rsidRPr="009A3944">
        <w:rPr>
          <w:rStyle w:val="CDT"/>
          <w:rFonts w:ascii="Times New Roman" w:hAnsi="Times New Roman" w:cs="Times New Roman"/>
          <w:sz w:val="24"/>
        </w:rPr>
        <w:t>-&gt;</w:t>
      </w:r>
    </w:p>
    <w:p w:rsidR="00725934" w:rsidRPr="009A3944" w:rsidRDefault="00725934" w:rsidP="00725934">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jc w:val="both"/>
        <w:rPr>
          <w:rFonts w:ascii="Times New Roman" w:hAnsi="Times New Roman" w:cs="Times New Roman"/>
          <w:color w:val="auto"/>
        </w:rPr>
      </w:pPr>
      <w:r w:rsidRPr="009A3944">
        <w:rPr>
          <w:rStyle w:val="basetext"/>
          <w:rFonts w:cs="Times New Roman"/>
          <w:color w:val="auto"/>
          <w:sz w:val="24"/>
        </w:rPr>
        <w:t xml:space="preserve">8. When independent software vendors provide class libraries to clients, they typically give the __________ for the class’s interface and the __________ for the class’s implementation. </w:t>
      </w:r>
    </w:p>
    <w:p w:rsidR="00725934" w:rsidRPr="009A3944" w:rsidRDefault="00725934" w:rsidP="00725934">
      <w:pPr>
        <w:numPr>
          <w:ilvl w:val="0"/>
          <w:numId w:val="118"/>
        </w:numPr>
        <w:suppressAutoHyphens/>
        <w:rPr>
          <w:rStyle w:val="basetext"/>
          <w:rFonts w:cs="Times New Roman"/>
          <w:sz w:val="24"/>
        </w:rPr>
      </w:pPr>
      <w:r w:rsidRPr="009A3944">
        <w:rPr>
          <w:rFonts w:ascii="Times New Roman" w:hAnsi="Times New Roman" w:cs="Times New Roman"/>
          <w:sz w:val="24"/>
        </w:rPr>
        <w:t xml:space="preserve"> </w:t>
      </w:r>
      <w:r w:rsidRPr="009A3944">
        <w:rPr>
          <w:rStyle w:val="basetext"/>
          <w:rFonts w:cs="Times New Roman"/>
          <w:sz w:val="24"/>
        </w:rPr>
        <w:t>Source code file, source code</w:t>
      </w:r>
      <w:r w:rsidRPr="009A3944">
        <w:rPr>
          <w:rStyle w:val="WW-DefaultParagraphFont"/>
          <w:rFonts w:ascii="Times New Roman" w:hAnsi="Times New Roman" w:cs="Times New Roman"/>
          <w:sz w:val="24"/>
        </w:rPr>
        <w:t xml:space="preserve"> </w:t>
      </w:r>
      <w:r w:rsidRPr="009A3944">
        <w:rPr>
          <w:rStyle w:val="basetext"/>
          <w:rFonts w:cs="Times New Roman"/>
          <w:sz w:val="24"/>
        </w:rPr>
        <w:t>file.</w:t>
      </w:r>
    </w:p>
    <w:p w:rsidR="00725934" w:rsidRPr="009A3944" w:rsidRDefault="00725934" w:rsidP="00725934">
      <w:pPr>
        <w:numPr>
          <w:ilvl w:val="0"/>
          <w:numId w:val="118"/>
        </w:numPr>
        <w:suppressAutoHyphens/>
        <w:rPr>
          <w:rStyle w:val="basetext"/>
          <w:rFonts w:cs="Times New Roman"/>
          <w:sz w:val="24"/>
        </w:rPr>
      </w:pPr>
      <w:r w:rsidRPr="009A3944">
        <w:rPr>
          <w:rStyle w:val="basetext"/>
          <w:rFonts w:cs="Times New Roman"/>
          <w:sz w:val="24"/>
        </w:rPr>
        <w:t xml:space="preserve"> Source code file, object file.</w:t>
      </w:r>
    </w:p>
    <w:p w:rsidR="00725934" w:rsidRPr="009A3944" w:rsidRDefault="00725934" w:rsidP="00725934">
      <w:pPr>
        <w:numPr>
          <w:ilvl w:val="0"/>
          <w:numId w:val="118"/>
        </w:numPr>
        <w:suppressAutoHyphens/>
        <w:rPr>
          <w:rStyle w:val="basetext"/>
          <w:rFonts w:cs="Times New Roman"/>
          <w:sz w:val="24"/>
        </w:rPr>
      </w:pPr>
      <w:r w:rsidRPr="009A3944">
        <w:rPr>
          <w:rStyle w:val="basetext"/>
          <w:rFonts w:cs="Times New Roman"/>
          <w:sz w:val="24"/>
        </w:rPr>
        <w:t xml:space="preserve"> Object file, source code</w:t>
      </w:r>
      <w:r w:rsidRPr="009A3944">
        <w:rPr>
          <w:rStyle w:val="WW-DefaultParagraphFont"/>
          <w:rFonts w:ascii="Times New Roman" w:hAnsi="Times New Roman" w:cs="Times New Roman"/>
          <w:sz w:val="24"/>
        </w:rPr>
        <w:t xml:space="preserve"> </w:t>
      </w:r>
      <w:r w:rsidRPr="009A3944">
        <w:rPr>
          <w:rStyle w:val="basetext"/>
          <w:rFonts w:cs="Times New Roman"/>
          <w:sz w:val="24"/>
        </w:rPr>
        <w:t>file.</w:t>
      </w:r>
    </w:p>
    <w:p w:rsidR="00725934" w:rsidRPr="009A3944" w:rsidRDefault="00725934" w:rsidP="00725934">
      <w:pPr>
        <w:numPr>
          <w:ilvl w:val="0"/>
          <w:numId w:val="118"/>
        </w:numPr>
        <w:suppressAutoHyphens/>
        <w:outlineLvl w:val="0"/>
        <w:rPr>
          <w:rStyle w:val="basetext"/>
          <w:rFonts w:cs="Times New Roman"/>
          <w:sz w:val="24"/>
        </w:rPr>
      </w:pPr>
      <w:r w:rsidRPr="009A3944">
        <w:rPr>
          <w:rStyle w:val="basetext"/>
          <w:rFonts w:cs="Times New Roman"/>
          <w:sz w:val="24"/>
        </w:rPr>
        <w:t xml:space="preserve"> Object file, object file.</w:t>
      </w:r>
    </w:p>
    <w:p w:rsidR="00725934" w:rsidRPr="009A3944" w:rsidRDefault="00725934" w:rsidP="00725934">
      <w:pPr>
        <w:outlineLvl w:val="0"/>
        <w:rPr>
          <w:rStyle w:val="basetext"/>
          <w:rFonts w:cs="Times New Roman"/>
          <w:sz w:val="24"/>
        </w:rPr>
      </w:pPr>
      <w:r w:rsidRPr="009A3944">
        <w:rPr>
          <w:rFonts w:ascii="Times New Roman" w:hAnsi="Times New Roman" w:cs="Times New Roman"/>
          <w:sz w:val="24"/>
        </w:rPr>
        <w:t>9. The type of function a client would use to check the balance of a bank account would be</w:t>
      </w:r>
      <w:r w:rsidRPr="009A3944">
        <w:rPr>
          <w:rStyle w:val="basetext"/>
          <w:rFonts w:cs="Times New Roman"/>
          <w:sz w:val="24"/>
        </w:rPr>
        <w:t>:</w:t>
      </w:r>
    </w:p>
    <w:p w:rsidR="00725934" w:rsidRPr="009A3944" w:rsidRDefault="00725934" w:rsidP="00725934">
      <w:pPr>
        <w:numPr>
          <w:ilvl w:val="0"/>
          <w:numId w:val="119"/>
        </w:numPr>
        <w:suppressAutoHyphens/>
        <w:rPr>
          <w:rStyle w:val="basetext"/>
          <w:rFonts w:cs="Times New Roman"/>
          <w:sz w:val="24"/>
        </w:rPr>
      </w:pPr>
      <w:r w:rsidRPr="009A3944">
        <w:rPr>
          <w:rStyle w:val="basetext"/>
          <w:rFonts w:cs="Times New Roman"/>
          <w:sz w:val="24"/>
        </w:rPr>
        <w:t xml:space="preserve"> </w:t>
      </w:r>
      <w:r w:rsidRPr="009A3944">
        <w:rPr>
          <w:rFonts w:ascii="Times New Roman" w:hAnsi="Times New Roman" w:cs="Times New Roman"/>
          <w:sz w:val="24"/>
        </w:rPr>
        <w:t>A utility function</w:t>
      </w:r>
      <w:r w:rsidRPr="009A3944">
        <w:rPr>
          <w:rStyle w:val="basetext"/>
          <w:rFonts w:cs="Times New Roman"/>
          <w:sz w:val="24"/>
        </w:rPr>
        <w:t>.</w:t>
      </w:r>
    </w:p>
    <w:p w:rsidR="00725934" w:rsidRPr="009A3944" w:rsidRDefault="00725934" w:rsidP="00725934">
      <w:pPr>
        <w:numPr>
          <w:ilvl w:val="0"/>
          <w:numId w:val="119"/>
        </w:numPr>
        <w:suppressAutoHyphens/>
        <w:rPr>
          <w:rStyle w:val="basetext"/>
          <w:rFonts w:cs="Times New Roman"/>
          <w:sz w:val="24"/>
        </w:rPr>
      </w:pPr>
      <w:r w:rsidRPr="009A3944">
        <w:rPr>
          <w:rStyle w:val="basetext"/>
          <w:rFonts w:cs="Times New Roman"/>
          <w:sz w:val="24"/>
        </w:rPr>
        <w:t xml:space="preserve"> A</w:t>
      </w:r>
      <w:r w:rsidRPr="009A3944">
        <w:rPr>
          <w:rFonts w:ascii="Times New Roman" w:hAnsi="Times New Roman" w:cs="Times New Roman"/>
          <w:sz w:val="24"/>
        </w:rPr>
        <w:t xml:space="preserve"> predicate function</w:t>
      </w:r>
      <w:r w:rsidRPr="009A3944">
        <w:rPr>
          <w:rStyle w:val="basetext"/>
          <w:rFonts w:cs="Times New Roman"/>
          <w:sz w:val="24"/>
        </w:rPr>
        <w:t>.</w:t>
      </w:r>
    </w:p>
    <w:p w:rsidR="00725934" w:rsidRPr="009A3944" w:rsidRDefault="00725934" w:rsidP="00725934">
      <w:pPr>
        <w:numPr>
          <w:ilvl w:val="0"/>
          <w:numId w:val="119"/>
        </w:numPr>
        <w:suppressAutoHyphens/>
        <w:rPr>
          <w:rStyle w:val="basetext"/>
          <w:rFonts w:cs="Times New Roman"/>
          <w:sz w:val="24"/>
        </w:rPr>
      </w:pPr>
      <w:r w:rsidRPr="009A3944">
        <w:rPr>
          <w:rStyle w:val="basetext"/>
          <w:rFonts w:cs="Times New Roman"/>
          <w:sz w:val="24"/>
        </w:rPr>
        <w:t xml:space="preserve"> A</w:t>
      </w:r>
      <w:r w:rsidRPr="009A3944">
        <w:rPr>
          <w:rFonts w:ascii="Times New Roman" w:hAnsi="Times New Roman" w:cs="Times New Roman"/>
          <w:sz w:val="24"/>
        </w:rPr>
        <w:t>n access function</w:t>
      </w:r>
      <w:r w:rsidRPr="009A3944">
        <w:rPr>
          <w:rStyle w:val="basetext"/>
          <w:rFonts w:cs="Times New Roman"/>
          <w:sz w:val="24"/>
        </w:rPr>
        <w:t xml:space="preserve">. </w:t>
      </w:r>
    </w:p>
    <w:p w:rsidR="00725934" w:rsidRPr="009A3944" w:rsidRDefault="00725934" w:rsidP="00725934">
      <w:pPr>
        <w:numPr>
          <w:ilvl w:val="0"/>
          <w:numId w:val="119"/>
        </w:numPr>
        <w:suppressAutoHyphens/>
        <w:rPr>
          <w:rStyle w:val="basetext"/>
          <w:rFonts w:cs="Times New Roman"/>
          <w:sz w:val="24"/>
        </w:rPr>
      </w:pPr>
      <w:r w:rsidRPr="009A3944">
        <w:rPr>
          <w:rStyle w:val="basetext"/>
          <w:rFonts w:cs="Times New Roman"/>
          <w:sz w:val="24"/>
        </w:rPr>
        <w:t xml:space="preserve"> A</w:t>
      </w:r>
      <w:r w:rsidRPr="009A3944">
        <w:rPr>
          <w:rFonts w:ascii="Times New Roman" w:hAnsi="Times New Roman" w:cs="Times New Roman"/>
          <w:sz w:val="24"/>
        </w:rPr>
        <w:t xml:space="preserve"> constructor</w:t>
      </w:r>
      <w:r w:rsidRPr="009A3944">
        <w:rPr>
          <w:rStyle w:val="basetext"/>
          <w:rFonts w:cs="Times New Roman"/>
          <w:sz w:val="24"/>
        </w:rPr>
        <w:t>.</w:t>
      </w:r>
    </w:p>
    <w:p w:rsidR="00725934" w:rsidRPr="009A3944" w:rsidRDefault="00725934" w:rsidP="00725934">
      <w:pPr>
        <w:outlineLvl w:val="0"/>
        <w:rPr>
          <w:rStyle w:val="basetext"/>
          <w:rFonts w:cs="Times New Roman"/>
          <w:sz w:val="24"/>
        </w:rPr>
      </w:pPr>
      <w:r w:rsidRPr="009A3944">
        <w:rPr>
          <w:rStyle w:val="basetext"/>
          <w:rFonts w:cs="Times New Roman"/>
          <w:sz w:val="24"/>
        </w:rPr>
        <w:t xml:space="preserve">10. </w:t>
      </w:r>
      <w:r w:rsidRPr="009A3944">
        <w:rPr>
          <w:rFonts w:ascii="Times New Roman" w:hAnsi="Times New Roman" w:cs="Times New Roman"/>
          <w:sz w:val="24"/>
        </w:rPr>
        <w:t>Utility functions</w:t>
      </w:r>
      <w:r w:rsidRPr="009A3944">
        <w:rPr>
          <w:rStyle w:val="basetext"/>
          <w:rFonts w:cs="Times New Roman"/>
          <w:sz w:val="24"/>
        </w:rPr>
        <w:t>:</w:t>
      </w:r>
    </w:p>
    <w:p w:rsidR="00725934" w:rsidRPr="009A3944" w:rsidRDefault="00725934" w:rsidP="00725934">
      <w:pPr>
        <w:numPr>
          <w:ilvl w:val="0"/>
          <w:numId w:val="120"/>
        </w:numPr>
        <w:suppressAutoHyphens/>
        <w:rPr>
          <w:rStyle w:val="basetext"/>
          <w:rFonts w:cs="Times New Roman"/>
          <w:sz w:val="24"/>
        </w:rPr>
      </w:pPr>
      <w:r w:rsidRPr="009A3944">
        <w:rPr>
          <w:rFonts w:ascii="Times New Roman" w:hAnsi="Times New Roman" w:cs="Times New Roman"/>
          <w:sz w:val="24"/>
        </w:rPr>
        <w:t xml:space="preserve"> Are private member functions that support operations of the class’s </w:t>
      </w:r>
      <w:r w:rsidRPr="009A3944">
        <w:rPr>
          <w:rStyle w:val="basetext"/>
          <w:rFonts w:cs="Times New Roman"/>
          <w:sz w:val="24"/>
        </w:rPr>
        <w:t>other</w:t>
      </w:r>
      <w:r w:rsidRPr="009A3944">
        <w:rPr>
          <w:rFonts w:ascii="Times New Roman" w:hAnsi="Times New Roman" w:cs="Times New Roman"/>
          <w:sz w:val="24"/>
        </w:rPr>
        <w:t xml:space="preserve"> member functions</w:t>
      </w:r>
      <w:r w:rsidRPr="009A3944">
        <w:rPr>
          <w:rStyle w:val="basetext"/>
          <w:rFonts w:cs="Times New Roman"/>
          <w:sz w:val="24"/>
        </w:rPr>
        <w:t>.</w:t>
      </w:r>
    </w:p>
    <w:p w:rsidR="00725934" w:rsidRPr="009A3944" w:rsidRDefault="00725934" w:rsidP="00725934">
      <w:pPr>
        <w:numPr>
          <w:ilvl w:val="0"/>
          <w:numId w:val="120"/>
        </w:numPr>
        <w:suppressAutoHyphens/>
        <w:rPr>
          <w:rStyle w:val="basetext"/>
          <w:rFonts w:cs="Times New Roman"/>
          <w:sz w:val="24"/>
        </w:rPr>
      </w:pPr>
      <w:r w:rsidRPr="009A3944">
        <w:rPr>
          <w:rFonts w:ascii="Times New Roman" w:hAnsi="Times New Roman" w:cs="Times New Roman"/>
          <w:sz w:val="24"/>
        </w:rPr>
        <w:t xml:space="preserve"> Are part of a class’s interface</w:t>
      </w:r>
      <w:r w:rsidRPr="009A3944">
        <w:rPr>
          <w:rStyle w:val="basetext"/>
          <w:rFonts w:cs="Times New Roman"/>
          <w:sz w:val="24"/>
        </w:rPr>
        <w:t>.</w:t>
      </w:r>
    </w:p>
    <w:p w:rsidR="00725934" w:rsidRPr="009A3944" w:rsidRDefault="00725934" w:rsidP="00725934">
      <w:pPr>
        <w:numPr>
          <w:ilvl w:val="0"/>
          <w:numId w:val="120"/>
        </w:numPr>
        <w:suppressAutoHyphens/>
        <w:rPr>
          <w:rStyle w:val="basetext"/>
          <w:rFonts w:cs="Times New Roman"/>
          <w:sz w:val="24"/>
        </w:rPr>
      </w:pPr>
      <w:r w:rsidRPr="009A3944">
        <w:rPr>
          <w:rStyle w:val="basetext"/>
          <w:rFonts w:cs="Times New Roman"/>
          <w:sz w:val="24"/>
        </w:rPr>
        <w:t xml:space="preserve"> A</w:t>
      </w:r>
      <w:r w:rsidRPr="009A3944">
        <w:rPr>
          <w:rFonts w:ascii="Times New Roman" w:hAnsi="Times New Roman" w:cs="Times New Roman"/>
          <w:sz w:val="24"/>
        </w:rPr>
        <w:t>re intended to be used by clients of a class</w:t>
      </w:r>
      <w:r w:rsidRPr="009A3944">
        <w:rPr>
          <w:rStyle w:val="basetext"/>
          <w:rFonts w:cs="Times New Roman"/>
          <w:sz w:val="24"/>
        </w:rPr>
        <w:t xml:space="preserve">. </w:t>
      </w:r>
    </w:p>
    <w:p w:rsidR="00725934" w:rsidRPr="009A3944" w:rsidRDefault="00725934" w:rsidP="00725934">
      <w:pPr>
        <w:numPr>
          <w:ilvl w:val="0"/>
          <w:numId w:val="120"/>
        </w:numPr>
        <w:suppressAutoHyphens/>
        <w:rPr>
          <w:rStyle w:val="basetext"/>
          <w:rFonts w:cs="Times New Roman"/>
          <w:sz w:val="24"/>
        </w:rPr>
      </w:pPr>
      <w:r w:rsidRPr="009A3944">
        <w:rPr>
          <w:rStyle w:val="basetext"/>
          <w:rFonts w:cs="Times New Roman"/>
          <w:sz w:val="24"/>
        </w:rPr>
        <w:t xml:space="preserve"> A</w:t>
      </w:r>
      <w:r w:rsidRPr="009A3944">
        <w:rPr>
          <w:rFonts w:ascii="Times New Roman" w:hAnsi="Times New Roman" w:cs="Times New Roman"/>
          <w:sz w:val="24"/>
        </w:rPr>
        <w:t>re a type of constructor</w:t>
      </w:r>
      <w:r w:rsidRPr="009A3944">
        <w:rPr>
          <w:rStyle w:val="basetext"/>
          <w:rFonts w:cs="Times New Roman"/>
          <w:sz w:val="24"/>
        </w:rPr>
        <w:t>.</w:t>
      </w:r>
    </w:p>
    <w:p w:rsidR="00725934" w:rsidRPr="009A3944" w:rsidRDefault="00725934" w:rsidP="00725934">
      <w:pPr>
        <w:outlineLvl w:val="0"/>
        <w:rPr>
          <w:rStyle w:val="basetext"/>
          <w:rFonts w:cs="Times New Roman"/>
          <w:sz w:val="24"/>
        </w:rPr>
      </w:pPr>
      <w:r w:rsidRPr="009A3944">
        <w:rPr>
          <w:rStyle w:val="basetext"/>
          <w:rFonts w:cs="Times New Roman"/>
          <w:sz w:val="24"/>
        </w:rPr>
        <w:t xml:space="preserve">11.  </w:t>
      </w:r>
      <w:r w:rsidRPr="009A3944">
        <w:rPr>
          <w:rFonts w:ascii="Times New Roman" w:hAnsi="Times New Roman" w:cs="Times New Roman"/>
          <w:sz w:val="24"/>
        </w:rPr>
        <w:t>A default constructor</w:t>
      </w:r>
      <w:r w:rsidRPr="009A3944">
        <w:rPr>
          <w:rStyle w:val="basetext"/>
          <w:rFonts w:cs="Times New Roman"/>
          <w:sz w:val="24"/>
        </w:rPr>
        <w:t>:</w:t>
      </w:r>
    </w:p>
    <w:p w:rsidR="00725934" w:rsidRPr="009A3944" w:rsidRDefault="00725934" w:rsidP="00725934">
      <w:pPr>
        <w:numPr>
          <w:ilvl w:val="0"/>
          <w:numId w:val="121"/>
        </w:numPr>
        <w:suppressAutoHyphens/>
        <w:rPr>
          <w:rStyle w:val="basetext"/>
          <w:rFonts w:cs="Times New Roman"/>
          <w:sz w:val="24"/>
        </w:rPr>
      </w:pPr>
      <w:r w:rsidRPr="009A3944">
        <w:rPr>
          <w:rStyle w:val="basetext"/>
          <w:rFonts w:cs="Times New Roman"/>
          <w:sz w:val="24"/>
        </w:rPr>
        <w:t xml:space="preserve"> </w:t>
      </w:r>
      <w:r w:rsidRPr="009A3944">
        <w:rPr>
          <w:rFonts w:ascii="Times New Roman" w:hAnsi="Times New Roman" w:cs="Times New Roman"/>
          <w:sz w:val="24"/>
        </w:rPr>
        <w:t>Is a constructor that must receive no arguments</w:t>
      </w:r>
      <w:r w:rsidRPr="009A3944">
        <w:rPr>
          <w:rStyle w:val="basetext"/>
          <w:rFonts w:cs="Times New Roman"/>
          <w:sz w:val="24"/>
        </w:rPr>
        <w:t>.</w:t>
      </w:r>
    </w:p>
    <w:p w:rsidR="00725934" w:rsidRPr="009A3944" w:rsidRDefault="00725934" w:rsidP="00725934">
      <w:pPr>
        <w:numPr>
          <w:ilvl w:val="0"/>
          <w:numId w:val="121"/>
        </w:numPr>
        <w:suppressAutoHyphens/>
        <w:rPr>
          <w:rStyle w:val="basetext"/>
          <w:rFonts w:cs="Times New Roman"/>
          <w:sz w:val="24"/>
        </w:rPr>
      </w:pPr>
      <w:r w:rsidRPr="009A3944">
        <w:rPr>
          <w:rStyle w:val="basetext"/>
          <w:rFonts w:cs="Times New Roman"/>
          <w:sz w:val="24"/>
        </w:rPr>
        <w:t xml:space="preserve"> </w:t>
      </w:r>
      <w:r w:rsidRPr="009A3944">
        <w:rPr>
          <w:rFonts w:ascii="Times New Roman" w:hAnsi="Times New Roman" w:cs="Times New Roman"/>
          <w:sz w:val="24"/>
        </w:rPr>
        <w:t>Is the constructor generated by the compiler when no constructor is provided by the programmer</w:t>
      </w:r>
      <w:r w:rsidRPr="009A3944">
        <w:rPr>
          <w:rStyle w:val="basetext"/>
          <w:rFonts w:cs="Times New Roman"/>
          <w:sz w:val="24"/>
        </w:rPr>
        <w:t>.</w:t>
      </w:r>
    </w:p>
    <w:p w:rsidR="00725934" w:rsidRPr="009A3944" w:rsidRDefault="00725934" w:rsidP="00725934">
      <w:pPr>
        <w:numPr>
          <w:ilvl w:val="0"/>
          <w:numId w:val="121"/>
        </w:numPr>
        <w:suppressAutoHyphens/>
        <w:rPr>
          <w:rStyle w:val="basetext"/>
          <w:rFonts w:cs="Times New Roman"/>
          <w:sz w:val="24"/>
        </w:rPr>
      </w:pPr>
      <w:r w:rsidRPr="009A3944">
        <w:rPr>
          <w:rStyle w:val="basetext"/>
          <w:rFonts w:cs="Times New Roman"/>
          <w:sz w:val="24"/>
        </w:rPr>
        <w:t xml:space="preserve"> </w:t>
      </w:r>
      <w:r w:rsidRPr="009A3944">
        <w:rPr>
          <w:rFonts w:ascii="Times New Roman" w:hAnsi="Times New Roman" w:cs="Times New Roman"/>
          <w:sz w:val="24"/>
        </w:rPr>
        <w:t>Does not perform any initialization</w:t>
      </w:r>
      <w:r w:rsidRPr="009A3944">
        <w:rPr>
          <w:rStyle w:val="basetext"/>
          <w:rFonts w:cs="Times New Roman"/>
          <w:sz w:val="24"/>
        </w:rPr>
        <w:t>.</w:t>
      </w:r>
    </w:p>
    <w:p w:rsidR="00725934" w:rsidRPr="009A3944" w:rsidRDefault="00725934" w:rsidP="00725934">
      <w:pPr>
        <w:numPr>
          <w:ilvl w:val="0"/>
          <w:numId w:val="121"/>
        </w:numPr>
        <w:suppressAutoHyphens/>
        <w:rPr>
          <w:rStyle w:val="basetext"/>
          <w:rFonts w:cs="Times New Roman"/>
          <w:sz w:val="24"/>
        </w:rPr>
      </w:pPr>
      <w:r w:rsidRPr="009A3944">
        <w:rPr>
          <w:rStyle w:val="basetext"/>
          <w:rFonts w:cs="Times New Roman"/>
          <w:sz w:val="24"/>
        </w:rPr>
        <w:t xml:space="preserve"> </w:t>
      </w:r>
      <w:r w:rsidRPr="009A3944">
        <w:rPr>
          <w:rFonts w:ascii="Times New Roman" w:hAnsi="Times New Roman" w:cs="Times New Roman"/>
          <w:sz w:val="24"/>
        </w:rPr>
        <w:t>Both (a) and (b)</w:t>
      </w:r>
      <w:r w:rsidRPr="009A3944">
        <w:rPr>
          <w:rStyle w:val="basetext"/>
          <w:rFonts w:cs="Times New Roman"/>
          <w:sz w:val="24"/>
        </w:rPr>
        <w:t>.</w:t>
      </w:r>
    </w:p>
    <w:p w:rsidR="00725934" w:rsidRPr="009A3944" w:rsidRDefault="00725934" w:rsidP="00725934">
      <w:pPr>
        <w:outlineLvl w:val="0"/>
        <w:rPr>
          <w:rStyle w:val="basetext"/>
          <w:rFonts w:cs="Times New Roman"/>
          <w:sz w:val="24"/>
        </w:rPr>
      </w:pPr>
      <w:r w:rsidRPr="009A3944">
        <w:rPr>
          <w:rStyle w:val="basetext"/>
          <w:rFonts w:cs="Times New Roman"/>
          <w:sz w:val="24"/>
        </w:rPr>
        <w:t xml:space="preserve">12. </w:t>
      </w:r>
      <w:r w:rsidRPr="009A3944">
        <w:rPr>
          <w:rFonts w:ascii="Times New Roman" w:hAnsi="Times New Roman" w:cs="Times New Roman"/>
          <w:sz w:val="24"/>
        </w:rPr>
        <w:t>If a member function of a class already provides all or part of the functionality required by a constructor or another member function then</w:t>
      </w:r>
      <w:r w:rsidRPr="009A3944">
        <w:rPr>
          <w:rStyle w:val="basetext"/>
          <w:rFonts w:cs="Times New Roman"/>
          <w:sz w:val="24"/>
        </w:rPr>
        <w:t>:</w:t>
      </w:r>
    </w:p>
    <w:p w:rsidR="00725934" w:rsidRPr="009A3944" w:rsidRDefault="00725934" w:rsidP="00725934">
      <w:pPr>
        <w:numPr>
          <w:ilvl w:val="0"/>
          <w:numId w:val="122"/>
        </w:numPr>
        <w:suppressAutoHyphens/>
        <w:rPr>
          <w:rStyle w:val="basetext"/>
          <w:rFonts w:cs="Times New Roman"/>
          <w:sz w:val="24"/>
        </w:rPr>
      </w:pPr>
      <w:r w:rsidRPr="009A3944">
        <w:rPr>
          <w:rStyle w:val="basetext"/>
          <w:rFonts w:cs="Times New Roman"/>
          <w:sz w:val="24"/>
        </w:rPr>
        <w:t xml:space="preserve"> Copy and paste that member function’s code into this constructor or member function.</w:t>
      </w:r>
    </w:p>
    <w:p w:rsidR="00725934" w:rsidRPr="009A3944" w:rsidRDefault="00725934" w:rsidP="00725934">
      <w:pPr>
        <w:numPr>
          <w:ilvl w:val="0"/>
          <w:numId w:val="122"/>
        </w:numPr>
        <w:suppressAutoHyphens/>
        <w:rPr>
          <w:rStyle w:val="basetext"/>
          <w:rFonts w:cs="Times New Roman"/>
          <w:sz w:val="24"/>
        </w:rPr>
      </w:pPr>
      <w:r w:rsidRPr="009A3944">
        <w:rPr>
          <w:rStyle w:val="basetext"/>
          <w:rFonts w:cs="Times New Roman"/>
          <w:sz w:val="24"/>
        </w:rPr>
        <w:t xml:space="preserve"> Call that member function from this constructor or member function.</w:t>
      </w:r>
    </w:p>
    <w:p w:rsidR="00725934" w:rsidRPr="009A3944" w:rsidRDefault="00725934" w:rsidP="00725934">
      <w:pPr>
        <w:numPr>
          <w:ilvl w:val="0"/>
          <w:numId w:val="122"/>
        </w:numPr>
        <w:suppressAutoHyphens/>
        <w:rPr>
          <w:rStyle w:val="basetext"/>
          <w:rFonts w:cs="Times New Roman"/>
          <w:sz w:val="24"/>
        </w:rPr>
      </w:pPr>
      <w:r w:rsidRPr="009A3944">
        <w:rPr>
          <w:rStyle w:val="basetext"/>
          <w:rFonts w:cs="Times New Roman"/>
          <w:sz w:val="24"/>
        </w:rPr>
        <w:t xml:space="preserve"> That member function is unnecessary.</w:t>
      </w:r>
    </w:p>
    <w:p w:rsidR="0060707E" w:rsidRPr="009A3944" w:rsidRDefault="00725934" w:rsidP="00725934">
      <w:pPr>
        <w:numPr>
          <w:ilvl w:val="0"/>
          <w:numId w:val="122"/>
        </w:numPr>
        <w:suppressAutoHyphens/>
        <w:rPr>
          <w:rStyle w:val="basetext"/>
          <w:rFonts w:cs="Times New Roman"/>
          <w:sz w:val="24"/>
        </w:rPr>
      </w:pPr>
      <w:r w:rsidRPr="009A3944">
        <w:rPr>
          <w:rStyle w:val="basetext"/>
          <w:rFonts w:cs="Times New Roman"/>
          <w:sz w:val="24"/>
        </w:rPr>
        <w:t xml:space="preserve"> This constructor or member function is unnecessary.</w:t>
      </w:r>
    </w:p>
    <w:p w:rsidR="00725934" w:rsidRPr="009A3944" w:rsidRDefault="00725934" w:rsidP="00725934">
      <w:pPr>
        <w:outlineLvl w:val="0"/>
        <w:rPr>
          <w:rStyle w:val="basetext"/>
          <w:rFonts w:cs="Times New Roman"/>
          <w:sz w:val="24"/>
        </w:rPr>
      </w:pPr>
      <w:r w:rsidRPr="009A3944">
        <w:rPr>
          <w:rStyle w:val="basetext"/>
          <w:rFonts w:cs="Times New Roman"/>
          <w:sz w:val="24"/>
        </w:rPr>
        <w:t xml:space="preserve">13. </w:t>
      </w:r>
      <w:r w:rsidRPr="009A3944">
        <w:rPr>
          <w:rFonts w:ascii="Times New Roman" w:hAnsi="Times New Roman" w:cs="Times New Roman"/>
          <w:sz w:val="24"/>
        </w:rPr>
        <w:t xml:space="preserve">Which of the </w:t>
      </w:r>
      <w:r w:rsidRPr="009A3944">
        <w:rPr>
          <w:rStyle w:val="basetext"/>
          <w:rFonts w:cs="Times New Roman"/>
          <w:sz w:val="24"/>
        </w:rPr>
        <w:t xml:space="preserve">following is </w:t>
      </w:r>
      <w:r w:rsidRPr="009A3944">
        <w:rPr>
          <w:rStyle w:val="basetext"/>
          <w:rFonts w:cs="Times New Roman"/>
          <w:i/>
          <w:sz w:val="24"/>
        </w:rPr>
        <w:t>not</w:t>
      </w:r>
      <w:r w:rsidRPr="009A3944">
        <w:rPr>
          <w:rStyle w:val="basetext"/>
          <w:rFonts w:cs="Times New Roman"/>
          <w:sz w:val="24"/>
        </w:rPr>
        <w:t xml:space="preserve"> true of a destructor?</w:t>
      </w:r>
    </w:p>
    <w:p w:rsidR="00725934" w:rsidRPr="009A3944" w:rsidRDefault="00725934" w:rsidP="00725934">
      <w:pPr>
        <w:numPr>
          <w:ilvl w:val="0"/>
          <w:numId w:val="123"/>
        </w:numPr>
        <w:suppressAutoHyphens/>
        <w:rPr>
          <w:rStyle w:val="CDT"/>
          <w:rFonts w:ascii="Times New Roman" w:hAnsi="Times New Roman" w:cs="Times New Roman"/>
          <w:sz w:val="24"/>
        </w:rPr>
      </w:pPr>
      <w:r w:rsidRPr="009A3944">
        <w:rPr>
          <w:rStyle w:val="basetext"/>
          <w:rFonts w:cs="Times New Roman"/>
          <w:sz w:val="24"/>
        </w:rPr>
        <w:t xml:space="preserve"> It performs termination housekeeping</w:t>
      </w:r>
      <w:r w:rsidRPr="009A3944">
        <w:rPr>
          <w:rStyle w:val="CDT"/>
          <w:rFonts w:ascii="Times New Roman" w:hAnsi="Times New Roman" w:cs="Times New Roman"/>
          <w:sz w:val="24"/>
        </w:rPr>
        <w:t>.</w:t>
      </w:r>
    </w:p>
    <w:p w:rsidR="00725934" w:rsidRPr="009A3944" w:rsidRDefault="00725934" w:rsidP="00725934">
      <w:pPr>
        <w:numPr>
          <w:ilvl w:val="0"/>
          <w:numId w:val="123"/>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w:t>
      </w:r>
      <w:r w:rsidRPr="009A3944">
        <w:rPr>
          <w:rStyle w:val="basetext"/>
          <w:rFonts w:cs="Times New Roman"/>
          <w:sz w:val="24"/>
        </w:rPr>
        <w:t>It is called before the system reclaims the object’s memory</w:t>
      </w:r>
      <w:r w:rsidRPr="009A3944">
        <w:rPr>
          <w:rStyle w:val="CDT"/>
          <w:rFonts w:ascii="Times New Roman" w:hAnsi="Times New Roman" w:cs="Times New Roman"/>
          <w:sz w:val="24"/>
        </w:rPr>
        <w:t>.</w:t>
      </w:r>
    </w:p>
    <w:p w:rsidR="00725934" w:rsidRPr="009A3944" w:rsidRDefault="00725934" w:rsidP="00725934">
      <w:pPr>
        <w:numPr>
          <w:ilvl w:val="0"/>
          <w:numId w:val="123"/>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w:t>
      </w:r>
      <w:r w:rsidRPr="009A3944">
        <w:rPr>
          <w:rStyle w:val="basetext"/>
          <w:rFonts w:cs="Times New Roman"/>
          <w:sz w:val="24"/>
        </w:rPr>
        <w:t>If the programmer does not explicitly provide a destructor, the compiler creates an “empty” destructor</w:t>
      </w:r>
      <w:r w:rsidRPr="009A3944">
        <w:rPr>
          <w:rStyle w:val="CDT"/>
          <w:rFonts w:ascii="Times New Roman" w:hAnsi="Times New Roman" w:cs="Times New Roman"/>
          <w:sz w:val="24"/>
        </w:rPr>
        <w:t>.</w:t>
      </w:r>
    </w:p>
    <w:p w:rsidR="00725934" w:rsidRPr="009A3944" w:rsidRDefault="00725934" w:rsidP="00725934">
      <w:pPr>
        <w:numPr>
          <w:ilvl w:val="0"/>
          <w:numId w:val="123"/>
        </w:numPr>
        <w:suppressAutoHyphens/>
        <w:outlineLvl w:val="0"/>
        <w:rPr>
          <w:rStyle w:val="basetext"/>
          <w:sz w:val="24"/>
        </w:rPr>
      </w:pPr>
      <w:r w:rsidRPr="009A3944">
        <w:rPr>
          <w:rStyle w:val="CDT"/>
          <w:rFonts w:ascii="Times New Roman" w:hAnsi="Times New Roman" w:cs="Times New Roman"/>
          <w:sz w:val="24"/>
        </w:rPr>
        <w:t xml:space="preserve"> </w:t>
      </w:r>
      <w:r w:rsidRPr="009A3944">
        <w:rPr>
          <w:rStyle w:val="basetext"/>
          <w:rFonts w:cs="Times New Roman"/>
          <w:sz w:val="24"/>
        </w:rPr>
        <w:t>It releases the object’s memory</w:t>
      </w:r>
      <w:r w:rsidRPr="009A3944">
        <w:rPr>
          <w:rStyle w:val="CDT"/>
          <w:rFonts w:ascii="Times New Roman" w:hAnsi="Times New Roman" w:cs="Times New Roman"/>
          <w:sz w:val="24"/>
        </w:rPr>
        <w:t>.</w:t>
      </w:r>
    </w:p>
    <w:p w:rsidR="00725934" w:rsidRPr="009A3944" w:rsidRDefault="00725934" w:rsidP="00725934">
      <w:pPr>
        <w:pStyle w:val="Body"/>
        <w:tabs>
          <w:tab w:val="left" w:pos="360"/>
          <w:tab w:val="left" w:pos="1440"/>
          <w:tab w:val="left" w:pos="2160"/>
          <w:tab w:val="left" w:pos="2880"/>
          <w:tab w:val="left" w:pos="3600"/>
          <w:tab w:val="left" w:pos="4320"/>
          <w:tab w:val="left" w:pos="5040"/>
          <w:tab w:val="left" w:pos="5760"/>
          <w:tab w:val="left" w:pos="6480"/>
          <w:tab w:val="left" w:pos="7200"/>
        </w:tabs>
        <w:spacing w:line="280" w:lineRule="atLeast"/>
        <w:jc w:val="both"/>
        <w:rPr>
          <w:rStyle w:val="basetext"/>
          <w:rFonts w:cs="Times New Roman"/>
          <w:color w:val="auto"/>
        </w:rPr>
      </w:pPr>
      <w:r w:rsidRPr="009A3944">
        <w:rPr>
          <w:rStyle w:val="basetext"/>
          <w:rFonts w:cs="Times New Roman"/>
          <w:color w:val="auto"/>
        </w:rPr>
        <w:t xml:space="preserve">14. </w:t>
      </w:r>
      <w:r w:rsidRPr="009A3944">
        <w:rPr>
          <w:rStyle w:val="basetext"/>
          <w:rFonts w:cs="Times New Roman"/>
          <w:color w:val="auto"/>
          <w:sz w:val="24"/>
        </w:rPr>
        <w:t>Given the class definition:</w:t>
      </w:r>
    </w:p>
    <w:p w:rsidR="00725934" w:rsidRPr="009A3944" w:rsidRDefault="00725934" w:rsidP="00725934">
      <w:pPr>
        <w:pStyle w:val="Body"/>
        <w:tabs>
          <w:tab w:val="left" w:pos="360"/>
          <w:tab w:val="left" w:pos="1440"/>
          <w:tab w:val="left" w:pos="2160"/>
          <w:tab w:val="left" w:pos="2880"/>
          <w:tab w:val="left" w:pos="3600"/>
          <w:tab w:val="left" w:pos="4320"/>
          <w:tab w:val="left" w:pos="5040"/>
          <w:tab w:val="left" w:pos="5760"/>
          <w:tab w:val="left" w:pos="6480"/>
          <w:tab w:val="left" w:pos="7200"/>
        </w:tabs>
        <w:spacing w:line="280" w:lineRule="atLeast"/>
        <w:ind w:left="360"/>
        <w:jc w:val="both"/>
        <w:rPr>
          <w:rStyle w:val="CDT"/>
          <w:rFonts w:ascii="Times New Roman" w:hAnsi="Times New Roman" w:cs="Times New Roman"/>
          <w:color w:val="auto"/>
        </w:rPr>
      </w:pPr>
      <w:r w:rsidRPr="009A3944">
        <w:rPr>
          <w:rStyle w:val="CDT"/>
          <w:rFonts w:ascii="Times New Roman" w:hAnsi="Times New Roman" w:cs="Times New Roman"/>
          <w:color w:val="auto"/>
        </w:rPr>
        <w:t>class CreateDestroy</w:t>
      </w:r>
    </w:p>
    <w:p w:rsidR="00725934" w:rsidRPr="009A3944" w:rsidRDefault="00725934" w:rsidP="00725934">
      <w:pPr>
        <w:pStyle w:val="Body"/>
        <w:tabs>
          <w:tab w:val="left" w:pos="360"/>
          <w:tab w:val="left" w:pos="1440"/>
          <w:tab w:val="left" w:pos="2160"/>
          <w:tab w:val="left" w:pos="2880"/>
          <w:tab w:val="left" w:pos="3600"/>
          <w:tab w:val="left" w:pos="4320"/>
          <w:tab w:val="left" w:pos="5040"/>
          <w:tab w:val="left" w:pos="5760"/>
          <w:tab w:val="left" w:pos="6480"/>
          <w:tab w:val="left" w:pos="7200"/>
        </w:tabs>
        <w:spacing w:line="280" w:lineRule="atLeast"/>
        <w:ind w:left="360"/>
        <w:jc w:val="both"/>
        <w:rPr>
          <w:rStyle w:val="CDT"/>
          <w:rFonts w:ascii="Times New Roman" w:hAnsi="Times New Roman" w:cs="Times New Roman"/>
          <w:color w:val="auto"/>
        </w:rPr>
      </w:pPr>
      <w:r w:rsidRPr="009A3944">
        <w:rPr>
          <w:rStyle w:val="CDT"/>
          <w:rFonts w:ascii="Times New Roman" w:hAnsi="Times New Roman" w:cs="Times New Roman"/>
          <w:color w:val="auto"/>
        </w:rPr>
        <w:t>{</w:t>
      </w:r>
    </w:p>
    <w:p w:rsidR="00725934" w:rsidRPr="009A3944" w:rsidRDefault="00725934" w:rsidP="00725934">
      <w:pPr>
        <w:pStyle w:val="Body"/>
        <w:tabs>
          <w:tab w:val="left" w:pos="360"/>
          <w:tab w:val="left" w:pos="1440"/>
        </w:tabs>
        <w:spacing w:line="280" w:lineRule="atLeast"/>
        <w:ind w:left="360"/>
        <w:jc w:val="both"/>
        <w:rPr>
          <w:rStyle w:val="CDT"/>
          <w:rFonts w:ascii="Times New Roman" w:hAnsi="Times New Roman" w:cs="Times New Roman"/>
          <w:color w:val="auto"/>
        </w:rPr>
      </w:pPr>
      <w:r w:rsidRPr="009A3944">
        <w:rPr>
          <w:rStyle w:val="CDT"/>
          <w:rFonts w:ascii="Times New Roman" w:hAnsi="Times New Roman" w:cs="Times New Roman"/>
          <w:color w:val="auto"/>
        </w:rPr>
        <w:t>public:</w:t>
      </w:r>
      <w:r w:rsidRPr="009A3944">
        <w:rPr>
          <w:rStyle w:val="CDT"/>
          <w:rFonts w:ascii="Times New Roman" w:hAnsi="Times New Roman" w:cs="Times New Roman"/>
          <w:color w:val="auto"/>
        </w:rPr>
        <w:tab/>
      </w:r>
    </w:p>
    <w:p w:rsidR="00725934" w:rsidRPr="009A3944" w:rsidRDefault="00725934" w:rsidP="00725934">
      <w:pPr>
        <w:pStyle w:val="Body"/>
        <w:tabs>
          <w:tab w:val="left" w:pos="360"/>
          <w:tab w:val="left" w:pos="1440"/>
          <w:tab w:val="left" w:pos="2160"/>
          <w:tab w:val="left" w:pos="2880"/>
          <w:tab w:val="left" w:pos="3600"/>
          <w:tab w:val="left" w:pos="4320"/>
          <w:tab w:val="left" w:pos="5040"/>
          <w:tab w:val="left" w:pos="5760"/>
          <w:tab w:val="left" w:pos="6480"/>
          <w:tab w:val="left" w:pos="7200"/>
        </w:tabs>
        <w:spacing w:line="280" w:lineRule="atLeast"/>
        <w:ind w:left="360"/>
        <w:jc w:val="both"/>
        <w:rPr>
          <w:rStyle w:val="CDT"/>
          <w:rFonts w:ascii="Times New Roman" w:hAnsi="Times New Roman" w:cs="Times New Roman"/>
          <w:color w:val="auto"/>
        </w:rPr>
      </w:pPr>
      <w:r w:rsidRPr="009A3944">
        <w:rPr>
          <w:rStyle w:val="CDT"/>
          <w:rFonts w:ascii="Times New Roman" w:hAnsi="Times New Roman" w:cs="Times New Roman"/>
          <w:color w:val="auto"/>
        </w:rPr>
        <w:t xml:space="preserve">   CreateDestroy() { cout &lt;&lt; "constructor called, "; }</w:t>
      </w:r>
    </w:p>
    <w:p w:rsidR="00725934" w:rsidRPr="009A3944" w:rsidRDefault="00725934" w:rsidP="00725934">
      <w:pPr>
        <w:pStyle w:val="Body"/>
        <w:tabs>
          <w:tab w:val="left" w:pos="360"/>
          <w:tab w:val="left" w:pos="1440"/>
          <w:tab w:val="left" w:pos="2160"/>
          <w:tab w:val="left" w:pos="2880"/>
          <w:tab w:val="left" w:pos="3600"/>
          <w:tab w:val="left" w:pos="4320"/>
          <w:tab w:val="left" w:pos="5040"/>
          <w:tab w:val="left" w:pos="5760"/>
          <w:tab w:val="left" w:pos="6480"/>
          <w:tab w:val="left" w:pos="7200"/>
        </w:tabs>
        <w:spacing w:line="280" w:lineRule="atLeast"/>
        <w:ind w:left="360"/>
        <w:jc w:val="both"/>
        <w:rPr>
          <w:rStyle w:val="CDT"/>
          <w:rFonts w:ascii="Times New Roman" w:hAnsi="Times New Roman" w:cs="Times New Roman"/>
          <w:color w:val="auto"/>
        </w:rPr>
      </w:pPr>
      <w:r w:rsidRPr="009A3944">
        <w:rPr>
          <w:rStyle w:val="CDT"/>
          <w:rFonts w:ascii="Times New Roman" w:hAnsi="Times New Roman" w:cs="Times New Roman"/>
          <w:color w:val="auto"/>
        </w:rPr>
        <w:t xml:space="preserve">   ~CreateDestroy() { cout &lt;&lt; "destructor called, "; } </w:t>
      </w:r>
    </w:p>
    <w:p w:rsidR="00725934" w:rsidRPr="009A3944" w:rsidRDefault="00725934" w:rsidP="00725934">
      <w:pPr>
        <w:pStyle w:val="Body"/>
        <w:tabs>
          <w:tab w:val="left" w:pos="360"/>
          <w:tab w:val="left" w:pos="1440"/>
          <w:tab w:val="left" w:pos="2160"/>
          <w:tab w:val="left" w:pos="2880"/>
          <w:tab w:val="left" w:pos="3600"/>
          <w:tab w:val="left" w:pos="4320"/>
          <w:tab w:val="left" w:pos="5040"/>
          <w:tab w:val="left" w:pos="5760"/>
          <w:tab w:val="left" w:pos="6480"/>
          <w:tab w:val="left" w:pos="7200"/>
        </w:tabs>
        <w:spacing w:line="280" w:lineRule="atLeast"/>
        <w:ind w:left="360"/>
        <w:jc w:val="both"/>
        <w:rPr>
          <w:rStyle w:val="CDT"/>
          <w:rFonts w:ascii="Times New Roman" w:hAnsi="Times New Roman" w:cs="Times New Roman"/>
          <w:color w:val="auto"/>
        </w:rPr>
      </w:pPr>
      <w:r w:rsidRPr="009A3944">
        <w:rPr>
          <w:rStyle w:val="CDT"/>
          <w:rFonts w:ascii="Times New Roman" w:hAnsi="Times New Roman" w:cs="Times New Roman"/>
          <w:color w:val="auto"/>
        </w:rPr>
        <w:t>};</w:t>
      </w:r>
    </w:p>
    <w:p w:rsidR="00725934" w:rsidRPr="009A3944" w:rsidRDefault="00725934" w:rsidP="00725934">
      <w:pPr>
        <w:pStyle w:val="Body"/>
        <w:tabs>
          <w:tab w:val="left" w:pos="360"/>
          <w:tab w:val="left" w:pos="1440"/>
          <w:tab w:val="left" w:pos="2160"/>
          <w:tab w:val="left" w:pos="2880"/>
          <w:tab w:val="left" w:pos="3600"/>
          <w:tab w:val="left" w:pos="4320"/>
          <w:tab w:val="left" w:pos="5040"/>
          <w:tab w:val="left" w:pos="5760"/>
          <w:tab w:val="left" w:pos="6480"/>
          <w:tab w:val="left" w:pos="7200"/>
        </w:tabs>
        <w:spacing w:line="280" w:lineRule="atLeast"/>
        <w:jc w:val="both"/>
        <w:rPr>
          <w:rStyle w:val="basetext"/>
          <w:rFonts w:cs="Times New Roman"/>
          <w:color w:val="auto"/>
          <w:sz w:val="24"/>
        </w:rPr>
      </w:pPr>
      <w:r w:rsidRPr="009A3944">
        <w:rPr>
          <w:rStyle w:val="basetext"/>
          <w:rFonts w:cs="Times New Roman"/>
          <w:color w:val="auto"/>
          <w:sz w:val="24"/>
        </w:rPr>
        <w:t>What will the following program output?</w:t>
      </w:r>
    </w:p>
    <w:p w:rsidR="00725934" w:rsidRPr="009A3944" w:rsidRDefault="00725934" w:rsidP="00725934">
      <w:pPr>
        <w:pStyle w:val="Body"/>
        <w:tabs>
          <w:tab w:val="left" w:pos="360"/>
          <w:tab w:val="left" w:pos="1440"/>
          <w:tab w:val="left" w:pos="2160"/>
          <w:tab w:val="left" w:pos="2880"/>
          <w:tab w:val="left" w:pos="3600"/>
          <w:tab w:val="left" w:pos="4320"/>
          <w:tab w:val="left" w:pos="5040"/>
          <w:tab w:val="left" w:pos="5760"/>
          <w:tab w:val="left" w:pos="6480"/>
          <w:tab w:val="left" w:pos="7200"/>
        </w:tabs>
        <w:spacing w:line="280" w:lineRule="atLeast"/>
        <w:ind w:left="360"/>
        <w:jc w:val="both"/>
        <w:rPr>
          <w:rStyle w:val="CDT"/>
          <w:rFonts w:ascii="Times New Roman" w:hAnsi="Times New Roman" w:cs="Times New Roman"/>
          <w:color w:val="auto"/>
        </w:rPr>
      </w:pPr>
      <w:r w:rsidRPr="009A3944">
        <w:rPr>
          <w:rStyle w:val="CDT"/>
          <w:rFonts w:ascii="Times New Roman" w:hAnsi="Times New Roman" w:cs="Times New Roman"/>
          <w:color w:val="auto"/>
        </w:rPr>
        <w:t>int main()</w:t>
      </w:r>
    </w:p>
    <w:p w:rsidR="00725934" w:rsidRPr="009A3944" w:rsidRDefault="00725934" w:rsidP="00725934">
      <w:pPr>
        <w:pStyle w:val="Body"/>
        <w:tabs>
          <w:tab w:val="left" w:pos="360"/>
          <w:tab w:val="left" w:pos="1440"/>
          <w:tab w:val="left" w:pos="2160"/>
          <w:tab w:val="left" w:pos="2880"/>
          <w:tab w:val="left" w:pos="3600"/>
          <w:tab w:val="left" w:pos="4320"/>
          <w:tab w:val="left" w:pos="5040"/>
          <w:tab w:val="left" w:pos="5760"/>
          <w:tab w:val="left" w:pos="6480"/>
          <w:tab w:val="left" w:pos="7200"/>
        </w:tabs>
        <w:spacing w:line="280" w:lineRule="atLeast"/>
        <w:ind w:left="360"/>
        <w:jc w:val="both"/>
        <w:rPr>
          <w:rStyle w:val="CDT"/>
          <w:rFonts w:ascii="Times New Roman" w:hAnsi="Times New Roman" w:cs="Times New Roman"/>
          <w:color w:val="auto"/>
        </w:rPr>
      </w:pPr>
      <w:r w:rsidRPr="009A3944">
        <w:rPr>
          <w:rStyle w:val="CDT"/>
          <w:rFonts w:ascii="Times New Roman" w:hAnsi="Times New Roman" w:cs="Times New Roman"/>
          <w:color w:val="auto"/>
        </w:rPr>
        <w:t>{</w:t>
      </w:r>
    </w:p>
    <w:p w:rsidR="00725934" w:rsidRPr="009A3944" w:rsidRDefault="00725934" w:rsidP="00725934">
      <w:pPr>
        <w:pStyle w:val="Body"/>
        <w:tabs>
          <w:tab w:val="left" w:pos="360"/>
          <w:tab w:val="left" w:pos="1440"/>
          <w:tab w:val="left" w:pos="2160"/>
          <w:tab w:val="left" w:pos="2880"/>
          <w:tab w:val="left" w:pos="3600"/>
          <w:tab w:val="left" w:pos="4320"/>
          <w:tab w:val="left" w:pos="5040"/>
          <w:tab w:val="left" w:pos="5760"/>
          <w:tab w:val="left" w:pos="6480"/>
          <w:tab w:val="left" w:pos="7200"/>
        </w:tabs>
        <w:spacing w:line="280" w:lineRule="atLeast"/>
        <w:ind w:left="360"/>
        <w:jc w:val="both"/>
        <w:rPr>
          <w:rStyle w:val="CDT"/>
          <w:rFonts w:ascii="Times New Roman" w:hAnsi="Times New Roman" w:cs="Times New Roman"/>
          <w:color w:val="auto"/>
        </w:rPr>
      </w:pPr>
      <w:r w:rsidRPr="009A3944">
        <w:rPr>
          <w:rStyle w:val="CDT"/>
          <w:rFonts w:ascii="Times New Roman" w:hAnsi="Times New Roman" w:cs="Times New Roman"/>
          <w:color w:val="auto"/>
        </w:rPr>
        <w:t xml:space="preserve">   CreateDestroy c1;</w:t>
      </w:r>
    </w:p>
    <w:p w:rsidR="00725934" w:rsidRPr="009A3944" w:rsidRDefault="00725934" w:rsidP="00725934">
      <w:pPr>
        <w:pStyle w:val="Body"/>
        <w:tabs>
          <w:tab w:val="left" w:pos="360"/>
          <w:tab w:val="left" w:pos="1440"/>
          <w:tab w:val="left" w:pos="2160"/>
          <w:tab w:val="left" w:pos="2880"/>
          <w:tab w:val="left" w:pos="3600"/>
          <w:tab w:val="left" w:pos="4320"/>
          <w:tab w:val="left" w:pos="5040"/>
          <w:tab w:val="left" w:pos="5760"/>
          <w:tab w:val="left" w:pos="6480"/>
          <w:tab w:val="left" w:pos="7200"/>
        </w:tabs>
        <w:spacing w:line="280" w:lineRule="atLeast"/>
        <w:ind w:left="360"/>
        <w:jc w:val="both"/>
        <w:rPr>
          <w:rStyle w:val="CDT"/>
          <w:rFonts w:ascii="Times New Roman" w:hAnsi="Times New Roman" w:cs="Times New Roman"/>
          <w:color w:val="auto"/>
        </w:rPr>
      </w:pPr>
      <w:r w:rsidRPr="009A3944">
        <w:rPr>
          <w:rStyle w:val="CDT"/>
          <w:rFonts w:ascii="Times New Roman" w:hAnsi="Times New Roman" w:cs="Times New Roman"/>
          <w:color w:val="auto"/>
        </w:rPr>
        <w:t xml:space="preserve">   CreateDestroy c2;</w:t>
      </w:r>
    </w:p>
    <w:p w:rsidR="00725934" w:rsidRPr="009A3944" w:rsidRDefault="00725934" w:rsidP="00725934">
      <w:pPr>
        <w:pStyle w:val="Body"/>
        <w:tabs>
          <w:tab w:val="left" w:pos="360"/>
          <w:tab w:val="left" w:pos="1440"/>
          <w:tab w:val="left" w:pos="2160"/>
          <w:tab w:val="left" w:pos="2880"/>
          <w:tab w:val="left" w:pos="3600"/>
          <w:tab w:val="left" w:pos="4320"/>
          <w:tab w:val="left" w:pos="5040"/>
          <w:tab w:val="left" w:pos="5760"/>
          <w:tab w:val="left" w:pos="6480"/>
          <w:tab w:val="left" w:pos="7200"/>
        </w:tabs>
        <w:spacing w:line="280" w:lineRule="atLeast"/>
        <w:ind w:left="360"/>
        <w:jc w:val="both"/>
        <w:rPr>
          <w:rStyle w:val="CDT"/>
          <w:rFonts w:ascii="Times New Roman" w:hAnsi="Times New Roman" w:cs="Times New Roman"/>
          <w:color w:val="auto"/>
        </w:rPr>
      </w:pPr>
      <w:r w:rsidRPr="009A3944">
        <w:rPr>
          <w:rStyle w:val="CDT"/>
          <w:rFonts w:ascii="Times New Roman" w:hAnsi="Times New Roman" w:cs="Times New Roman"/>
          <w:color w:val="auto"/>
        </w:rPr>
        <w:t xml:space="preserve">   return 0;</w:t>
      </w:r>
    </w:p>
    <w:p w:rsidR="00725934" w:rsidRPr="009A3944" w:rsidRDefault="00725934" w:rsidP="00725934">
      <w:pPr>
        <w:pStyle w:val="Body"/>
        <w:tabs>
          <w:tab w:val="left" w:pos="360"/>
          <w:tab w:val="left" w:pos="1440"/>
          <w:tab w:val="left" w:pos="2160"/>
          <w:tab w:val="left" w:pos="2880"/>
          <w:tab w:val="left" w:pos="3600"/>
          <w:tab w:val="left" w:pos="4320"/>
          <w:tab w:val="left" w:pos="5040"/>
          <w:tab w:val="left" w:pos="5760"/>
          <w:tab w:val="left" w:pos="6480"/>
          <w:tab w:val="left" w:pos="7200"/>
        </w:tabs>
        <w:spacing w:line="280" w:lineRule="atLeast"/>
        <w:ind w:left="360"/>
        <w:jc w:val="both"/>
        <w:rPr>
          <w:rStyle w:val="CDT"/>
          <w:rFonts w:ascii="Times New Roman" w:hAnsi="Times New Roman" w:cs="Times New Roman"/>
          <w:color w:val="auto"/>
        </w:rPr>
      </w:pPr>
      <w:r w:rsidRPr="009A3944">
        <w:rPr>
          <w:rStyle w:val="CDT"/>
          <w:rFonts w:ascii="Times New Roman" w:hAnsi="Times New Roman" w:cs="Times New Roman"/>
          <w:color w:val="auto"/>
        </w:rPr>
        <w:t>}</w:t>
      </w:r>
    </w:p>
    <w:p w:rsidR="00725934" w:rsidRPr="009A3944" w:rsidRDefault="00725934" w:rsidP="00725934">
      <w:pPr>
        <w:numPr>
          <w:ilvl w:val="0"/>
          <w:numId w:val="124"/>
        </w:numPr>
        <w:suppressAutoHyphens/>
        <w:rPr>
          <w:rStyle w:val="CDT"/>
          <w:rFonts w:ascii="Times New Roman" w:hAnsi="Times New Roman"/>
          <w:sz w:val="24"/>
        </w:rPr>
      </w:pPr>
      <w:r w:rsidRPr="009A3944">
        <w:rPr>
          <w:rStyle w:val="CDT"/>
          <w:rFonts w:ascii="Times New Roman" w:hAnsi="Times New Roman"/>
          <w:sz w:val="24"/>
        </w:rPr>
        <w:t xml:space="preserve"> constructor called, destructor called, constructor called, destructor called, </w:t>
      </w:r>
    </w:p>
    <w:p w:rsidR="00725934" w:rsidRPr="009A3944" w:rsidRDefault="00725934" w:rsidP="00725934">
      <w:pPr>
        <w:numPr>
          <w:ilvl w:val="0"/>
          <w:numId w:val="124"/>
        </w:numPr>
        <w:suppressAutoHyphens/>
        <w:rPr>
          <w:rStyle w:val="CDT"/>
          <w:rFonts w:ascii="Times New Roman" w:hAnsi="Times New Roman"/>
          <w:sz w:val="24"/>
        </w:rPr>
      </w:pPr>
      <w:r w:rsidRPr="009A3944">
        <w:rPr>
          <w:rStyle w:val="CDT"/>
          <w:rFonts w:ascii="Times New Roman" w:hAnsi="Times New Roman"/>
          <w:sz w:val="24"/>
        </w:rPr>
        <w:t xml:space="preserve"> constructor called, destructor called, </w:t>
      </w:r>
    </w:p>
    <w:p w:rsidR="00725934" w:rsidRPr="009A3944" w:rsidRDefault="00725934" w:rsidP="00725934">
      <w:pPr>
        <w:numPr>
          <w:ilvl w:val="0"/>
          <w:numId w:val="124"/>
        </w:numPr>
        <w:suppressAutoHyphens/>
        <w:rPr>
          <w:rStyle w:val="CDT"/>
          <w:rFonts w:ascii="Times New Roman" w:hAnsi="Times New Roman"/>
          <w:sz w:val="24"/>
        </w:rPr>
      </w:pPr>
      <w:r w:rsidRPr="009A3944">
        <w:rPr>
          <w:rStyle w:val="CDT"/>
          <w:rFonts w:ascii="Times New Roman" w:hAnsi="Times New Roman"/>
          <w:sz w:val="24"/>
        </w:rPr>
        <w:t xml:space="preserve"> constructor called, constructor called, </w:t>
      </w:r>
    </w:p>
    <w:p w:rsidR="00725934" w:rsidRPr="009A3944" w:rsidRDefault="00725934" w:rsidP="00725934">
      <w:pPr>
        <w:numPr>
          <w:ilvl w:val="0"/>
          <w:numId w:val="124"/>
        </w:numPr>
        <w:suppressAutoHyphens/>
        <w:rPr>
          <w:rStyle w:val="CDT"/>
          <w:rFonts w:ascii="Times New Roman" w:hAnsi="Times New Roman"/>
          <w:sz w:val="24"/>
        </w:rPr>
      </w:pPr>
      <w:r w:rsidRPr="009A3944">
        <w:rPr>
          <w:rStyle w:val="CDT"/>
          <w:rFonts w:ascii="Times New Roman" w:hAnsi="Times New Roman"/>
          <w:sz w:val="24"/>
        </w:rPr>
        <w:t xml:space="preserve"> constructor called, constructor called, destructor called, destructor called, </w:t>
      </w:r>
    </w:p>
    <w:p w:rsidR="00501896" w:rsidRPr="009A3944" w:rsidRDefault="00501896" w:rsidP="00501896">
      <w:pPr>
        <w:suppressAutoHyphens/>
        <w:rPr>
          <w:rStyle w:val="CDT"/>
          <w:rFonts w:ascii="Times New Roman" w:hAnsi="Times New Roman"/>
          <w:sz w:val="24"/>
        </w:rPr>
      </w:pPr>
    </w:p>
    <w:p w:rsidR="00501896" w:rsidRPr="009A3944" w:rsidRDefault="00501896" w:rsidP="00501896">
      <w:pPr>
        <w:suppressAutoHyphens/>
        <w:rPr>
          <w:rStyle w:val="CDT"/>
          <w:rFonts w:ascii="Times New Roman" w:hAnsi="Times New Roman"/>
          <w:sz w:val="24"/>
        </w:rPr>
      </w:pPr>
    </w:p>
    <w:p w:rsidR="00501896" w:rsidRPr="009A3944" w:rsidRDefault="00501896" w:rsidP="00501896">
      <w:pPr>
        <w:suppressAutoHyphens/>
        <w:rPr>
          <w:rStyle w:val="CDT"/>
          <w:rFonts w:ascii="Times New Roman" w:hAnsi="Times New Roman"/>
          <w:sz w:val="24"/>
        </w:rPr>
      </w:pPr>
    </w:p>
    <w:p w:rsidR="00501896" w:rsidRPr="009A3944" w:rsidRDefault="00501896" w:rsidP="00501896">
      <w:pPr>
        <w:suppressAutoHyphens/>
        <w:rPr>
          <w:rStyle w:val="CDT"/>
          <w:rFonts w:ascii="Times New Roman" w:hAnsi="Times New Roman"/>
          <w:sz w:val="24"/>
        </w:rPr>
      </w:pPr>
    </w:p>
    <w:p w:rsidR="00725934" w:rsidRPr="009A3944" w:rsidRDefault="00725934" w:rsidP="00725934">
      <w:pPr>
        <w:pStyle w:val="Body"/>
        <w:tabs>
          <w:tab w:val="left" w:pos="360"/>
          <w:tab w:val="left" w:pos="1440"/>
          <w:tab w:val="left" w:pos="2160"/>
          <w:tab w:val="left" w:pos="2880"/>
          <w:tab w:val="left" w:pos="3600"/>
          <w:tab w:val="left" w:pos="4320"/>
          <w:tab w:val="left" w:pos="5040"/>
          <w:tab w:val="left" w:pos="5760"/>
          <w:tab w:val="left" w:pos="6480"/>
          <w:tab w:val="left" w:pos="7200"/>
        </w:tabs>
        <w:spacing w:line="280" w:lineRule="atLeast"/>
        <w:jc w:val="both"/>
        <w:rPr>
          <w:rStyle w:val="basetext"/>
          <w:rFonts w:cs="Times New Roman"/>
          <w:color w:val="auto"/>
          <w:sz w:val="24"/>
        </w:rPr>
      </w:pPr>
      <w:r w:rsidRPr="009A3944">
        <w:rPr>
          <w:rStyle w:val="basetext"/>
          <w:rFonts w:cs="Times New Roman"/>
          <w:color w:val="auto"/>
        </w:rPr>
        <w:t xml:space="preserve">15. </w:t>
      </w:r>
      <w:r w:rsidRPr="009A3944">
        <w:rPr>
          <w:rStyle w:val="basetext"/>
          <w:rFonts w:cs="Times New Roman"/>
          <w:color w:val="auto"/>
          <w:sz w:val="24"/>
        </w:rPr>
        <w:t>Given the class definition:</w:t>
      </w:r>
    </w:p>
    <w:p w:rsidR="00725934" w:rsidRPr="009A3944" w:rsidRDefault="00725934" w:rsidP="00725934">
      <w:pPr>
        <w:pStyle w:val="Body"/>
        <w:tabs>
          <w:tab w:val="left" w:pos="360"/>
          <w:tab w:val="left" w:pos="1440"/>
          <w:tab w:val="left" w:pos="2160"/>
          <w:tab w:val="left" w:pos="2880"/>
          <w:tab w:val="left" w:pos="3600"/>
          <w:tab w:val="left" w:pos="4320"/>
          <w:tab w:val="left" w:pos="5040"/>
          <w:tab w:val="left" w:pos="5760"/>
          <w:tab w:val="left" w:pos="6480"/>
          <w:tab w:val="left" w:pos="7200"/>
        </w:tabs>
        <w:spacing w:line="280" w:lineRule="atLeast"/>
        <w:ind w:left="360"/>
        <w:jc w:val="both"/>
        <w:rPr>
          <w:rStyle w:val="CDT"/>
          <w:rFonts w:ascii="Times New Roman" w:hAnsi="Times New Roman" w:cs="Times New Roman"/>
          <w:color w:val="auto"/>
        </w:rPr>
      </w:pPr>
      <w:r w:rsidRPr="009A3944">
        <w:rPr>
          <w:rStyle w:val="CDT"/>
          <w:rFonts w:ascii="Times New Roman" w:hAnsi="Times New Roman" w:cs="Times New Roman"/>
          <w:color w:val="auto"/>
        </w:rPr>
        <w:t>class CreateDestroy</w:t>
      </w:r>
    </w:p>
    <w:p w:rsidR="00725934" w:rsidRPr="009A3944" w:rsidRDefault="00725934" w:rsidP="00725934">
      <w:pPr>
        <w:pStyle w:val="Body"/>
        <w:tabs>
          <w:tab w:val="left" w:pos="360"/>
          <w:tab w:val="left" w:pos="1440"/>
          <w:tab w:val="left" w:pos="2160"/>
          <w:tab w:val="left" w:pos="2880"/>
          <w:tab w:val="left" w:pos="3600"/>
          <w:tab w:val="left" w:pos="4320"/>
          <w:tab w:val="left" w:pos="5040"/>
          <w:tab w:val="left" w:pos="5760"/>
          <w:tab w:val="left" w:pos="6480"/>
          <w:tab w:val="left" w:pos="7200"/>
        </w:tabs>
        <w:spacing w:line="280" w:lineRule="atLeast"/>
        <w:ind w:left="360"/>
        <w:jc w:val="both"/>
        <w:rPr>
          <w:rStyle w:val="CDT"/>
          <w:rFonts w:ascii="Times New Roman" w:hAnsi="Times New Roman" w:cs="Times New Roman"/>
          <w:color w:val="auto"/>
        </w:rPr>
      </w:pPr>
      <w:r w:rsidRPr="009A3944">
        <w:rPr>
          <w:rStyle w:val="CDT"/>
          <w:rFonts w:ascii="Times New Roman" w:hAnsi="Times New Roman" w:cs="Times New Roman"/>
          <w:color w:val="auto"/>
        </w:rPr>
        <w:t>{</w:t>
      </w:r>
    </w:p>
    <w:p w:rsidR="00725934" w:rsidRPr="009A3944" w:rsidRDefault="00725934" w:rsidP="00725934">
      <w:pPr>
        <w:pStyle w:val="Body"/>
        <w:tabs>
          <w:tab w:val="left" w:pos="360"/>
          <w:tab w:val="left" w:pos="1440"/>
          <w:tab w:val="left" w:pos="2160"/>
          <w:tab w:val="left" w:pos="2880"/>
          <w:tab w:val="left" w:pos="3600"/>
          <w:tab w:val="left" w:pos="4320"/>
          <w:tab w:val="left" w:pos="5040"/>
          <w:tab w:val="left" w:pos="5760"/>
          <w:tab w:val="left" w:pos="6480"/>
          <w:tab w:val="left" w:pos="7200"/>
        </w:tabs>
        <w:spacing w:line="280" w:lineRule="atLeast"/>
        <w:ind w:left="360"/>
        <w:jc w:val="both"/>
        <w:rPr>
          <w:rStyle w:val="CDT"/>
          <w:rFonts w:ascii="Times New Roman" w:hAnsi="Times New Roman" w:cs="Times New Roman"/>
          <w:color w:val="auto"/>
        </w:rPr>
      </w:pPr>
      <w:r w:rsidRPr="009A3944">
        <w:rPr>
          <w:rStyle w:val="CDT"/>
          <w:rFonts w:ascii="Times New Roman" w:hAnsi="Times New Roman" w:cs="Times New Roman"/>
          <w:color w:val="auto"/>
        </w:rPr>
        <w:t>public:</w:t>
      </w:r>
    </w:p>
    <w:p w:rsidR="00725934" w:rsidRPr="009A3944" w:rsidRDefault="00725934" w:rsidP="00725934">
      <w:pPr>
        <w:pStyle w:val="Body"/>
        <w:tabs>
          <w:tab w:val="left" w:pos="360"/>
          <w:tab w:val="left" w:pos="1440"/>
          <w:tab w:val="left" w:pos="2160"/>
          <w:tab w:val="left" w:pos="2880"/>
          <w:tab w:val="left" w:pos="3600"/>
          <w:tab w:val="left" w:pos="4320"/>
          <w:tab w:val="left" w:pos="5040"/>
          <w:tab w:val="left" w:pos="5760"/>
          <w:tab w:val="left" w:pos="6480"/>
          <w:tab w:val="left" w:pos="7200"/>
        </w:tabs>
        <w:spacing w:line="280" w:lineRule="atLeast"/>
        <w:ind w:left="360"/>
        <w:jc w:val="both"/>
        <w:rPr>
          <w:rStyle w:val="CDT"/>
          <w:rFonts w:ascii="Times New Roman" w:hAnsi="Times New Roman" w:cs="Times New Roman"/>
          <w:color w:val="auto"/>
        </w:rPr>
      </w:pPr>
      <w:r w:rsidRPr="009A3944">
        <w:rPr>
          <w:rStyle w:val="CDT"/>
          <w:rFonts w:ascii="Times New Roman" w:hAnsi="Times New Roman" w:cs="Times New Roman"/>
          <w:color w:val="auto"/>
        </w:rPr>
        <w:t xml:space="preserve">   CreateDestroy() { cout &lt;&lt; "constructor called, "; }</w:t>
      </w:r>
    </w:p>
    <w:p w:rsidR="00725934" w:rsidRPr="009A3944" w:rsidRDefault="00725934" w:rsidP="00725934">
      <w:pPr>
        <w:pStyle w:val="Body"/>
        <w:tabs>
          <w:tab w:val="left" w:pos="360"/>
          <w:tab w:val="left" w:pos="1440"/>
          <w:tab w:val="left" w:pos="2160"/>
          <w:tab w:val="left" w:pos="2880"/>
          <w:tab w:val="left" w:pos="3600"/>
          <w:tab w:val="left" w:pos="4320"/>
          <w:tab w:val="left" w:pos="5040"/>
          <w:tab w:val="left" w:pos="5760"/>
          <w:tab w:val="left" w:pos="6480"/>
          <w:tab w:val="left" w:pos="7200"/>
        </w:tabs>
        <w:spacing w:line="280" w:lineRule="atLeast"/>
        <w:ind w:left="360"/>
        <w:jc w:val="both"/>
        <w:rPr>
          <w:rStyle w:val="CDT"/>
          <w:rFonts w:ascii="Times New Roman" w:hAnsi="Times New Roman" w:cs="Times New Roman"/>
          <w:color w:val="auto"/>
        </w:rPr>
      </w:pPr>
      <w:r w:rsidRPr="009A3944">
        <w:rPr>
          <w:rStyle w:val="CDT"/>
          <w:rFonts w:ascii="Times New Roman" w:hAnsi="Times New Roman" w:cs="Times New Roman"/>
          <w:color w:val="auto"/>
        </w:rPr>
        <w:t xml:space="preserve">   ~CreateDestroy() { cout &lt;&lt; "destructor called, "; } </w:t>
      </w:r>
    </w:p>
    <w:p w:rsidR="00725934" w:rsidRPr="009A3944" w:rsidRDefault="00725934" w:rsidP="00725934">
      <w:pPr>
        <w:pStyle w:val="Body"/>
        <w:tabs>
          <w:tab w:val="left" w:pos="360"/>
          <w:tab w:val="left" w:pos="1440"/>
          <w:tab w:val="left" w:pos="2160"/>
          <w:tab w:val="left" w:pos="2880"/>
          <w:tab w:val="left" w:pos="3600"/>
          <w:tab w:val="left" w:pos="4320"/>
          <w:tab w:val="left" w:pos="5040"/>
          <w:tab w:val="left" w:pos="5760"/>
          <w:tab w:val="left" w:pos="6480"/>
          <w:tab w:val="left" w:pos="7200"/>
        </w:tabs>
        <w:spacing w:line="280" w:lineRule="atLeast"/>
        <w:ind w:left="360"/>
        <w:jc w:val="both"/>
        <w:rPr>
          <w:rStyle w:val="CDT"/>
          <w:rFonts w:ascii="Times New Roman" w:hAnsi="Times New Roman" w:cs="Times New Roman"/>
          <w:color w:val="auto"/>
        </w:rPr>
      </w:pPr>
      <w:r w:rsidRPr="009A3944">
        <w:rPr>
          <w:rStyle w:val="CDT"/>
          <w:rFonts w:ascii="Times New Roman" w:hAnsi="Times New Roman" w:cs="Times New Roman"/>
          <w:color w:val="auto"/>
        </w:rPr>
        <w:t>};</w:t>
      </w:r>
    </w:p>
    <w:p w:rsidR="00725934" w:rsidRPr="009A3944" w:rsidRDefault="00725934" w:rsidP="00725934">
      <w:pPr>
        <w:pStyle w:val="Body"/>
        <w:tabs>
          <w:tab w:val="left" w:pos="360"/>
          <w:tab w:val="left" w:pos="1440"/>
          <w:tab w:val="left" w:pos="2160"/>
          <w:tab w:val="left" w:pos="2880"/>
          <w:tab w:val="left" w:pos="3600"/>
          <w:tab w:val="left" w:pos="4320"/>
          <w:tab w:val="left" w:pos="5040"/>
          <w:tab w:val="left" w:pos="5760"/>
          <w:tab w:val="left" w:pos="6480"/>
          <w:tab w:val="left" w:pos="7200"/>
        </w:tabs>
        <w:spacing w:line="280" w:lineRule="atLeast"/>
        <w:jc w:val="both"/>
        <w:rPr>
          <w:rStyle w:val="basetext"/>
          <w:rFonts w:cs="Times New Roman"/>
          <w:color w:val="auto"/>
          <w:sz w:val="24"/>
        </w:rPr>
      </w:pPr>
      <w:r w:rsidRPr="009A3944">
        <w:rPr>
          <w:rStyle w:val="basetext"/>
          <w:rFonts w:cs="Times New Roman"/>
          <w:color w:val="auto"/>
          <w:sz w:val="24"/>
        </w:rPr>
        <w:t>What will the following program output?</w:t>
      </w:r>
    </w:p>
    <w:p w:rsidR="00725934" w:rsidRPr="009A3944" w:rsidRDefault="00725934" w:rsidP="00725934">
      <w:pPr>
        <w:pStyle w:val="Body"/>
        <w:tabs>
          <w:tab w:val="left" w:pos="360"/>
          <w:tab w:val="left" w:pos="1440"/>
          <w:tab w:val="left" w:pos="2160"/>
          <w:tab w:val="left" w:pos="2880"/>
          <w:tab w:val="left" w:pos="3600"/>
          <w:tab w:val="left" w:pos="4320"/>
          <w:tab w:val="left" w:pos="5040"/>
          <w:tab w:val="left" w:pos="5760"/>
          <w:tab w:val="left" w:pos="6480"/>
          <w:tab w:val="left" w:pos="7200"/>
        </w:tabs>
        <w:spacing w:line="280" w:lineRule="atLeast"/>
        <w:ind w:left="360"/>
        <w:jc w:val="both"/>
        <w:rPr>
          <w:rStyle w:val="CDT"/>
          <w:rFonts w:ascii="Times New Roman" w:hAnsi="Times New Roman" w:cs="Times New Roman"/>
          <w:color w:val="auto"/>
        </w:rPr>
      </w:pPr>
      <w:r w:rsidRPr="009A3944">
        <w:rPr>
          <w:rStyle w:val="CDT"/>
          <w:rFonts w:ascii="Times New Roman" w:hAnsi="Times New Roman" w:cs="Times New Roman"/>
          <w:color w:val="auto"/>
        </w:rPr>
        <w:t>int main()</w:t>
      </w:r>
    </w:p>
    <w:p w:rsidR="00725934" w:rsidRPr="009A3944" w:rsidRDefault="00725934" w:rsidP="00725934">
      <w:pPr>
        <w:pStyle w:val="Body"/>
        <w:tabs>
          <w:tab w:val="left" w:pos="360"/>
          <w:tab w:val="left" w:pos="1440"/>
          <w:tab w:val="left" w:pos="2160"/>
          <w:tab w:val="left" w:pos="2880"/>
          <w:tab w:val="left" w:pos="3600"/>
          <w:tab w:val="left" w:pos="4320"/>
          <w:tab w:val="left" w:pos="5040"/>
          <w:tab w:val="left" w:pos="5760"/>
          <w:tab w:val="left" w:pos="6480"/>
          <w:tab w:val="left" w:pos="7200"/>
        </w:tabs>
        <w:spacing w:line="280" w:lineRule="atLeast"/>
        <w:ind w:left="360"/>
        <w:jc w:val="both"/>
        <w:rPr>
          <w:rStyle w:val="CDT"/>
          <w:rFonts w:ascii="Times New Roman" w:hAnsi="Times New Roman" w:cs="Times New Roman"/>
          <w:color w:val="auto"/>
        </w:rPr>
      </w:pPr>
      <w:r w:rsidRPr="009A3944">
        <w:rPr>
          <w:rStyle w:val="CDT"/>
          <w:rFonts w:ascii="Times New Roman" w:hAnsi="Times New Roman" w:cs="Times New Roman"/>
          <w:color w:val="auto"/>
        </w:rPr>
        <w:t>{</w:t>
      </w:r>
    </w:p>
    <w:p w:rsidR="00725934" w:rsidRPr="009A3944" w:rsidRDefault="00725934" w:rsidP="00725934">
      <w:pPr>
        <w:pStyle w:val="Body"/>
        <w:tabs>
          <w:tab w:val="left" w:pos="360"/>
          <w:tab w:val="left" w:pos="1440"/>
          <w:tab w:val="left" w:pos="2160"/>
          <w:tab w:val="left" w:pos="2880"/>
          <w:tab w:val="left" w:pos="3600"/>
          <w:tab w:val="left" w:pos="4320"/>
          <w:tab w:val="left" w:pos="5040"/>
          <w:tab w:val="left" w:pos="5760"/>
          <w:tab w:val="left" w:pos="6480"/>
          <w:tab w:val="left" w:pos="7200"/>
        </w:tabs>
        <w:spacing w:line="280" w:lineRule="atLeast"/>
        <w:ind w:left="360"/>
        <w:jc w:val="both"/>
        <w:rPr>
          <w:rStyle w:val="CDT"/>
          <w:rFonts w:ascii="Times New Roman" w:hAnsi="Times New Roman" w:cs="Times New Roman"/>
          <w:color w:val="auto"/>
        </w:rPr>
      </w:pPr>
      <w:r w:rsidRPr="009A3944">
        <w:rPr>
          <w:rStyle w:val="CDT"/>
          <w:rFonts w:ascii="Times New Roman" w:hAnsi="Times New Roman" w:cs="Times New Roman"/>
          <w:color w:val="auto"/>
        </w:rPr>
        <w:t xml:space="preserve">   for ( int i = 1; i &lt;= 2; i++ )</w:t>
      </w:r>
    </w:p>
    <w:p w:rsidR="00725934" w:rsidRPr="009A3944" w:rsidRDefault="00725934" w:rsidP="00725934">
      <w:pPr>
        <w:pStyle w:val="Body"/>
        <w:tabs>
          <w:tab w:val="left" w:pos="360"/>
          <w:tab w:val="left" w:pos="1440"/>
          <w:tab w:val="left" w:pos="2160"/>
          <w:tab w:val="left" w:pos="2880"/>
          <w:tab w:val="left" w:pos="3600"/>
          <w:tab w:val="left" w:pos="4320"/>
          <w:tab w:val="left" w:pos="5040"/>
          <w:tab w:val="left" w:pos="5760"/>
          <w:tab w:val="left" w:pos="6480"/>
          <w:tab w:val="left" w:pos="7200"/>
        </w:tabs>
        <w:spacing w:line="280" w:lineRule="atLeast"/>
        <w:ind w:left="360"/>
        <w:jc w:val="both"/>
        <w:rPr>
          <w:rStyle w:val="CDT"/>
          <w:rFonts w:ascii="Times New Roman" w:hAnsi="Times New Roman" w:cs="Times New Roman"/>
          <w:color w:val="auto"/>
        </w:rPr>
      </w:pPr>
      <w:r w:rsidRPr="009A3944">
        <w:rPr>
          <w:rStyle w:val="CDT"/>
          <w:rFonts w:ascii="Times New Roman" w:hAnsi="Times New Roman" w:cs="Times New Roman"/>
          <w:color w:val="auto"/>
        </w:rPr>
        <w:t xml:space="preserve">      CreateDestroy cd;</w:t>
      </w:r>
    </w:p>
    <w:p w:rsidR="00725934" w:rsidRPr="009A3944" w:rsidRDefault="00725934" w:rsidP="00725934">
      <w:pPr>
        <w:pStyle w:val="Body"/>
        <w:tabs>
          <w:tab w:val="left" w:pos="360"/>
          <w:tab w:val="left" w:pos="1440"/>
          <w:tab w:val="left" w:pos="2160"/>
          <w:tab w:val="left" w:pos="2880"/>
          <w:tab w:val="left" w:pos="3600"/>
          <w:tab w:val="left" w:pos="4320"/>
          <w:tab w:val="left" w:pos="5040"/>
          <w:tab w:val="left" w:pos="5760"/>
          <w:tab w:val="left" w:pos="6480"/>
          <w:tab w:val="left" w:pos="7200"/>
        </w:tabs>
        <w:spacing w:line="280" w:lineRule="atLeast"/>
        <w:ind w:left="360"/>
        <w:jc w:val="both"/>
        <w:rPr>
          <w:rStyle w:val="CDT"/>
          <w:rFonts w:ascii="Times New Roman" w:hAnsi="Times New Roman" w:cs="Times New Roman"/>
          <w:color w:val="auto"/>
        </w:rPr>
      </w:pPr>
      <w:r w:rsidRPr="009A3944">
        <w:rPr>
          <w:rStyle w:val="CDT"/>
          <w:rFonts w:ascii="Times New Roman" w:hAnsi="Times New Roman" w:cs="Times New Roman"/>
          <w:color w:val="auto"/>
        </w:rPr>
        <w:t xml:space="preserve">   return 0;</w:t>
      </w:r>
    </w:p>
    <w:p w:rsidR="00725934" w:rsidRPr="009A3944" w:rsidRDefault="00725934" w:rsidP="00725934">
      <w:pPr>
        <w:pStyle w:val="Body"/>
        <w:tabs>
          <w:tab w:val="left" w:pos="360"/>
          <w:tab w:val="left" w:pos="1440"/>
          <w:tab w:val="left" w:pos="2160"/>
          <w:tab w:val="left" w:pos="2880"/>
          <w:tab w:val="left" w:pos="3600"/>
          <w:tab w:val="left" w:pos="4320"/>
          <w:tab w:val="left" w:pos="5040"/>
          <w:tab w:val="left" w:pos="5760"/>
          <w:tab w:val="left" w:pos="6480"/>
          <w:tab w:val="left" w:pos="7200"/>
        </w:tabs>
        <w:spacing w:line="280" w:lineRule="atLeast"/>
        <w:ind w:left="360"/>
        <w:jc w:val="both"/>
        <w:rPr>
          <w:rStyle w:val="CDT"/>
          <w:rFonts w:ascii="Times New Roman" w:hAnsi="Times New Roman" w:cs="Times New Roman"/>
          <w:color w:val="auto"/>
        </w:rPr>
      </w:pPr>
      <w:r w:rsidRPr="009A3944">
        <w:rPr>
          <w:rStyle w:val="CDT"/>
          <w:rFonts w:ascii="Times New Roman" w:hAnsi="Times New Roman" w:cs="Times New Roman"/>
          <w:color w:val="auto"/>
        </w:rPr>
        <w:t>}</w:t>
      </w:r>
    </w:p>
    <w:p w:rsidR="00725934" w:rsidRPr="009A3944" w:rsidRDefault="00725934" w:rsidP="00725934">
      <w:pPr>
        <w:numPr>
          <w:ilvl w:val="0"/>
          <w:numId w:val="125"/>
        </w:numPr>
        <w:suppressAutoHyphens/>
        <w:rPr>
          <w:rStyle w:val="basetext"/>
          <w:rFonts w:cs="Times New Roman"/>
          <w:sz w:val="24"/>
        </w:rPr>
      </w:pPr>
      <w:r w:rsidRPr="009A3944">
        <w:rPr>
          <w:rStyle w:val="basetext"/>
          <w:rFonts w:cs="Times New Roman"/>
          <w:sz w:val="24"/>
        </w:rPr>
        <w:t xml:space="preserve"> </w:t>
      </w:r>
      <w:r w:rsidRPr="009A3944">
        <w:rPr>
          <w:rStyle w:val="CDT"/>
          <w:rFonts w:ascii="Times New Roman" w:hAnsi="Times New Roman" w:cs="Times New Roman"/>
          <w:sz w:val="24"/>
        </w:rPr>
        <w:t xml:space="preserve">constructor called, destructor called, constructor called, destructor called, </w:t>
      </w:r>
    </w:p>
    <w:p w:rsidR="00725934" w:rsidRPr="009A3944" w:rsidRDefault="00725934" w:rsidP="00725934">
      <w:pPr>
        <w:numPr>
          <w:ilvl w:val="0"/>
          <w:numId w:val="125"/>
        </w:numPr>
        <w:suppressAutoHyphens/>
        <w:rPr>
          <w:rStyle w:val="basetext"/>
          <w:rFonts w:cs="Times New Roman"/>
          <w:sz w:val="24"/>
        </w:rPr>
      </w:pPr>
      <w:r w:rsidRPr="009A3944">
        <w:rPr>
          <w:rStyle w:val="basetext"/>
          <w:rFonts w:cs="Times New Roman"/>
          <w:sz w:val="24"/>
        </w:rPr>
        <w:t xml:space="preserve"> </w:t>
      </w:r>
      <w:r w:rsidRPr="009A3944">
        <w:rPr>
          <w:rStyle w:val="CDT"/>
          <w:rFonts w:ascii="Times New Roman" w:hAnsi="Times New Roman" w:cs="Times New Roman"/>
          <w:sz w:val="24"/>
        </w:rPr>
        <w:t xml:space="preserve">constructor called, constructor called, </w:t>
      </w:r>
    </w:p>
    <w:p w:rsidR="00725934" w:rsidRPr="009A3944" w:rsidRDefault="00725934" w:rsidP="00725934">
      <w:pPr>
        <w:numPr>
          <w:ilvl w:val="0"/>
          <w:numId w:val="125"/>
        </w:numPr>
        <w:suppressAutoHyphens/>
        <w:rPr>
          <w:rStyle w:val="basetext"/>
          <w:rFonts w:cs="Times New Roman"/>
          <w:sz w:val="24"/>
        </w:rPr>
      </w:pPr>
      <w:r w:rsidRPr="009A3944">
        <w:rPr>
          <w:rStyle w:val="basetext"/>
          <w:rFonts w:cs="Times New Roman"/>
          <w:sz w:val="24"/>
        </w:rPr>
        <w:t xml:space="preserve"> </w:t>
      </w:r>
      <w:r w:rsidRPr="009A3944">
        <w:rPr>
          <w:rStyle w:val="CDT"/>
          <w:rFonts w:ascii="Times New Roman" w:hAnsi="Times New Roman" w:cs="Times New Roman"/>
          <w:sz w:val="24"/>
        </w:rPr>
        <w:t xml:space="preserve">constructor called, constructor called, destructor called, destructor called, </w:t>
      </w:r>
    </w:p>
    <w:p w:rsidR="00725934" w:rsidRPr="009A3944" w:rsidRDefault="00725934" w:rsidP="00725934">
      <w:pPr>
        <w:numPr>
          <w:ilvl w:val="0"/>
          <w:numId w:val="125"/>
        </w:numPr>
        <w:suppressAutoHyphens/>
        <w:rPr>
          <w:rStyle w:val="basetext"/>
          <w:rFonts w:cs="Times New Roman"/>
          <w:sz w:val="24"/>
        </w:rPr>
      </w:pPr>
      <w:r w:rsidRPr="009A3944">
        <w:rPr>
          <w:rStyle w:val="basetext"/>
          <w:rFonts w:cs="Times New Roman"/>
          <w:sz w:val="24"/>
        </w:rPr>
        <w:t xml:space="preserve"> Nothing.</w:t>
      </w:r>
    </w:p>
    <w:p w:rsidR="00725934" w:rsidRPr="009A3944" w:rsidRDefault="00725934" w:rsidP="00725934">
      <w:pPr>
        <w:outlineLvl w:val="0"/>
        <w:rPr>
          <w:rStyle w:val="basetext"/>
          <w:rFonts w:cs="Times New Roman"/>
          <w:sz w:val="24"/>
        </w:rPr>
      </w:pPr>
      <w:r w:rsidRPr="009A3944">
        <w:rPr>
          <w:rFonts w:ascii="Times New Roman" w:hAnsi="Times New Roman" w:cs="Times New Roman"/>
          <w:sz w:val="24"/>
        </w:rPr>
        <w:t>16. The assignment operator (</w:t>
      </w:r>
      <w:r w:rsidRPr="009A3944">
        <w:rPr>
          <w:rStyle w:val="CDT"/>
          <w:rFonts w:ascii="Times New Roman" w:hAnsi="Times New Roman" w:cs="Times New Roman"/>
          <w:sz w:val="24"/>
        </w:rPr>
        <w:t>=</w:t>
      </w:r>
      <w:r w:rsidRPr="009A3944">
        <w:rPr>
          <w:rFonts w:ascii="Times New Roman" w:hAnsi="Times New Roman" w:cs="Times New Roman"/>
          <w:sz w:val="24"/>
        </w:rPr>
        <w:t xml:space="preserve">) </w:t>
      </w:r>
      <w:r w:rsidRPr="009A3944">
        <w:rPr>
          <w:rFonts w:ascii="Times New Roman" w:hAnsi="Times New Roman" w:cs="Times New Roman"/>
          <w:i/>
          <w:sz w:val="24"/>
        </w:rPr>
        <w:t>can</w:t>
      </w:r>
      <w:r w:rsidRPr="009A3944">
        <w:rPr>
          <w:rFonts w:ascii="Times New Roman" w:hAnsi="Times New Roman" w:cs="Times New Roman"/>
          <w:sz w:val="24"/>
        </w:rPr>
        <w:t xml:space="preserve"> be used to:</w:t>
      </w:r>
    </w:p>
    <w:p w:rsidR="00725934" w:rsidRPr="009A3944" w:rsidRDefault="00725934" w:rsidP="00725934">
      <w:pPr>
        <w:numPr>
          <w:ilvl w:val="0"/>
          <w:numId w:val="126"/>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w:t>
      </w:r>
      <w:r w:rsidRPr="009A3944">
        <w:rPr>
          <w:rFonts w:ascii="Times New Roman" w:hAnsi="Times New Roman" w:cs="Times New Roman"/>
          <w:sz w:val="24"/>
        </w:rPr>
        <w:t>Test for equality</w:t>
      </w:r>
      <w:r w:rsidRPr="009A3944">
        <w:rPr>
          <w:rStyle w:val="CDT"/>
          <w:rFonts w:ascii="Times New Roman" w:hAnsi="Times New Roman" w:cs="Times New Roman"/>
          <w:sz w:val="24"/>
        </w:rPr>
        <w:t>.</w:t>
      </w:r>
    </w:p>
    <w:p w:rsidR="00725934" w:rsidRPr="009A3944" w:rsidRDefault="00725934" w:rsidP="00725934">
      <w:pPr>
        <w:numPr>
          <w:ilvl w:val="0"/>
          <w:numId w:val="126"/>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w:t>
      </w:r>
      <w:r w:rsidRPr="009A3944">
        <w:rPr>
          <w:rFonts w:ascii="Times New Roman" w:hAnsi="Times New Roman" w:cs="Times New Roman"/>
          <w:sz w:val="24"/>
        </w:rPr>
        <w:t>Copy data from one object to another</w:t>
      </w:r>
      <w:r w:rsidRPr="009A3944">
        <w:rPr>
          <w:rStyle w:val="CDT"/>
          <w:rFonts w:ascii="Times New Roman" w:hAnsi="Times New Roman" w:cs="Times New Roman"/>
          <w:sz w:val="24"/>
        </w:rPr>
        <w:t>.</w:t>
      </w:r>
    </w:p>
    <w:p w:rsidR="00725934" w:rsidRPr="009A3944" w:rsidRDefault="00725934" w:rsidP="00725934">
      <w:pPr>
        <w:numPr>
          <w:ilvl w:val="0"/>
          <w:numId w:val="126"/>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w:t>
      </w:r>
      <w:r w:rsidRPr="009A3944">
        <w:rPr>
          <w:rFonts w:ascii="Times New Roman" w:hAnsi="Times New Roman" w:cs="Times New Roman"/>
          <w:sz w:val="24"/>
        </w:rPr>
        <w:t>Compare two objects</w:t>
      </w:r>
      <w:r w:rsidRPr="009A3944">
        <w:rPr>
          <w:rStyle w:val="CDT"/>
          <w:rFonts w:ascii="Times New Roman" w:hAnsi="Times New Roman" w:cs="Times New Roman"/>
          <w:sz w:val="24"/>
        </w:rPr>
        <w:t>.</w:t>
      </w:r>
    </w:p>
    <w:p w:rsidR="00026E5B" w:rsidRPr="009A3944" w:rsidRDefault="00725934" w:rsidP="0060707E">
      <w:pPr>
        <w:numPr>
          <w:ilvl w:val="0"/>
          <w:numId w:val="126"/>
        </w:numPr>
        <w:suppressAutoHyphens/>
        <w:outlineLvl w:val="0"/>
        <w:rPr>
          <w:rStyle w:val="CDT"/>
          <w:rFonts w:ascii="Times New Roman" w:hAnsi="Times New Roman" w:cs="Times New Roman"/>
          <w:bCs w:val="0"/>
          <w:sz w:val="24"/>
        </w:rPr>
      </w:pPr>
      <w:r w:rsidRPr="009A3944">
        <w:rPr>
          <w:rStyle w:val="CDT"/>
          <w:rFonts w:ascii="Times New Roman" w:hAnsi="Times New Roman" w:cs="Times New Roman"/>
          <w:sz w:val="24"/>
        </w:rPr>
        <w:t xml:space="preserve"> </w:t>
      </w:r>
      <w:r w:rsidRPr="009A3944">
        <w:rPr>
          <w:rFonts w:ascii="Times New Roman" w:hAnsi="Times New Roman" w:cs="Times New Roman"/>
          <w:sz w:val="24"/>
        </w:rPr>
        <w:t>Copy a class</w:t>
      </w:r>
      <w:r w:rsidR="0060707E" w:rsidRPr="009A3944">
        <w:rPr>
          <w:rStyle w:val="CDT"/>
          <w:rFonts w:ascii="Times New Roman" w:hAnsi="Times New Roman" w:cs="Times New Roman"/>
          <w:sz w:val="24"/>
        </w:rPr>
        <w:t>.</w:t>
      </w:r>
    </w:p>
    <w:p w:rsidR="00026E5B" w:rsidRPr="009A3944" w:rsidRDefault="00026E5B" w:rsidP="00026E5B">
      <w:pPr>
        <w:suppressAutoHyphens/>
        <w:outlineLvl w:val="0"/>
        <w:rPr>
          <w:rStyle w:val="CDT"/>
          <w:rFonts w:ascii="Times New Roman" w:hAnsi="Times New Roman" w:cs="Times New Roman"/>
          <w:sz w:val="24"/>
        </w:rPr>
      </w:pPr>
    </w:p>
    <w:p w:rsidR="008009C0" w:rsidRPr="009A3944" w:rsidRDefault="003F4A7B">
      <w:pPr>
        <w:rPr>
          <w:rFonts w:ascii="Times New Roman" w:hAnsi="Times New Roman" w:cs="Times New Roman"/>
          <w:bCs w:val="0"/>
          <w:sz w:val="24"/>
        </w:rPr>
      </w:pPr>
      <w:r>
        <w:rPr>
          <w:noProof/>
        </w:rPr>
        <mc:AlternateContent>
          <mc:Choice Requires="wps">
            <w:drawing>
              <wp:anchor distT="0" distB="0" distL="114300" distR="114300" simplePos="0" relativeHeight="251698176" behindDoc="0" locked="0" layoutInCell="1" allowOverlap="1">
                <wp:simplePos x="0" y="0"/>
                <wp:positionH relativeFrom="column">
                  <wp:posOffset>-1905</wp:posOffset>
                </wp:positionH>
                <wp:positionV relativeFrom="paragraph">
                  <wp:posOffset>9525</wp:posOffset>
                </wp:positionV>
                <wp:extent cx="5507355" cy="883920"/>
                <wp:effectExtent l="7620" t="9525" r="9525" b="1143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7355" cy="883920"/>
                        </a:xfrm>
                        <a:prstGeom prst="rect">
                          <a:avLst/>
                        </a:prstGeom>
                        <a:solidFill>
                          <a:schemeClr val="bg1">
                            <a:lumMod val="100000"/>
                            <a:lumOff val="0"/>
                          </a:schemeClr>
                        </a:solidFill>
                        <a:ln w="9525">
                          <a:solidFill>
                            <a:srgbClr val="000000"/>
                          </a:solidFill>
                          <a:miter lim="800000"/>
                          <a:headEnd/>
                          <a:tailEnd/>
                        </a:ln>
                      </wps:spPr>
                      <wps:txbx>
                        <w:txbxContent>
                          <w:p w:rsidR="009A3944" w:rsidRPr="00DF45A8" w:rsidRDefault="009A3944">
                            <w:pPr>
                              <w:rPr>
                                <w:rFonts w:ascii="Courier New" w:hAnsi="Courier New" w:cs="Courier New"/>
                                <w:b/>
                                <w:sz w:val="22"/>
                              </w:rPr>
                            </w:pPr>
                            <w:r w:rsidRPr="00DF45A8">
                              <w:rPr>
                                <w:rFonts w:ascii="Courier New" w:hAnsi="Courier New" w:cs="Courier New"/>
                                <w:b/>
                                <w:sz w:val="22"/>
                              </w:rPr>
                              <w:t xml:space="preserve">Project 2 Maze </w:t>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t>POINTS 10</w:t>
                            </w:r>
                          </w:p>
                          <w:p w:rsidR="009A3944" w:rsidRPr="00DF45A8" w:rsidRDefault="009A3944">
                            <w:pPr>
                              <w:rPr>
                                <w:rFonts w:ascii="Courier New" w:hAnsi="Courier New" w:cs="Courier New"/>
                                <w:b/>
                                <w:sz w:val="22"/>
                              </w:rPr>
                            </w:pPr>
                          </w:p>
                          <w:p w:rsidR="009A3944" w:rsidRPr="00DF45A8" w:rsidRDefault="009A3944">
                            <w:pPr>
                              <w:rPr>
                                <w:rFonts w:ascii="Courier New" w:hAnsi="Courier New" w:cs="Courier New"/>
                                <w:b/>
                                <w:sz w:val="22"/>
                              </w:rPr>
                            </w:pPr>
                            <w:r w:rsidRPr="00DF45A8">
                              <w:rPr>
                                <w:rFonts w:ascii="Courier New" w:hAnsi="Courier New" w:cs="Courier New"/>
                                <w:b/>
                                <w:sz w:val="22"/>
                              </w:rPr>
                              <w:t xml:space="preserve">Complete the project as per the instructions </w:t>
                            </w:r>
                            <w:r>
                              <w:rPr>
                                <w:rFonts w:ascii="Courier New" w:hAnsi="Courier New" w:cs="Courier New"/>
                                <w:b/>
                                <w:sz w:val="22"/>
                              </w:rPr>
                              <w:t>provided</w:t>
                            </w:r>
                            <w:r w:rsidRPr="00DF45A8">
                              <w:rPr>
                                <w:rFonts w:ascii="Courier New" w:hAnsi="Courier New" w:cs="Courier New"/>
                                <w:b/>
                                <w:sz w:val="22"/>
                              </w:rPr>
                              <w:t xml:space="preserve"> by your instructor</w:t>
                            </w:r>
                            <w:r>
                              <w:rPr>
                                <w:rFonts w:ascii="Courier New" w:hAnsi="Courier New" w:cs="Courier New"/>
                                <w:b/>
                                <w:sz w:val="22"/>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57" type="#_x0000_t202" style="position:absolute;margin-left:-.15pt;margin-top:.75pt;width:433.65pt;height:69.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" fillcolor="white [3212]">
                <v:textbox>
                  <w:txbxContent>
                    <w:p w:rsidR="009A3944" w:rsidRPr="00DF45A8" w:rsidRDefault="009A3944">
                      <w:pPr>
                        <w:rPr>
                          <w:rFonts w:ascii="Courier New" w:hAnsi="Courier New" w:cs="Courier New"/>
                          <w:b/>
                          <w:sz w:val="22"/>
                        </w:rPr>
                      </w:pPr>
                      <w:r w:rsidRPr="00DF45A8">
                        <w:rPr>
                          <w:rFonts w:ascii="Courier New" w:hAnsi="Courier New" w:cs="Courier New"/>
                          <w:b/>
                          <w:sz w:val="22"/>
                        </w:rPr>
                        <w:t xml:space="preserve">Project 2 Maze </w:t>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t>POINTS 10</w:t>
                      </w:r>
                    </w:p>
                    <w:p w:rsidR="009A3944" w:rsidRPr="00DF45A8" w:rsidRDefault="009A3944">
                      <w:pPr>
                        <w:rPr>
                          <w:rFonts w:ascii="Courier New" w:hAnsi="Courier New" w:cs="Courier New"/>
                          <w:b/>
                          <w:sz w:val="22"/>
                        </w:rPr>
                      </w:pPr>
                    </w:p>
                    <w:p w:rsidR="009A3944" w:rsidRPr="00DF45A8" w:rsidRDefault="009A3944">
                      <w:pPr>
                        <w:rPr>
                          <w:rFonts w:ascii="Courier New" w:hAnsi="Courier New" w:cs="Courier New"/>
                          <w:b/>
                          <w:sz w:val="22"/>
                        </w:rPr>
                      </w:pPr>
                      <w:r w:rsidRPr="00DF45A8">
                        <w:rPr>
                          <w:rFonts w:ascii="Courier New" w:hAnsi="Courier New" w:cs="Courier New"/>
                          <w:b/>
                          <w:sz w:val="22"/>
                        </w:rPr>
                        <w:t xml:space="preserve">Complete the project as per the instructions </w:t>
                      </w:r>
                      <w:r>
                        <w:rPr>
                          <w:rFonts w:ascii="Courier New" w:hAnsi="Courier New" w:cs="Courier New"/>
                          <w:b/>
                          <w:sz w:val="22"/>
                        </w:rPr>
                        <w:t>provided</w:t>
                      </w:r>
                      <w:r w:rsidRPr="00DF45A8">
                        <w:rPr>
                          <w:rFonts w:ascii="Courier New" w:hAnsi="Courier New" w:cs="Courier New"/>
                          <w:b/>
                          <w:sz w:val="22"/>
                        </w:rPr>
                        <w:t xml:space="preserve"> by your instructor</w:t>
                      </w:r>
                      <w:r>
                        <w:rPr>
                          <w:rFonts w:ascii="Courier New" w:hAnsi="Courier New" w:cs="Courier New"/>
                          <w:b/>
                          <w:sz w:val="22"/>
                        </w:rPr>
                        <w:t>.</w:t>
                      </w:r>
                    </w:p>
                  </w:txbxContent>
                </v:textbox>
              </v:shape>
            </w:pict>
          </mc:Fallback>
        </mc:AlternateContent>
      </w:r>
      <w:r w:rsidR="008009C0" w:rsidRPr="009A3944">
        <w:rPr>
          <w:rFonts w:ascii="Times New Roman" w:hAnsi="Times New Roman" w:cs="Times New Roman"/>
          <w:bCs w:val="0"/>
          <w:sz w:val="24"/>
        </w:rPr>
        <w:br w:type="page"/>
      </w:r>
    </w:p>
    <w:p w:rsidR="00725934" w:rsidRPr="009A3944" w:rsidRDefault="00725934" w:rsidP="00725934">
      <w:pPr>
        <w:rPr>
          <w:rFonts w:ascii="Times New Roman" w:hAnsi="Times New Roman" w:cs="Times New Roman"/>
          <w:b/>
          <w:sz w:val="24"/>
        </w:rPr>
      </w:pPr>
      <w:r w:rsidRPr="009A3944">
        <w:rPr>
          <w:rFonts w:ascii="Times New Roman" w:hAnsi="Times New Roman" w:cs="Times New Roman"/>
          <w:b/>
          <w:sz w:val="24"/>
        </w:rPr>
        <w:t>Lesson 8:  Classes: A Deeper Look Part 2</w:t>
      </w:r>
    </w:p>
    <w:p w:rsidR="00725934" w:rsidRPr="009A3944" w:rsidRDefault="00725934" w:rsidP="00725934">
      <w:pPr>
        <w:spacing w:before="100" w:beforeAutospacing="1" w:after="100" w:afterAutospacing="1"/>
        <w:outlineLvl w:val="2"/>
        <w:rPr>
          <w:rFonts w:ascii="Times New Roman" w:hAnsi="Times New Roman" w:cs="Times New Roman"/>
          <w:b/>
          <w:bCs w:val="0"/>
          <w:sz w:val="27"/>
          <w:szCs w:val="27"/>
        </w:rPr>
      </w:pPr>
      <w:r w:rsidRPr="009A3944">
        <w:rPr>
          <w:rFonts w:ascii="Courier New" w:hAnsi="Courier New" w:cs="Courier New"/>
          <w:b/>
        </w:rPr>
        <w:t>const</w:t>
      </w:r>
      <w:r w:rsidRPr="009A3944">
        <w:rPr>
          <w:rFonts w:ascii="Times New Roman" w:hAnsi="Times New Roman" w:cs="Times New Roman"/>
          <w:b/>
          <w:sz w:val="27"/>
          <w:szCs w:val="27"/>
        </w:rPr>
        <w:t xml:space="preserve"> </w:t>
      </w:r>
      <w:r w:rsidRPr="009A3944">
        <w:rPr>
          <w:rFonts w:ascii="Times New Roman" w:hAnsi="Times New Roman" w:cs="Times New Roman"/>
          <w:b/>
          <w:sz w:val="24"/>
        </w:rPr>
        <w:t>(Constant) Objects and</w:t>
      </w:r>
      <w:r w:rsidRPr="009A3944">
        <w:rPr>
          <w:rFonts w:ascii="Times New Roman" w:hAnsi="Times New Roman" w:cs="Times New Roman"/>
          <w:b/>
          <w:sz w:val="27"/>
          <w:szCs w:val="27"/>
        </w:rPr>
        <w:t xml:space="preserve"> </w:t>
      </w:r>
      <w:r w:rsidRPr="009A3944">
        <w:rPr>
          <w:rFonts w:ascii="Courier New" w:hAnsi="Courier New" w:cs="Courier New"/>
          <w:b/>
        </w:rPr>
        <w:t>const</w:t>
      </w:r>
      <w:r w:rsidRPr="009A3944">
        <w:rPr>
          <w:rFonts w:ascii="Times New Roman" w:hAnsi="Times New Roman" w:cs="Times New Roman"/>
          <w:b/>
          <w:sz w:val="27"/>
          <w:szCs w:val="27"/>
        </w:rPr>
        <w:t xml:space="preserve"> </w:t>
      </w:r>
      <w:r w:rsidRPr="009A3944">
        <w:rPr>
          <w:rFonts w:ascii="Times New Roman" w:hAnsi="Times New Roman" w:cs="Times New Roman"/>
          <w:b/>
          <w:sz w:val="24"/>
        </w:rPr>
        <w:t>Member Functions</w:t>
      </w:r>
    </w:p>
    <w:p w:rsidR="00725934" w:rsidRPr="009A3944" w:rsidRDefault="00725934" w:rsidP="00725934">
      <w:pPr>
        <w:spacing w:before="100" w:beforeAutospacing="1" w:after="100" w:afterAutospacing="1"/>
        <w:rPr>
          <w:rFonts w:ascii="Times New Roman" w:hAnsi="Times New Roman" w:cs="Times New Roman"/>
          <w:sz w:val="24"/>
        </w:rPr>
      </w:pPr>
      <w:bookmarkStart w:id="613" w:name="idd1e121805"/>
      <w:bookmarkStart w:id="614" w:name="idd1e121802"/>
      <w:bookmarkStart w:id="615" w:name="idd1e121799"/>
      <w:bookmarkStart w:id="616" w:name="idd1e121793"/>
      <w:bookmarkStart w:id="617" w:name="idd1e121784"/>
      <w:bookmarkStart w:id="618" w:name="idd1e121780"/>
      <w:bookmarkEnd w:id="613"/>
      <w:bookmarkEnd w:id="614"/>
      <w:bookmarkEnd w:id="615"/>
      <w:bookmarkEnd w:id="616"/>
      <w:bookmarkEnd w:id="617"/>
      <w:bookmarkEnd w:id="618"/>
      <w:r w:rsidRPr="009A3944">
        <w:rPr>
          <w:rFonts w:ascii="Times New Roman" w:hAnsi="Times New Roman" w:cs="Times New Roman"/>
          <w:sz w:val="24"/>
        </w:rPr>
        <w:t xml:space="preserve">Some objects need to be modifiable and some do not. The programmer may use keyword </w:t>
      </w:r>
      <w:r w:rsidRPr="009A3944">
        <w:rPr>
          <w:rFonts w:ascii="Courier New" w:hAnsi="Courier New" w:cs="Courier New"/>
        </w:rPr>
        <w:t>const</w:t>
      </w:r>
      <w:r w:rsidRPr="009A3944">
        <w:rPr>
          <w:rFonts w:ascii="Times New Roman" w:hAnsi="Times New Roman" w:cs="Times New Roman"/>
          <w:sz w:val="24"/>
        </w:rPr>
        <w:t xml:space="preserve"> to specify that an object is not modifiable and that any attempt to modify the object should result in a compilation error. The statement</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const Time noon( 12, 0, 0 );</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declares a </w:t>
      </w:r>
      <w:r w:rsidRPr="009A3944">
        <w:rPr>
          <w:rFonts w:ascii="Courier New" w:hAnsi="Courier New" w:cs="Courier New"/>
        </w:rPr>
        <w:t>const</w:t>
      </w:r>
      <w:r w:rsidRPr="009A3944">
        <w:rPr>
          <w:rFonts w:ascii="Times New Roman" w:hAnsi="Times New Roman" w:cs="Times New Roman"/>
          <w:sz w:val="24"/>
        </w:rPr>
        <w:t xml:space="preserve"> object </w:t>
      </w:r>
      <w:r w:rsidRPr="009A3944">
        <w:rPr>
          <w:rFonts w:ascii="Courier New" w:hAnsi="Courier New" w:cs="Courier New"/>
        </w:rPr>
        <w:t>noon</w:t>
      </w:r>
      <w:r w:rsidRPr="009A3944">
        <w:rPr>
          <w:rFonts w:ascii="Times New Roman" w:hAnsi="Times New Roman" w:cs="Times New Roman"/>
          <w:sz w:val="24"/>
        </w:rPr>
        <w:t xml:space="preserve"> of class </w:t>
      </w:r>
      <w:r w:rsidRPr="009A3944">
        <w:rPr>
          <w:rFonts w:ascii="Courier New" w:hAnsi="Courier New" w:cs="Courier New"/>
        </w:rPr>
        <w:t>Time</w:t>
      </w:r>
      <w:r w:rsidRPr="009A3944">
        <w:rPr>
          <w:rFonts w:ascii="Times New Roman" w:hAnsi="Times New Roman" w:cs="Times New Roman"/>
          <w:sz w:val="24"/>
        </w:rPr>
        <w:t xml:space="preserve"> and initializes it to 12 noon.</w:t>
      </w:r>
    </w:p>
    <w:p w:rsidR="00725934" w:rsidRPr="009A3944" w:rsidRDefault="00725934" w:rsidP="00725934">
      <w:pPr>
        <w:pStyle w:val="doctext"/>
        <w:rPr>
          <w:rStyle w:val="docemphasis"/>
        </w:rPr>
      </w:pPr>
      <w:r w:rsidRPr="009A3944">
        <w:rPr>
          <w:rStyle w:val="docemphasis"/>
        </w:rPr>
        <w:t>Declaring an object as</w:t>
      </w:r>
      <w:r w:rsidRPr="009A3944">
        <w:t xml:space="preserve"> </w:t>
      </w:r>
      <w:r w:rsidRPr="009A3944">
        <w:rPr>
          <w:rStyle w:val="HTMLTypewriter"/>
        </w:rPr>
        <w:t>const</w:t>
      </w:r>
      <w:r w:rsidRPr="009A3944">
        <w:t xml:space="preserve"> </w:t>
      </w:r>
      <w:r w:rsidRPr="009A3944">
        <w:rPr>
          <w:rStyle w:val="docemphasis"/>
        </w:rPr>
        <w:t xml:space="preserve">helps enforce the principle of least privilege. Attempts to modify the object are caught at compile time rather than causing execution-time errors. Using </w:t>
      </w:r>
      <w:r w:rsidRPr="009A3944">
        <w:rPr>
          <w:rStyle w:val="HTMLTypewriter"/>
        </w:rPr>
        <w:t>const</w:t>
      </w:r>
      <w:r w:rsidRPr="009A3944">
        <w:rPr>
          <w:rStyle w:val="docemphasis"/>
        </w:rPr>
        <w:t xml:space="preserve"> properly is crucial to proper class design, program design and coding</w:t>
      </w:r>
    </w:p>
    <w:p w:rsidR="00725934" w:rsidRPr="009A3944" w:rsidRDefault="00725934" w:rsidP="00725934">
      <w:pPr>
        <w:pStyle w:val="doctext"/>
      </w:pPr>
      <w:r w:rsidRPr="009A3944">
        <w:rPr>
          <w:rStyle w:val="docemphasis"/>
        </w:rPr>
        <w:t xml:space="preserve">Declaring variables and objects </w:t>
      </w:r>
      <w:r w:rsidRPr="009A3944">
        <w:rPr>
          <w:rStyle w:val="HTMLTypewriter"/>
        </w:rPr>
        <w:t>const</w:t>
      </w:r>
      <w:r w:rsidRPr="009A3944">
        <w:rPr>
          <w:rStyle w:val="docemphasis"/>
        </w:rPr>
        <w:t xml:space="preserve"> can improve performance today's sophisticated optimizing compilers can perform certain optimizations on constants that cannot be performed on variables.</w:t>
      </w:r>
    </w:p>
    <w:p w:rsidR="00725934" w:rsidRPr="009A3944" w:rsidRDefault="00725934" w:rsidP="00725934">
      <w:pPr>
        <w:pStyle w:val="doctext"/>
      </w:pPr>
      <w:r w:rsidRPr="009A3944">
        <w:t xml:space="preserve">C++ compilers disallow member function calls for </w:t>
      </w:r>
      <w:r w:rsidRPr="009A3944">
        <w:rPr>
          <w:rStyle w:val="HTMLTypewriter"/>
        </w:rPr>
        <w:t>const</w:t>
      </w:r>
      <w:r w:rsidRPr="009A3944">
        <w:t xml:space="preserve"> objects unless the member functions themselves are also declared </w:t>
      </w:r>
      <w:r w:rsidRPr="009A3944">
        <w:rPr>
          <w:rStyle w:val="HTMLTypewriter"/>
        </w:rPr>
        <w:t>const</w:t>
      </w:r>
      <w:r w:rsidRPr="009A3944">
        <w:t xml:space="preserve">. This is true even for </w:t>
      </w:r>
      <w:r w:rsidRPr="009A3944">
        <w:rPr>
          <w:rStyle w:val="docemphasis"/>
        </w:rPr>
        <w:t>get</w:t>
      </w:r>
      <w:r w:rsidRPr="009A3944">
        <w:t xml:space="preserve"> member functions that do not modify the object. In addition, the compiler does not allow member functions declared </w:t>
      </w:r>
      <w:r w:rsidRPr="009A3944">
        <w:rPr>
          <w:rStyle w:val="HTMLTypewriter"/>
        </w:rPr>
        <w:t>const</w:t>
      </w:r>
      <w:r w:rsidRPr="009A3944">
        <w:t xml:space="preserve"> to modify the object.</w:t>
      </w:r>
    </w:p>
    <w:p w:rsidR="00725934" w:rsidRPr="009A3944" w:rsidRDefault="00725934" w:rsidP="00725934">
      <w:pPr>
        <w:pStyle w:val="doctext"/>
      </w:pPr>
      <w:r w:rsidRPr="009A3944">
        <w:t xml:space="preserve">A function is specified as </w:t>
      </w:r>
      <w:r w:rsidRPr="009A3944">
        <w:rPr>
          <w:rStyle w:val="HTMLTypewriter"/>
        </w:rPr>
        <w:t>const</w:t>
      </w:r>
      <w:r w:rsidRPr="009A3944">
        <w:t xml:space="preserve"> </w:t>
      </w:r>
      <w:r w:rsidRPr="009A3944">
        <w:rPr>
          <w:rStyle w:val="docemphasis"/>
        </w:rPr>
        <w:t>both</w:t>
      </w:r>
      <w:r w:rsidRPr="009A3944">
        <w:t xml:space="preserve"> in its prototype (Fig. 10.1) and in its definition (Fig. 10.2 by inserting the keyword </w:t>
      </w:r>
      <w:r w:rsidRPr="009A3944">
        <w:rPr>
          <w:rStyle w:val="HTMLTypewriter"/>
        </w:rPr>
        <w:t>const</w:t>
      </w:r>
      <w:r w:rsidRPr="009A3944">
        <w:t xml:space="preserve"> after the function's parameter list and, in the case of the function definition, before the left brace that begins the function body.</w:t>
      </w:r>
    </w:p>
    <w:p w:rsidR="00725934" w:rsidRPr="009A3944" w:rsidRDefault="00725934" w:rsidP="00725934">
      <w:pPr>
        <w:pStyle w:val="doctext"/>
      </w:pPr>
      <w:r w:rsidRPr="009A3944">
        <w:t xml:space="preserve">An interesting problem arises for constructors and destructors, each of which typically modifies objects. The </w:t>
      </w:r>
      <w:r w:rsidRPr="009A3944">
        <w:rPr>
          <w:rStyle w:val="HTMLTypewriter"/>
        </w:rPr>
        <w:t>const</w:t>
      </w:r>
      <w:r w:rsidRPr="009A3944">
        <w:t xml:space="preserve"> declaration is not allowed for constructors and destructors. A constructor must be allowed to modify an object so that the object can be initialized properly. A destructor must be able to perform its termination housekeeping chores before an object's memory is reclaimed by the system.</w:t>
      </w:r>
    </w:p>
    <w:p w:rsidR="00725934" w:rsidRPr="009A3944" w:rsidRDefault="00725934" w:rsidP="00725934">
      <w:pPr>
        <w:pStyle w:val="Heading4"/>
        <w:rPr>
          <w:rFonts w:ascii="Times New Roman" w:hAnsi="Times New Roman" w:cs="Times New Roman"/>
          <w:i w:val="0"/>
        </w:rPr>
      </w:pPr>
      <w:r w:rsidRPr="009A3944">
        <w:rPr>
          <w:rFonts w:ascii="Times New Roman" w:hAnsi="Times New Roman" w:cs="Times New Roman"/>
          <w:i w:val="0"/>
        </w:rPr>
        <w:t xml:space="preserve">Defining and Using </w:t>
      </w:r>
      <w:r w:rsidRPr="009A3944">
        <w:rPr>
          <w:rStyle w:val="HTMLTypewriter"/>
          <w:rFonts w:ascii="Times New Roman" w:eastAsiaTheme="majorEastAsia" w:hAnsi="Times New Roman" w:cs="Times New Roman"/>
          <w:i w:val="0"/>
        </w:rPr>
        <w:t>const</w:t>
      </w:r>
      <w:r w:rsidRPr="009A3944">
        <w:rPr>
          <w:rFonts w:ascii="Times New Roman" w:hAnsi="Times New Roman" w:cs="Times New Roman"/>
          <w:i w:val="0"/>
        </w:rPr>
        <w:t xml:space="preserve"> Member Functions</w:t>
      </w:r>
    </w:p>
    <w:p w:rsidR="00731D9C" w:rsidRPr="009A3944" w:rsidRDefault="00731D9C" w:rsidP="00725934">
      <w:pPr>
        <w:pStyle w:val="Heading4"/>
        <w:rPr>
          <w:rFonts w:ascii="Times New Roman" w:hAnsi="Times New Roman" w:cs="Times New Roman"/>
          <w:i w:val="0"/>
        </w:rPr>
      </w:pPr>
    </w:p>
    <w:p w:rsidR="00731D9C" w:rsidRPr="009A3944" w:rsidRDefault="00731D9C" w:rsidP="00731D9C">
      <w:pPr>
        <w:pStyle w:val="doctext"/>
        <w:spacing w:before="0" w:beforeAutospacing="0" w:after="0" w:afterAutospacing="0"/>
        <w:rPr>
          <w:i/>
        </w:rPr>
      </w:pPr>
      <w:r w:rsidRPr="009A3944">
        <w:rPr>
          <w:i/>
        </w:rPr>
        <w:t>Refer to Pages 431 - 434 in the textbook for the program</w:t>
      </w:r>
    </w:p>
    <w:p w:rsidR="00731D9C" w:rsidRPr="009A3944" w:rsidRDefault="00731D9C" w:rsidP="00731D9C"/>
    <w:p w:rsidR="00725934" w:rsidRPr="009A3944" w:rsidRDefault="00725934" w:rsidP="00725934">
      <w:pPr>
        <w:pStyle w:val="Heading4"/>
        <w:rPr>
          <w:rFonts w:ascii="Times New Roman" w:hAnsi="Times New Roman" w:cs="Times New Roman"/>
          <w:i w:val="0"/>
        </w:rPr>
      </w:pPr>
      <w:r w:rsidRPr="009A3944">
        <w:rPr>
          <w:rFonts w:ascii="Times New Roman" w:hAnsi="Times New Roman" w:cs="Times New Roman"/>
          <w:i w:val="0"/>
        </w:rPr>
        <w:t xml:space="preserve">Initializing a </w:t>
      </w:r>
      <w:r w:rsidRPr="009A3944">
        <w:rPr>
          <w:rStyle w:val="HTMLTypewriter"/>
          <w:rFonts w:ascii="Times New Roman" w:eastAsiaTheme="majorEastAsia" w:hAnsi="Times New Roman" w:cs="Times New Roman"/>
          <w:i w:val="0"/>
        </w:rPr>
        <w:t>const</w:t>
      </w:r>
      <w:r w:rsidRPr="009A3944">
        <w:rPr>
          <w:rFonts w:ascii="Times New Roman" w:hAnsi="Times New Roman" w:cs="Times New Roman"/>
          <w:i w:val="0"/>
        </w:rPr>
        <w:t xml:space="preserve"> Data Member with a Member Initializer</w:t>
      </w:r>
    </w:p>
    <w:p w:rsidR="00725934" w:rsidRPr="009A3944" w:rsidRDefault="00725934" w:rsidP="00725934">
      <w:pPr>
        <w:pStyle w:val="doctext"/>
      </w:pPr>
      <w:r w:rsidRPr="009A3944">
        <w:t xml:space="preserve">All data members </w:t>
      </w:r>
      <w:r w:rsidRPr="009A3944">
        <w:rPr>
          <w:rStyle w:val="docemphasis"/>
        </w:rPr>
        <w:t>can</w:t>
      </w:r>
      <w:r w:rsidRPr="009A3944">
        <w:t xml:space="preserve"> be initialized using member initializer syntax, but </w:t>
      </w:r>
      <w:r w:rsidRPr="009A3944">
        <w:rPr>
          <w:rStyle w:val="HTMLTypewriter"/>
        </w:rPr>
        <w:t>const</w:t>
      </w:r>
      <w:r w:rsidRPr="009A3944">
        <w:t xml:space="preserve"> data members and </w:t>
      </w:r>
      <w:bookmarkStart w:id="619" w:name="idd1e123005"/>
      <w:bookmarkStart w:id="620" w:name="idd1e123002"/>
      <w:bookmarkStart w:id="621" w:name="idd1e122998"/>
      <w:bookmarkStart w:id="622" w:name="idd1e122995"/>
      <w:bookmarkStart w:id="623" w:name="idd1e122992"/>
      <w:bookmarkStart w:id="624" w:name="idd1e122987"/>
      <w:bookmarkEnd w:id="619"/>
      <w:bookmarkEnd w:id="620"/>
      <w:bookmarkEnd w:id="621"/>
      <w:bookmarkEnd w:id="622"/>
      <w:bookmarkEnd w:id="623"/>
      <w:bookmarkEnd w:id="624"/>
      <w:r w:rsidRPr="009A3944">
        <w:t xml:space="preserve">data members that are references </w:t>
      </w:r>
      <w:r w:rsidRPr="009A3944">
        <w:rPr>
          <w:rStyle w:val="docemphasis"/>
        </w:rPr>
        <w:t>must</w:t>
      </w:r>
      <w:r w:rsidRPr="009A3944">
        <w:t xml:space="preserve"> be initialized using member initializers.</w:t>
      </w:r>
    </w:p>
    <w:p w:rsidR="00725934" w:rsidRPr="009A3944" w:rsidRDefault="00725934" w:rsidP="00725934">
      <w:pPr>
        <w:pStyle w:val="doctext"/>
      </w:pPr>
      <w:r w:rsidRPr="009A3944">
        <w:t xml:space="preserve">In this example, </w:t>
      </w:r>
      <w:r w:rsidRPr="009A3944">
        <w:rPr>
          <w:rStyle w:val="HTMLTypewriter"/>
        </w:rPr>
        <w:t>count</w:t>
      </w:r>
      <w:r w:rsidRPr="009A3944">
        <w:t xml:space="preserve"> is initialized with the value of constructor parameter </w:t>
      </w:r>
      <w:r w:rsidRPr="009A3944">
        <w:rPr>
          <w:rStyle w:val="HTMLTypewriter"/>
        </w:rPr>
        <w:t>c</w:t>
      </w:r>
      <w:r w:rsidRPr="009A3944">
        <w:t xml:space="preserve"> and </w:t>
      </w:r>
      <w:r w:rsidRPr="009A3944">
        <w:rPr>
          <w:rStyle w:val="HTMLTypewriter"/>
        </w:rPr>
        <w:t>increment</w:t>
      </w:r>
      <w:r w:rsidRPr="009A3944">
        <w:t xml:space="preserve"> is initialized with the value of constructor parameter </w:t>
      </w:r>
      <w:r w:rsidRPr="009A3944">
        <w:rPr>
          <w:rStyle w:val="HTMLTypewriter"/>
        </w:rPr>
        <w:t>i</w:t>
      </w:r>
      <w:r w:rsidRPr="009A3944">
        <w:t>. Note that multiple member initializers are separated by commas. Also, note that the member initializer list executes before the body of the constructor executes.</w:t>
      </w:r>
    </w:p>
    <w:p w:rsidR="00B914EE" w:rsidRPr="009A3944" w:rsidRDefault="00B914EE" w:rsidP="00B914EE">
      <w:pPr>
        <w:pStyle w:val="doctext"/>
        <w:spacing w:before="0" w:beforeAutospacing="0" w:after="0" w:afterAutospacing="0"/>
        <w:rPr>
          <w:i/>
        </w:rPr>
      </w:pPr>
      <w:r w:rsidRPr="009A3944">
        <w:rPr>
          <w:i/>
        </w:rPr>
        <w:t>Refer to Pages 435 - 436 in the textbook for the program</w:t>
      </w:r>
    </w:p>
    <w:p w:rsidR="00725934" w:rsidRPr="009A3944" w:rsidRDefault="00725934" w:rsidP="00725934">
      <w:pPr>
        <w:pStyle w:val="doctext"/>
      </w:pPr>
      <w:r w:rsidRPr="009A3944">
        <w:t xml:space="preserve">[NOTE: </w:t>
      </w:r>
      <w:r w:rsidRPr="009A3944">
        <w:rPr>
          <w:rStyle w:val="docemphasis"/>
        </w:rPr>
        <w:t xml:space="preserve">A </w:t>
      </w:r>
      <w:r w:rsidRPr="009A3944">
        <w:rPr>
          <w:rStyle w:val="HTMLTypewriter"/>
        </w:rPr>
        <w:t>const</w:t>
      </w:r>
      <w:r w:rsidRPr="009A3944">
        <w:rPr>
          <w:rStyle w:val="docemphasis"/>
        </w:rPr>
        <w:t xml:space="preserve"> object cannot be modified by assignment, so it must be initialized. When a data member of a class is declared </w:t>
      </w:r>
      <w:r w:rsidRPr="009A3944">
        <w:rPr>
          <w:rStyle w:val="HTMLTypewriter"/>
        </w:rPr>
        <w:t>const</w:t>
      </w:r>
      <w:r w:rsidRPr="009A3944">
        <w:rPr>
          <w:rStyle w:val="docemphasis"/>
        </w:rPr>
        <w:t>, a member initializer must be used to provide the constructor with the initial value of the data member for an object of the class. The same is true for references.</w:t>
      </w:r>
      <w:r w:rsidRPr="009A3944">
        <w:t>]</w:t>
      </w:r>
    </w:p>
    <w:p w:rsidR="00725934" w:rsidRPr="009A3944" w:rsidRDefault="00725934" w:rsidP="00725934">
      <w:pPr>
        <w:pStyle w:val="Heading3"/>
      </w:pPr>
      <w:r w:rsidRPr="009A3944">
        <w:t>Composition: Objects as Members of Classes</w:t>
      </w:r>
    </w:p>
    <w:p w:rsidR="00725934" w:rsidRPr="009A3944" w:rsidRDefault="00725934" w:rsidP="00725934">
      <w:pPr>
        <w:pStyle w:val="doctext"/>
      </w:pPr>
      <w:bookmarkStart w:id="625" w:name="idd1e123933"/>
      <w:bookmarkStart w:id="626" w:name="idd1e123930"/>
      <w:bookmarkEnd w:id="625"/>
      <w:bookmarkEnd w:id="626"/>
      <w:r w:rsidRPr="009A3944">
        <w:t xml:space="preserve">An </w:t>
      </w:r>
      <w:r w:rsidRPr="009A3944">
        <w:rPr>
          <w:rStyle w:val="HTMLTypewriter"/>
        </w:rPr>
        <w:t>AlarmClock</w:t>
      </w:r>
      <w:r w:rsidRPr="009A3944">
        <w:t xml:space="preserve"> object needs to know when it is supposed to sound its alarm, so why not include a </w:t>
      </w:r>
      <w:r w:rsidRPr="009A3944">
        <w:rPr>
          <w:rStyle w:val="HTMLTypewriter"/>
        </w:rPr>
        <w:t>Time</w:t>
      </w:r>
      <w:r w:rsidRPr="009A3944">
        <w:t xml:space="preserve"> object as a member of the </w:t>
      </w:r>
      <w:r w:rsidRPr="009A3944">
        <w:rPr>
          <w:rStyle w:val="HTMLTypewriter"/>
        </w:rPr>
        <w:t>AlarmClock</w:t>
      </w:r>
      <w:r w:rsidRPr="009A3944">
        <w:t xml:space="preserve"> class? Such a capability is called </w:t>
      </w:r>
      <w:bookmarkStart w:id="627" w:name="ch10term6"/>
      <w:bookmarkEnd w:id="627"/>
      <w:r w:rsidRPr="009A3944">
        <w:rPr>
          <w:b/>
          <w:bCs/>
        </w:rPr>
        <w:t>composition</w:t>
      </w:r>
      <w:r w:rsidRPr="009A3944">
        <w:t xml:space="preserve"> and is sometimes referred to as a has</w:t>
      </w:r>
      <w:r w:rsidRPr="009A3944">
        <w:rPr>
          <w:b/>
          <w:bCs/>
        </w:rPr>
        <w:t>-</w:t>
      </w:r>
      <w:r w:rsidRPr="009A3944">
        <w:rPr>
          <w:rStyle w:val="docemphasis"/>
          <w:b/>
          <w:bCs/>
        </w:rPr>
        <w:t>a</w:t>
      </w:r>
      <w:r w:rsidRPr="009A3944">
        <w:rPr>
          <w:b/>
          <w:bCs/>
        </w:rPr>
        <w:t xml:space="preserve"> relationship</w:t>
      </w:r>
      <w:r w:rsidRPr="009A3944">
        <w:t>. A class can have objects of other classes as members.</w:t>
      </w:r>
    </w:p>
    <w:p w:rsidR="00725934" w:rsidRPr="009A3944" w:rsidRDefault="00725934" w:rsidP="00725934">
      <w:pPr>
        <w:pStyle w:val="doctext"/>
      </w:pPr>
      <w:r w:rsidRPr="009A3944">
        <w:t xml:space="preserve">When an object is created, its constructor is called automatically. Previously, we saw how to pass arguments to the constructor of an object we created in </w:t>
      </w:r>
      <w:r w:rsidRPr="009A3944">
        <w:rPr>
          <w:rStyle w:val="HTMLTypewriter"/>
        </w:rPr>
        <w:t>main</w:t>
      </w:r>
      <w:r w:rsidRPr="009A3944">
        <w:t xml:space="preserve">. This section </w:t>
      </w:r>
      <w:bookmarkStart w:id="628" w:name="idd1e124020"/>
      <w:bookmarkStart w:id="629" w:name="idd1e124017"/>
      <w:bookmarkStart w:id="630" w:name="idd1e124010"/>
      <w:bookmarkStart w:id="631" w:name="idd1e124005"/>
      <w:bookmarkStart w:id="632" w:name="idd1e123998"/>
      <w:bookmarkStart w:id="633" w:name="idd1e123993"/>
      <w:bookmarkStart w:id="634" w:name="idd1e123987"/>
      <w:bookmarkStart w:id="635" w:name="idd1e123982"/>
      <w:bookmarkEnd w:id="628"/>
      <w:bookmarkEnd w:id="629"/>
      <w:bookmarkEnd w:id="630"/>
      <w:bookmarkEnd w:id="631"/>
      <w:bookmarkEnd w:id="632"/>
      <w:bookmarkEnd w:id="633"/>
      <w:bookmarkEnd w:id="634"/>
      <w:bookmarkEnd w:id="635"/>
      <w:r w:rsidRPr="009A3944">
        <w:t xml:space="preserve">shows how an object's constructor can pass arguments to </w:t>
      </w:r>
      <w:bookmarkStart w:id="636" w:name="ch10term33"/>
      <w:bookmarkEnd w:id="636"/>
      <w:r w:rsidRPr="009A3944">
        <w:rPr>
          <w:rStyle w:val="docemphroman"/>
        </w:rPr>
        <w:t>member-object constructors</w:t>
      </w:r>
      <w:r w:rsidRPr="009A3944">
        <w:t xml:space="preserve">, which is accomplished via member initializers. Member objects are constructed in the order in which they are declared in the class definition (not in the order they are listed in the constructor's member initializer list) and before their enclosing class objects (sometimes called </w:t>
      </w:r>
      <w:bookmarkStart w:id="637" w:name="ch10term26"/>
      <w:bookmarkEnd w:id="637"/>
      <w:r w:rsidRPr="009A3944">
        <w:rPr>
          <w:b/>
          <w:bCs/>
        </w:rPr>
        <w:t>host objects</w:t>
      </w:r>
      <w:r w:rsidRPr="009A3944">
        <w:t>) are constructed.</w:t>
      </w:r>
    </w:p>
    <w:p w:rsidR="00725934" w:rsidRPr="009A3944" w:rsidRDefault="00725934" w:rsidP="00725934">
      <w:pPr>
        <w:pStyle w:val="doctext"/>
      </w:pPr>
      <w:bookmarkStart w:id="638" w:name="idd1e124040"/>
      <w:bookmarkStart w:id="639" w:name="idd1e124033"/>
      <w:bookmarkEnd w:id="638"/>
      <w:bookmarkEnd w:id="639"/>
      <w:r w:rsidRPr="009A3944">
        <w:t xml:space="preserve">The program of Figs. 10.10-10.14 uses class </w:t>
      </w:r>
      <w:r w:rsidRPr="009A3944">
        <w:rPr>
          <w:rStyle w:val="HTMLTypewriter"/>
        </w:rPr>
        <w:t>Date</w:t>
      </w:r>
      <w:r w:rsidRPr="009A3944">
        <w:t xml:space="preserve"> (Figs. 10.10 and 10.11) and class </w:t>
      </w:r>
      <w:r w:rsidRPr="009A3944">
        <w:rPr>
          <w:rStyle w:val="HTMLTypewriter"/>
        </w:rPr>
        <w:t>Employee</w:t>
      </w:r>
      <w:r w:rsidRPr="009A3944">
        <w:t xml:space="preserve"> (Figs. 10.12and 10.13) to demonstrate objects as members of other objects. The definition of class </w:t>
      </w:r>
      <w:r w:rsidRPr="009A3944">
        <w:rPr>
          <w:rStyle w:val="HTMLTypewriter"/>
        </w:rPr>
        <w:t>Employee</w:t>
      </w:r>
      <w:r w:rsidRPr="009A3944">
        <w:t xml:space="preserve"> (Fig. 10.12) contains </w:t>
      </w:r>
      <w:r w:rsidRPr="009A3944">
        <w:rPr>
          <w:rStyle w:val="HTMLTypewriter"/>
        </w:rPr>
        <w:t>private</w:t>
      </w:r>
      <w:r w:rsidRPr="009A3944">
        <w:t xml:space="preserve"> data members </w:t>
      </w:r>
      <w:r w:rsidRPr="009A3944">
        <w:rPr>
          <w:rStyle w:val="HTMLTypewriter"/>
        </w:rPr>
        <w:t>firstName</w:t>
      </w:r>
      <w:r w:rsidRPr="009A3944">
        <w:t xml:space="preserve">, </w:t>
      </w:r>
      <w:r w:rsidRPr="009A3944">
        <w:rPr>
          <w:rStyle w:val="HTMLTypewriter"/>
        </w:rPr>
        <w:t>lastName</w:t>
      </w:r>
      <w:r w:rsidRPr="009A3944">
        <w:t xml:space="preserve">, </w:t>
      </w:r>
      <w:r w:rsidRPr="009A3944">
        <w:rPr>
          <w:rStyle w:val="HTMLTypewriter"/>
        </w:rPr>
        <w:t>birthDate</w:t>
      </w:r>
      <w:r w:rsidRPr="009A3944">
        <w:t xml:space="preserve"> and </w:t>
      </w:r>
      <w:r w:rsidRPr="009A3944">
        <w:rPr>
          <w:rStyle w:val="HTMLTypewriter"/>
        </w:rPr>
        <w:t>hireDate</w:t>
      </w:r>
      <w:r w:rsidRPr="009A3944">
        <w:t xml:space="preserve">. Members </w:t>
      </w:r>
      <w:r w:rsidRPr="009A3944">
        <w:rPr>
          <w:rStyle w:val="HTMLTypewriter"/>
        </w:rPr>
        <w:t>birthDate</w:t>
      </w:r>
      <w:r w:rsidRPr="009A3944">
        <w:t xml:space="preserve"> and </w:t>
      </w:r>
      <w:r w:rsidRPr="009A3944">
        <w:rPr>
          <w:rStyle w:val="HTMLTypewriter"/>
        </w:rPr>
        <w:t>hireDate</w:t>
      </w:r>
      <w:r w:rsidRPr="009A3944">
        <w:t xml:space="preserve"> are </w:t>
      </w:r>
      <w:r w:rsidRPr="009A3944">
        <w:rPr>
          <w:rStyle w:val="HTMLTypewriter"/>
        </w:rPr>
        <w:t>const</w:t>
      </w:r>
      <w:r w:rsidRPr="009A3944">
        <w:t xml:space="preserve"> objects of class </w:t>
      </w:r>
      <w:r w:rsidRPr="009A3944">
        <w:rPr>
          <w:rStyle w:val="HTMLTypewriter"/>
        </w:rPr>
        <w:t>Date</w:t>
      </w:r>
      <w:r w:rsidRPr="009A3944">
        <w:t xml:space="preserve">, which contains </w:t>
      </w:r>
      <w:r w:rsidRPr="009A3944">
        <w:rPr>
          <w:rStyle w:val="HTMLTypewriter"/>
        </w:rPr>
        <w:t>private</w:t>
      </w:r>
      <w:r w:rsidRPr="009A3944">
        <w:t xml:space="preserve"> data members </w:t>
      </w:r>
      <w:r w:rsidRPr="009A3944">
        <w:rPr>
          <w:rStyle w:val="HTMLTypewriter"/>
        </w:rPr>
        <w:t>month</w:t>
      </w:r>
      <w:r w:rsidRPr="009A3944">
        <w:t xml:space="preserve">, </w:t>
      </w:r>
      <w:r w:rsidRPr="009A3944">
        <w:rPr>
          <w:rStyle w:val="HTMLTypewriter"/>
        </w:rPr>
        <w:t>day</w:t>
      </w:r>
      <w:r w:rsidRPr="009A3944">
        <w:t xml:space="preserve"> and </w:t>
      </w:r>
      <w:r w:rsidRPr="009A3944">
        <w:rPr>
          <w:rStyle w:val="HTMLTypewriter"/>
        </w:rPr>
        <w:t>year</w:t>
      </w:r>
      <w:r w:rsidRPr="009A3944">
        <w:t xml:space="preserve">. The </w:t>
      </w:r>
      <w:r w:rsidRPr="009A3944">
        <w:rPr>
          <w:rStyle w:val="HTMLTypewriter"/>
        </w:rPr>
        <w:t>Employee</w:t>
      </w:r>
      <w:r w:rsidRPr="009A3944">
        <w:t xml:space="preserve"> constructor's header (Fig. 10.13) specifies that the constructor receives four parameters (</w:t>
      </w:r>
      <w:r w:rsidRPr="009A3944">
        <w:rPr>
          <w:rStyle w:val="HTMLTypewriter"/>
        </w:rPr>
        <w:t>first</w:t>
      </w:r>
      <w:r w:rsidRPr="009A3944">
        <w:t xml:space="preserve">, </w:t>
      </w:r>
      <w:r w:rsidRPr="009A3944">
        <w:rPr>
          <w:rStyle w:val="HTMLTypewriter"/>
        </w:rPr>
        <w:t>last</w:t>
      </w:r>
      <w:r w:rsidRPr="009A3944">
        <w:t xml:space="preserve">, </w:t>
      </w:r>
      <w:r w:rsidRPr="009A3944">
        <w:rPr>
          <w:rStyle w:val="HTMLTypewriter"/>
        </w:rPr>
        <w:t>dateOfBirth</w:t>
      </w:r>
      <w:r w:rsidRPr="009A3944">
        <w:t xml:space="preserve"> and </w:t>
      </w:r>
      <w:r w:rsidRPr="009A3944">
        <w:rPr>
          <w:rStyle w:val="HTMLTypewriter"/>
        </w:rPr>
        <w:t>dateOfHire</w:t>
      </w:r>
      <w:r w:rsidRPr="009A3944">
        <w:t xml:space="preserve">). The first two parameters are used in the constructor's body to initialize the character arrays </w:t>
      </w:r>
      <w:r w:rsidRPr="009A3944">
        <w:rPr>
          <w:rStyle w:val="HTMLTypewriter"/>
        </w:rPr>
        <w:t>firstName</w:t>
      </w:r>
      <w:r w:rsidRPr="009A3944">
        <w:t xml:space="preserve"> and </w:t>
      </w:r>
      <w:r w:rsidRPr="009A3944">
        <w:rPr>
          <w:rStyle w:val="HTMLTypewriter"/>
        </w:rPr>
        <w:t>lastName</w:t>
      </w:r>
      <w:r w:rsidRPr="009A3944">
        <w:t xml:space="preserve">. The last two parameters are passed via member initializers to the constructor for class </w:t>
      </w:r>
      <w:r w:rsidRPr="009A3944">
        <w:rPr>
          <w:rStyle w:val="HTMLTypewriter"/>
        </w:rPr>
        <w:t>Date</w:t>
      </w:r>
      <w:r w:rsidRPr="009A3944">
        <w:t>. The colon (</w:t>
      </w:r>
      <w:r w:rsidRPr="009A3944">
        <w:rPr>
          <w:rStyle w:val="HTMLTypewriter"/>
        </w:rPr>
        <w:t>:</w:t>
      </w:r>
      <w:r w:rsidRPr="009A3944">
        <w:t xml:space="preserve">) in the header separates the member initializers from the parameter list. The member initializers specify the </w:t>
      </w:r>
      <w:r w:rsidRPr="009A3944">
        <w:rPr>
          <w:rStyle w:val="HTMLTypewriter"/>
        </w:rPr>
        <w:t>Employee</w:t>
      </w:r>
      <w:r w:rsidRPr="009A3944">
        <w:t xml:space="preserve"> constructor parameters being passed to the constructors of the member </w:t>
      </w:r>
      <w:r w:rsidRPr="009A3944">
        <w:rPr>
          <w:rStyle w:val="HTMLTypewriter"/>
        </w:rPr>
        <w:t>Date</w:t>
      </w:r>
      <w:r w:rsidRPr="009A3944">
        <w:t xml:space="preserve"> objects. Parameter </w:t>
      </w:r>
      <w:r w:rsidRPr="009A3944">
        <w:rPr>
          <w:rStyle w:val="HTMLTypewriter"/>
        </w:rPr>
        <w:t>dateOfBirth</w:t>
      </w:r>
      <w:r w:rsidRPr="009A3944">
        <w:t xml:space="preserve"> is passed to object </w:t>
      </w:r>
      <w:r w:rsidRPr="009A3944">
        <w:rPr>
          <w:rStyle w:val="HTMLTypewriter"/>
        </w:rPr>
        <w:t>birthDate</w:t>
      </w:r>
      <w:r w:rsidRPr="009A3944">
        <w:t xml:space="preserve">'s constructor (Fig. 10.13), and parameter </w:t>
      </w:r>
      <w:r w:rsidRPr="009A3944">
        <w:rPr>
          <w:rStyle w:val="HTMLTypewriter"/>
        </w:rPr>
        <w:t>dateOfHire</w:t>
      </w:r>
      <w:r w:rsidRPr="009A3944">
        <w:t xml:space="preserve"> is passed to object </w:t>
      </w:r>
      <w:r w:rsidRPr="009A3944">
        <w:rPr>
          <w:rStyle w:val="HTMLTypewriter"/>
        </w:rPr>
        <w:t>hireDate</w:t>
      </w:r>
      <w:r w:rsidRPr="009A3944">
        <w:t xml:space="preserve">'s constructor (Fig. 10.13). Again, member initializers are separated by commas. As you study class </w:t>
      </w:r>
      <w:r w:rsidRPr="009A3944">
        <w:rPr>
          <w:rStyle w:val="HTMLTypewriter"/>
        </w:rPr>
        <w:t>Date</w:t>
      </w:r>
      <w:r w:rsidRPr="009A3944">
        <w:t xml:space="preserve"> (Fig. 10.10), notice that the class does not provide a constructor that receives a parameter of type </w:t>
      </w:r>
      <w:r w:rsidRPr="009A3944">
        <w:rPr>
          <w:rStyle w:val="HTMLTypewriter"/>
        </w:rPr>
        <w:t>Date</w:t>
      </w:r>
      <w:r w:rsidRPr="009A3944">
        <w:t xml:space="preserve">. </w:t>
      </w:r>
    </w:p>
    <w:p w:rsidR="00725934" w:rsidRPr="009A3944" w:rsidRDefault="00725934" w:rsidP="00725934">
      <w:pPr>
        <w:spacing w:before="100" w:beforeAutospacing="1" w:after="100" w:afterAutospacing="1"/>
        <w:outlineLvl w:val="2"/>
        <w:rPr>
          <w:rFonts w:ascii="Times New Roman" w:hAnsi="Times New Roman" w:cs="Times New Roman"/>
          <w:b/>
          <w:bCs w:val="0"/>
          <w:sz w:val="27"/>
          <w:szCs w:val="27"/>
        </w:rPr>
      </w:pPr>
      <w:r w:rsidRPr="009A3944">
        <w:rPr>
          <w:rFonts w:ascii="Courier New" w:hAnsi="Courier New" w:cs="Courier New"/>
          <w:b/>
        </w:rPr>
        <w:t>friend</w:t>
      </w:r>
      <w:r w:rsidRPr="009A3944">
        <w:rPr>
          <w:rFonts w:ascii="Times New Roman" w:hAnsi="Times New Roman" w:cs="Times New Roman"/>
          <w:b/>
          <w:sz w:val="27"/>
          <w:szCs w:val="27"/>
        </w:rPr>
        <w:t xml:space="preserve"> </w:t>
      </w:r>
      <w:r w:rsidRPr="009A3944">
        <w:rPr>
          <w:rFonts w:ascii="Times New Roman" w:hAnsi="Times New Roman" w:cs="Times New Roman"/>
          <w:b/>
          <w:sz w:val="24"/>
        </w:rPr>
        <w:t>Functions</w:t>
      </w:r>
      <w:r w:rsidRPr="009A3944">
        <w:rPr>
          <w:rFonts w:ascii="Times New Roman" w:hAnsi="Times New Roman" w:cs="Times New Roman"/>
          <w:b/>
          <w:sz w:val="27"/>
          <w:szCs w:val="27"/>
        </w:rPr>
        <w:t xml:space="preserve"> </w:t>
      </w:r>
      <w:r w:rsidRPr="009A3944">
        <w:rPr>
          <w:rFonts w:ascii="Times New Roman" w:hAnsi="Times New Roman" w:cs="Times New Roman"/>
          <w:b/>
          <w:sz w:val="24"/>
        </w:rPr>
        <w:t>and</w:t>
      </w:r>
      <w:r w:rsidRPr="009A3944">
        <w:rPr>
          <w:rFonts w:ascii="Times New Roman" w:hAnsi="Times New Roman" w:cs="Times New Roman"/>
          <w:b/>
          <w:sz w:val="27"/>
          <w:szCs w:val="27"/>
        </w:rPr>
        <w:t xml:space="preserve"> </w:t>
      </w:r>
      <w:r w:rsidRPr="009A3944">
        <w:rPr>
          <w:rFonts w:ascii="Courier New" w:hAnsi="Courier New" w:cs="Courier New"/>
          <w:b/>
        </w:rPr>
        <w:t>friend</w:t>
      </w:r>
      <w:r w:rsidRPr="009A3944">
        <w:rPr>
          <w:rFonts w:ascii="Times New Roman" w:hAnsi="Times New Roman" w:cs="Times New Roman"/>
          <w:b/>
          <w:sz w:val="27"/>
          <w:szCs w:val="27"/>
        </w:rPr>
        <w:t xml:space="preserve"> </w:t>
      </w:r>
      <w:r w:rsidRPr="009A3944">
        <w:rPr>
          <w:rFonts w:ascii="Times New Roman" w:hAnsi="Times New Roman" w:cs="Times New Roman"/>
          <w:b/>
          <w:sz w:val="24"/>
        </w:rPr>
        <w:t>Classes</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A </w:t>
      </w:r>
      <w:bookmarkStart w:id="640" w:name="ch10term23"/>
      <w:bookmarkEnd w:id="640"/>
      <w:r w:rsidRPr="009A3944">
        <w:rPr>
          <w:rFonts w:ascii="Times New Roman" w:hAnsi="Times New Roman" w:cs="Times New Roman"/>
          <w:b/>
          <w:sz w:val="24"/>
        </w:rPr>
        <w:t>friend function</w:t>
      </w:r>
      <w:r w:rsidRPr="009A3944">
        <w:rPr>
          <w:rFonts w:ascii="Times New Roman" w:hAnsi="Times New Roman" w:cs="Times New Roman"/>
          <w:sz w:val="24"/>
        </w:rPr>
        <w:t xml:space="preserve"> of a class is defined outside that class's scope, yet has the right to access the non-</w:t>
      </w:r>
      <w:r w:rsidRPr="009A3944">
        <w:rPr>
          <w:rFonts w:ascii="Courier New" w:hAnsi="Courier New" w:cs="Courier New"/>
        </w:rPr>
        <w:t>public</w:t>
      </w:r>
      <w:r w:rsidRPr="009A3944">
        <w:rPr>
          <w:rFonts w:ascii="Times New Roman" w:hAnsi="Times New Roman" w:cs="Times New Roman"/>
          <w:sz w:val="24"/>
        </w:rPr>
        <w:t xml:space="preserve"> (and </w:t>
      </w:r>
      <w:r w:rsidRPr="009A3944">
        <w:rPr>
          <w:rFonts w:ascii="Courier New" w:hAnsi="Courier New" w:cs="Courier New"/>
        </w:rPr>
        <w:t>public</w:t>
      </w:r>
      <w:r w:rsidRPr="009A3944">
        <w:rPr>
          <w:rFonts w:ascii="Times New Roman" w:hAnsi="Times New Roman" w:cs="Times New Roman"/>
          <w:sz w:val="24"/>
        </w:rPr>
        <w:t xml:space="preserve">) members of the class. Standalone functions or entire classes may be declared to be friends of another class. Using </w:t>
      </w:r>
      <w:r w:rsidRPr="009A3944">
        <w:rPr>
          <w:rFonts w:ascii="Courier New" w:hAnsi="Courier New" w:cs="Courier New"/>
        </w:rPr>
        <w:t>friend</w:t>
      </w:r>
      <w:r w:rsidRPr="009A3944">
        <w:rPr>
          <w:rFonts w:ascii="Times New Roman" w:hAnsi="Times New Roman" w:cs="Times New Roman"/>
          <w:sz w:val="24"/>
        </w:rPr>
        <w:t xml:space="preserve"> functions can enhance performance. This section presents a mechanical example of how a </w:t>
      </w:r>
      <w:r w:rsidRPr="009A3944">
        <w:rPr>
          <w:rFonts w:ascii="Courier New" w:hAnsi="Courier New" w:cs="Courier New"/>
        </w:rPr>
        <w:t>friend</w:t>
      </w:r>
      <w:r w:rsidRPr="009A3944">
        <w:rPr>
          <w:rFonts w:ascii="Times New Roman" w:hAnsi="Times New Roman" w:cs="Times New Roman"/>
          <w:sz w:val="24"/>
        </w:rPr>
        <w:t xml:space="preserve"> function works. </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To declare a function as a friend of a class, precede the function prototype in the class definition with keyword </w:t>
      </w:r>
      <w:r w:rsidRPr="009A3944">
        <w:rPr>
          <w:rFonts w:ascii="Courier New" w:hAnsi="Courier New" w:cs="Courier New"/>
        </w:rPr>
        <w:t>friend</w:t>
      </w:r>
      <w:r w:rsidRPr="009A3944">
        <w:rPr>
          <w:rFonts w:ascii="Times New Roman" w:hAnsi="Times New Roman" w:cs="Times New Roman"/>
          <w:sz w:val="24"/>
        </w:rPr>
        <w:t xml:space="preserve">. To declare all member functions of class </w:t>
      </w:r>
      <w:r w:rsidRPr="009A3944">
        <w:rPr>
          <w:rFonts w:ascii="Courier New" w:hAnsi="Courier New" w:cs="Courier New"/>
        </w:rPr>
        <w:t>ClassTwo</w:t>
      </w:r>
      <w:r w:rsidRPr="009A3944">
        <w:rPr>
          <w:rFonts w:ascii="Times New Roman" w:hAnsi="Times New Roman" w:cs="Times New Roman"/>
          <w:sz w:val="24"/>
        </w:rPr>
        <w:t xml:space="preserve"> as friends of class </w:t>
      </w:r>
      <w:r w:rsidRPr="009A3944">
        <w:rPr>
          <w:rFonts w:ascii="Courier New" w:hAnsi="Courier New" w:cs="Courier New"/>
        </w:rPr>
        <w:t>ClassOne</w:t>
      </w:r>
      <w:r w:rsidRPr="009A3944">
        <w:rPr>
          <w:rFonts w:ascii="Times New Roman" w:hAnsi="Times New Roman" w:cs="Times New Roman"/>
          <w:sz w:val="24"/>
        </w:rPr>
        <w:t>, place a declaration of the form</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friend class ClassTwo;</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in the definition of class </w:t>
      </w:r>
      <w:r w:rsidRPr="009A3944">
        <w:rPr>
          <w:rFonts w:ascii="Courier New" w:hAnsi="Courier New" w:cs="Courier New"/>
        </w:rPr>
        <w:t>ClassOne</w:t>
      </w:r>
      <w:r w:rsidRPr="009A3944">
        <w:rPr>
          <w:rFonts w:ascii="Times New Roman" w:hAnsi="Times New Roman" w:cs="Times New Roman"/>
          <w:sz w:val="24"/>
        </w:rPr>
        <w:t>.</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[NOTE: Even though the prototypes for </w:t>
      </w:r>
      <w:r w:rsidRPr="009A3944">
        <w:rPr>
          <w:rFonts w:ascii="Courier New" w:hAnsi="Courier New" w:cs="Courier New"/>
        </w:rPr>
        <w:t>friend</w:t>
      </w:r>
      <w:r w:rsidRPr="009A3944">
        <w:rPr>
          <w:rFonts w:ascii="Times New Roman" w:hAnsi="Times New Roman" w:cs="Times New Roman"/>
          <w:sz w:val="24"/>
        </w:rPr>
        <w:t xml:space="preserve"> functions appear in the class definition, friends are not member functions.</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Member access notions of </w:t>
      </w:r>
      <w:r w:rsidRPr="009A3944">
        <w:rPr>
          <w:rFonts w:ascii="Courier New" w:hAnsi="Courier New" w:cs="Courier New"/>
        </w:rPr>
        <w:t>private</w:t>
      </w:r>
      <w:r w:rsidRPr="009A3944">
        <w:rPr>
          <w:rFonts w:ascii="Times New Roman" w:hAnsi="Times New Roman" w:cs="Times New Roman"/>
          <w:sz w:val="24"/>
        </w:rPr>
        <w:t xml:space="preserve">, </w:t>
      </w:r>
      <w:r w:rsidRPr="009A3944">
        <w:rPr>
          <w:rFonts w:ascii="Courier New" w:hAnsi="Courier New" w:cs="Courier New"/>
        </w:rPr>
        <w:t>protected</w:t>
      </w:r>
      <w:r w:rsidRPr="009A3944">
        <w:rPr>
          <w:rFonts w:ascii="Times New Roman" w:hAnsi="Times New Roman" w:cs="Times New Roman"/>
          <w:sz w:val="24"/>
        </w:rPr>
        <w:t xml:space="preserve"> and </w:t>
      </w:r>
      <w:r w:rsidRPr="009A3944">
        <w:rPr>
          <w:rFonts w:ascii="Courier New" w:hAnsi="Courier New" w:cs="Courier New"/>
        </w:rPr>
        <w:t>public</w:t>
      </w:r>
      <w:r w:rsidRPr="009A3944">
        <w:rPr>
          <w:rFonts w:ascii="Times New Roman" w:hAnsi="Times New Roman" w:cs="Times New Roman"/>
          <w:sz w:val="24"/>
        </w:rPr>
        <w:t xml:space="preserve"> are not relevant to </w:t>
      </w:r>
      <w:r w:rsidRPr="009A3944">
        <w:rPr>
          <w:rFonts w:ascii="Courier New" w:hAnsi="Courier New" w:cs="Courier New"/>
        </w:rPr>
        <w:t>friend</w:t>
      </w:r>
      <w:r w:rsidRPr="009A3944">
        <w:rPr>
          <w:rFonts w:ascii="Times New Roman" w:hAnsi="Times New Roman" w:cs="Times New Roman"/>
          <w:sz w:val="24"/>
        </w:rPr>
        <w:t xml:space="preserve"> declarations, so </w:t>
      </w:r>
      <w:r w:rsidRPr="009A3944">
        <w:rPr>
          <w:rFonts w:ascii="Courier New" w:hAnsi="Courier New" w:cs="Courier New"/>
        </w:rPr>
        <w:t>friend</w:t>
      </w:r>
      <w:r w:rsidRPr="009A3944">
        <w:rPr>
          <w:rFonts w:ascii="Times New Roman" w:hAnsi="Times New Roman" w:cs="Times New Roman"/>
          <w:sz w:val="24"/>
        </w:rPr>
        <w:t xml:space="preserve"> declarations can be placed anywhere in a class definition.]</w:t>
      </w:r>
    </w:p>
    <w:p w:rsidR="00725934" w:rsidRPr="009A3944" w:rsidRDefault="00725934" w:rsidP="00725934">
      <w:pPr>
        <w:pStyle w:val="doctext"/>
        <w:rPr>
          <w:b/>
        </w:rPr>
      </w:pPr>
      <w:r w:rsidRPr="009A3944">
        <w:rPr>
          <w:b/>
        </w:rPr>
        <w:t>Friendship is granted, not taken i.e., for class B to be a friend of class A, class A must explicitly declare that class B is its friend. Also, the friendship relation is neither symmetric nor transitive; i.e., if class A is a friend of class B, and class B is a friend of class C, you cannot infer that class B is a friend of class A (again, friendship is not symmetric), that class C is a friend of class B (also because friendship is not symmetric), or that class A is a friend of class C (friendship is not transitive).</w:t>
      </w:r>
    </w:p>
    <w:p w:rsidR="00725934" w:rsidRPr="009A3944" w:rsidRDefault="00725934" w:rsidP="00725934">
      <w:pPr>
        <w:pStyle w:val="doctext"/>
        <w:rPr>
          <w:b/>
        </w:rPr>
      </w:pPr>
      <w:r w:rsidRPr="009A3944">
        <w:rPr>
          <w:b/>
        </w:rPr>
        <w:t>Modifying a Class's private Data With a Friend Function</w:t>
      </w:r>
    </w:p>
    <w:p w:rsidR="00725934" w:rsidRPr="009A3944" w:rsidRDefault="00725934" w:rsidP="00725934">
      <w:pPr>
        <w:pStyle w:val="doctext"/>
      </w:pPr>
      <w:r w:rsidRPr="009A3944">
        <w:t xml:space="preserve">Figure 10.15 is a mechanical example in which we define </w:t>
      </w:r>
      <w:r w:rsidRPr="009A3944">
        <w:rPr>
          <w:rStyle w:val="HTMLTypewriter"/>
        </w:rPr>
        <w:t>friend</w:t>
      </w:r>
      <w:r w:rsidRPr="009A3944">
        <w:t xml:space="preserve"> function </w:t>
      </w:r>
      <w:r w:rsidRPr="009A3944">
        <w:rPr>
          <w:rStyle w:val="HTMLTypewriter"/>
        </w:rPr>
        <w:t>setX</w:t>
      </w:r>
      <w:r w:rsidRPr="009A3944">
        <w:t xml:space="preserve"> to set the </w:t>
      </w:r>
      <w:r w:rsidRPr="009A3944">
        <w:rPr>
          <w:rStyle w:val="HTMLTypewriter"/>
        </w:rPr>
        <w:t>private</w:t>
      </w:r>
      <w:r w:rsidRPr="009A3944">
        <w:t xml:space="preserve"> data member </w:t>
      </w:r>
      <w:r w:rsidRPr="009A3944">
        <w:rPr>
          <w:rStyle w:val="HTMLTypewriter"/>
        </w:rPr>
        <w:t>x</w:t>
      </w:r>
      <w:r w:rsidRPr="009A3944">
        <w:t xml:space="preserve"> of class </w:t>
      </w:r>
      <w:r w:rsidRPr="009A3944">
        <w:rPr>
          <w:rStyle w:val="HTMLTypewriter"/>
        </w:rPr>
        <w:t>Count</w:t>
      </w:r>
      <w:r w:rsidRPr="009A3944">
        <w:t xml:space="preserve">. Note that the </w:t>
      </w:r>
      <w:r w:rsidRPr="009A3944">
        <w:rPr>
          <w:rStyle w:val="HTMLTypewriter"/>
        </w:rPr>
        <w:t>friend</w:t>
      </w:r>
      <w:r w:rsidRPr="009A3944">
        <w:t xml:space="preserve"> declaration appears first (by convention) in the class definition, even before </w:t>
      </w:r>
      <w:r w:rsidRPr="009A3944">
        <w:rPr>
          <w:rStyle w:val="HTMLTypewriter"/>
        </w:rPr>
        <w:t>public</w:t>
      </w:r>
      <w:r w:rsidRPr="009A3944">
        <w:t xml:space="preserve"> member functions are declared. Again, this </w:t>
      </w:r>
      <w:r w:rsidRPr="009A3944">
        <w:rPr>
          <w:rStyle w:val="HTMLTypewriter"/>
        </w:rPr>
        <w:t>friend</w:t>
      </w:r>
      <w:r w:rsidRPr="009A3944">
        <w:t xml:space="preserve"> declaration can appear anywhere in the class.</w:t>
      </w:r>
    </w:p>
    <w:p w:rsidR="00725934" w:rsidRPr="009A3944" w:rsidRDefault="00725934" w:rsidP="00725934">
      <w:pPr>
        <w:pStyle w:val="doctext"/>
      </w:pPr>
      <w:r w:rsidRPr="009A3944">
        <w:t xml:space="preserve">Function </w:t>
      </w:r>
      <w:r w:rsidRPr="009A3944">
        <w:rPr>
          <w:rStyle w:val="HTMLTypewriter"/>
        </w:rPr>
        <w:t>setX</w:t>
      </w:r>
      <w:r w:rsidRPr="009A3944">
        <w:t xml:space="preserve">  is a C-style, stand-alone function it is not a member function of class </w:t>
      </w:r>
      <w:r w:rsidRPr="009A3944">
        <w:rPr>
          <w:rStyle w:val="HTMLTypewriter"/>
        </w:rPr>
        <w:t>Count</w:t>
      </w:r>
      <w:r w:rsidRPr="009A3944">
        <w:t xml:space="preserve">. For this reason, when </w:t>
      </w:r>
      <w:r w:rsidRPr="009A3944">
        <w:rPr>
          <w:rStyle w:val="HTMLTypewriter"/>
        </w:rPr>
        <w:t>setX</w:t>
      </w:r>
      <w:r w:rsidRPr="009A3944">
        <w:t xml:space="preserve"> is invoked for object </w:t>
      </w:r>
      <w:r w:rsidRPr="009A3944">
        <w:rPr>
          <w:rStyle w:val="HTMLTypewriter"/>
        </w:rPr>
        <w:t>counter</w:t>
      </w:r>
      <w:r w:rsidRPr="009A3944">
        <w:t xml:space="preserve">, and passes </w:t>
      </w:r>
      <w:r w:rsidRPr="009A3944">
        <w:rPr>
          <w:rStyle w:val="HTMLTypewriter"/>
        </w:rPr>
        <w:t>counter</w:t>
      </w:r>
      <w:r w:rsidRPr="009A3944">
        <w:t xml:space="preserve"> as an argument to </w:t>
      </w:r>
      <w:r w:rsidRPr="009A3944">
        <w:rPr>
          <w:rStyle w:val="HTMLTypewriter"/>
        </w:rPr>
        <w:t>setX</w:t>
      </w:r>
      <w:r w:rsidRPr="009A3944">
        <w:t xml:space="preserve"> rather than using a handle (such as the name of the object) to call the function, as in</w:t>
      </w:r>
    </w:p>
    <w:p w:rsidR="00725934" w:rsidRPr="009A3944" w:rsidRDefault="00725934" w:rsidP="00725934">
      <w:pPr>
        <w:pStyle w:val="HTMLPreformatted"/>
      </w:pPr>
      <w:r w:rsidRPr="009A3944">
        <w:t>counter.setX( 8 );</w:t>
      </w:r>
    </w:p>
    <w:p w:rsidR="00725934" w:rsidRPr="009A3944" w:rsidRDefault="00725934" w:rsidP="00725934"/>
    <w:p w:rsidR="00725934" w:rsidRPr="009A3944" w:rsidRDefault="00725934" w:rsidP="00725934">
      <w:pPr>
        <w:pStyle w:val="doctext"/>
      </w:pPr>
      <w:r w:rsidRPr="009A3944">
        <w:t xml:space="preserve">As we mentioned, Fig. 10.15 is a mechanical example of using the </w:t>
      </w:r>
      <w:r w:rsidRPr="009A3944">
        <w:rPr>
          <w:rStyle w:val="HTMLTypewriter"/>
        </w:rPr>
        <w:t>friend</w:t>
      </w:r>
      <w:r w:rsidRPr="009A3944">
        <w:t xml:space="preserve"> construct. It would normally be appropriate to define function </w:t>
      </w:r>
      <w:r w:rsidRPr="009A3944">
        <w:rPr>
          <w:rStyle w:val="HTMLTypewriter"/>
        </w:rPr>
        <w:t>setX</w:t>
      </w:r>
      <w:r w:rsidRPr="009A3944">
        <w:t xml:space="preserve"> as a member function of class </w:t>
      </w:r>
      <w:r w:rsidRPr="009A3944">
        <w:rPr>
          <w:rStyle w:val="HTMLTypewriter"/>
        </w:rPr>
        <w:t>Count</w:t>
      </w:r>
      <w:r w:rsidRPr="009A3944">
        <w:t>. It would also normally be appropriate to separate the program of Fig. 10.15 into three files:</w:t>
      </w:r>
    </w:p>
    <w:p w:rsidR="00725934" w:rsidRPr="009A3944" w:rsidRDefault="00725934" w:rsidP="00725934">
      <w:pPr>
        <w:pStyle w:val="doclist"/>
        <w:numPr>
          <w:ilvl w:val="0"/>
          <w:numId w:val="127"/>
        </w:numPr>
      </w:pPr>
      <w:r w:rsidRPr="009A3944">
        <w:t xml:space="preserve">A header file (e.g., </w:t>
      </w:r>
      <w:r w:rsidRPr="009A3944">
        <w:rPr>
          <w:rStyle w:val="HTMLTypewriter"/>
        </w:rPr>
        <w:t>Count.h</w:t>
      </w:r>
      <w:r w:rsidRPr="009A3944">
        <w:t xml:space="preserve">) containing the </w:t>
      </w:r>
      <w:r w:rsidRPr="009A3944">
        <w:rPr>
          <w:rStyle w:val="HTMLTypewriter"/>
        </w:rPr>
        <w:t>Count</w:t>
      </w:r>
      <w:r w:rsidRPr="009A3944">
        <w:t xml:space="preserve"> class definition, which in turn contains the prototype of </w:t>
      </w:r>
      <w:r w:rsidRPr="009A3944">
        <w:rPr>
          <w:rStyle w:val="HTMLTypewriter"/>
        </w:rPr>
        <w:t>friend</w:t>
      </w:r>
      <w:r w:rsidRPr="009A3944">
        <w:t xml:space="preserve"> function </w:t>
      </w:r>
      <w:r w:rsidRPr="009A3944">
        <w:rPr>
          <w:rStyle w:val="HTMLTypewriter"/>
        </w:rPr>
        <w:t>setX</w:t>
      </w:r>
    </w:p>
    <w:p w:rsidR="00725934" w:rsidRPr="009A3944" w:rsidRDefault="00725934" w:rsidP="00725934">
      <w:pPr>
        <w:pStyle w:val="doclist"/>
        <w:numPr>
          <w:ilvl w:val="0"/>
          <w:numId w:val="127"/>
        </w:numPr>
      </w:pPr>
      <w:r w:rsidRPr="009A3944">
        <w:t xml:space="preserve">An implementation file (e.g., </w:t>
      </w:r>
      <w:r w:rsidRPr="009A3944">
        <w:rPr>
          <w:rStyle w:val="HTMLTypewriter"/>
        </w:rPr>
        <w:t>Count.cpp</w:t>
      </w:r>
      <w:r w:rsidRPr="009A3944">
        <w:t xml:space="preserve">) containing the definitions of class </w:t>
      </w:r>
      <w:r w:rsidRPr="009A3944">
        <w:rPr>
          <w:rStyle w:val="HTMLTypewriter"/>
        </w:rPr>
        <w:t>Count</w:t>
      </w:r>
      <w:r w:rsidRPr="009A3944">
        <w:t xml:space="preserve">'s member functions and the definition of </w:t>
      </w:r>
      <w:r w:rsidRPr="009A3944">
        <w:rPr>
          <w:rStyle w:val="HTMLTypewriter"/>
        </w:rPr>
        <w:t>friend</w:t>
      </w:r>
      <w:r w:rsidRPr="009A3944">
        <w:t xml:space="preserve"> function </w:t>
      </w:r>
      <w:r w:rsidRPr="009A3944">
        <w:rPr>
          <w:rStyle w:val="HTMLTypewriter"/>
        </w:rPr>
        <w:t>setX</w:t>
      </w:r>
    </w:p>
    <w:p w:rsidR="00725934" w:rsidRPr="009A3944" w:rsidRDefault="00725934" w:rsidP="00725934">
      <w:pPr>
        <w:pStyle w:val="doclist"/>
        <w:numPr>
          <w:ilvl w:val="0"/>
          <w:numId w:val="127"/>
        </w:numPr>
      </w:pPr>
      <w:r w:rsidRPr="009A3944">
        <w:t xml:space="preserve">A test program (e.g., </w:t>
      </w:r>
      <w:r w:rsidRPr="009A3944">
        <w:rPr>
          <w:rStyle w:val="HTMLTypewriter"/>
        </w:rPr>
        <w:t>fig10_15.cpp</w:t>
      </w:r>
      <w:r w:rsidRPr="009A3944">
        <w:t xml:space="preserve">) with </w:t>
      </w:r>
      <w:r w:rsidRPr="009A3944">
        <w:rPr>
          <w:rStyle w:val="HTMLTypewriter"/>
        </w:rPr>
        <w:t>main</w:t>
      </w:r>
    </w:p>
    <w:p w:rsidR="00725934" w:rsidRPr="009A3944" w:rsidRDefault="00725934" w:rsidP="00725934">
      <w:pPr>
        <w:pStyle w:val="Heading4"/>
        <w:rPr>
          <w:rFonts w:ascii="Times New Roman" w:hAnsi="Times New Roman" w:cs="Times New Roman"/>
          <w:i w:val="0"/>
        </w:rPr>
      </w:pPr>
      <w:bookmarkStart w:id="641" w:name="ch10lev2sec5"/>
      <w:bookmarkEnd w:id="641"/>
      <w:r w:rsidRPr="009A3944">
        <w:rPr>
          <w:rFonts w:ascii="Times New Roman" w:hAnsi="Times New Roman" w:cs="Times New Roman"/>
          <w:i w:val="0"/>
        </w:rPr>
        <w:t xml:space="preserve">Erroneously Attempting to Modify a </w:t>
      </w:r>
      <w:r w:rsidRPr="009A3944">
        <w:rPr>
          <w:rStyle w:val="HTMLTypewriter"/>
          <w:rFonts w:ascii="Times New Roman" w:eastAsiaTheme="majorEastAsia" w:hAnsi="Times New Roman" w:cs="Times New Roman"/>
          <w:i w:val="0"/>
        </w:rPr>
        <w:t>private</w:t>
      </w:r>
      <w:r w:rsidRPr="009A3944">
        <w:rPr>
          <w:rFonts w:ascii="Times New Roman" w:hAnsi="Times New Roman" w:cs="Times New Roman"/>
          <w:i w:val="0"/>
        </w:rPr>
        <w:t xml:space="preserve"> Member with a Non-</w:t>
      </w:r>
      <w:r w:rsidRPr="009A3944">
        <w:rPr>
          <w:rStyle w:val="HTMLTypewriter"/>
          <w:rFonts w:ascii="Times New Roman" w:eastAsiaTheme="majorEastAsia" w:hAnsi="Times New Roman" w:cs="Times New Roman"/>
          <w:i w:val="0"/>
        </w:rPr>
        <w:t>friend</w:t>
      </w:r>
      <w:r w:rsidRPr="009A3944">
        <w:rPr>
          <w:rFonts w:ascii="Times New Roman" w:hAnsi="Times New Roman" w:cs="Times New Roman"/>
          <w:i w:val="0"/>
        </w:rPr>
        <w:t xml:space="preserve"> Function</w:t>
      </w:r>
    </w:p>
    <w:p w:rsidR="00725934" w:rsidRPr="009A3944" w:rsidRDefault="00725934" w:rsidP="00725934">
      <w:pPr>
        <w:pStyle w:val="doctext"/>
      </w:pPr>
      <w:r w:rsidRPr="009A3944">
        <w:t>The program of Fig. 10.16 demonstrates the error messages produced by the compiler when non-</w:t>
      </w:r>
      <w:r w:rsidRPr="009A3944">
        <w:rPr>
          <w:rStyle w:val="HTMLTypewriter"/>
        </w:rPr>
        <w:t>friend</w:t>
      </w:r>
      <w:r w:rsidRPr="009A3944">
        <w:t xml:space="preserve"> function </w:t>
      </w:r>
      <w:r w:rsidRPr="009A3944">
        <w:rPr>
          <w:rStyle w:val="HTMLTypewriter"/>
        </w:rPr>
        <w:t>cannotSetX</w:t>
      </w:r>
      <w:r w:rsidRPr="009A3944">
        <w:t xml:space="preserve"> is called to modify </w:t>
      </w:r>
      <w:r w:rsidRPr="009A3944">
        <w:rPr>
          <w:rStyle w:val="HTMLTypewriter"/>
        </w:rPr>
        <w:t>private</w:t>
      </w:r>
      <w:r w:rsidRPr="009A3944">
        <w:t xml:space="preserve"> data member </w:t>
      </w:r>
      <w:r w:rsidRPr="009A3944">
        <w:rPr>
          <w:rStyle w:val="HTMLTypewriter"/>
        </w:rPr>
        <w:t>x</w:t>
      </w:r>
      <w:r w:rsidRPr="009A3944">
        <w:t>.</w:t>
      </w:r>
    </w:p>
    <w:p w:rsidR="00725934" w:rsidRPr="009A3944" w:rsidRDefault="00725934" w:rsidP="00725934">
      <w:pPr>
        <w:pStyle w:val="doctext"/>
      </w:pPr>
      <w:r w:rsidRPr="009A3944">
        <w:t>It is possible to specify overloaded functions as friends of a class. Each overloaded function intended to be a friend must be explicitly declared in the class definition as a friend of the class.</w:t>
      </w:r>
    </w:p>
    <w:p w:rsidR="00725934" w:rsidRPr="009A3944" w:rsidRDefault="00725934" w:rsidP="00725934">
      <w:pPr>
        <w:pStyle w:val="Heading4"/>
      </w:pPr>
      <w:r w:rsidRPr="009A3944">
        <w:rPr>
          <w:rFonts w:ascii="Times New Roman" w:hAnsi="Times New Roman" w:cs="Times New Roman"/>
          <w:i w:val="0"/>
        </w:rPr>
        <w:t>Using</w:t>
      </w:r>
      <w:r w:rsidRPr="009A3944">
        <w:t xml:space="preserve"> </w:t>
      </w:r>
      <w:r w:rsidRPr="009A3944">
        <w:rPr>
          <w:rFonts w:ascii="Times New Roman" w:hAnsi="Times New Roman" w:cs="Times New Roman"/>
          <w:i w:val="0"/>
        </w:rPr>
        <w:t>the</w:t>
      </w:r>
      <w:r w:rsidRPr="009A3944">
        <w:t xml:space="preserve"> </w:t>
      </w:r>
      <w:r w:rsidRPr="009A3944">
        <w:rPr>
          <w:rStyle w:val="HTMLTypewriter"/>
          <w:rFonts w:eastAsiaTheme="majorEastAsia"/>
          <w:i w:val="0"/>
        </w:rPr>
        <w:t>this</w:t>
      </w:r>
      <w:r w:rsidRPr="009A3944">
        <w:t xml:space="preserve"> </w:t>
      </w:r>
      <w:r w:rsidRPr="009A3944">
        <w:rPr>
          <w:rFonts w:ascii="Times New Roman" w:hAnsi="Times New Roman" w:cs="Times New Roman"/>
          <w:i w:val="0"/>
        </w:rPr>
        <w:t>Pointer</w:t>
      </w:r>
    </w:p>
    <w:p w:rsidR="00725934" w:rsidRPr="009A3944" w:rsidRDefault="00725934" w:rsidP="00725934">
      <w:pPr>
        <w:pStyle w:val="doctext"/>
      </w:pPr>
      <w:bookmarkStart w:id="642" w:name="idd1e126248"/>
      <w:bookmarkStart w:id="643" w:name="idd1e126243"/>
      <w:bookmarkStart w:id="644" w:name="idd1e126238"/>
      <w:bookmarkStart w:id="645" w:name="idd1e126233"/>
      <w:bookmarkStart w:id="646" w:name="idd1e126228"/>
      <w:bookmarkStart w:id="647" w:name="idd1e126222"/>
      <w:bookmarkStart w:id="648" w:name="idd1e126216"/>
      <w:bookmarkStart w:id="649" w:name="idd1e126213"/>
      <w:bookmarkStart w:id="650" w:name="idd1e126207"/>
      <w:bookmarkStart w:id="651" w:name="idd1e126200"/>
      <w:bookmarkStart w:id="652" w:name="idd1e126197"/>
      <w:bookmarkStart w:id="653" w:name="idd1e126191"/>
      <w:bookmarkEnd w:id="642"/>
      <w:bookmarkEnd w:id="643"/>
      <w:bookmarkEnd w:id="644"/>
      <w:bookmarkEnd w:id="645"/>
      <w:bookmarkEnd w:id="646"/>
      <w:bookmarkEnd w:id="647"/>
      <w:bookmarkEnd w:id="648"/>
      <w:bookmarkEnd w:id="649"/>
      <w:bookmarkEnd w:id="650"/>
      <w:bookmarkEnd w:id="651"/>
      <w:bookmarkEnd w:id="652"/>
      <w:bookmarkEnd w:id="653"/>
      <w:r w:rsidRPr="009A3944">
        <w:t xml:space="preserve">We have seen that an object's member functions can manipulate the object's data. How do member functions know which object's data members to manipulate? Every object has access to its own address through a pointer called </w:t>
      </w:r>
      <w:bookmarkStart w:id="654" w:name="ch10term42"/>
      <w:bookmarkEnd w:id="654"/>
      <w:r w:rsidRPr="009A3944">
        <w:rPr>
          <w:rFonts w:ascii="Andale Mono" w:hAnsi="Andale Mono"/>
          <w:b/>
          <w:bCs/>
          <w:sz w:val="20"/>
          <w:szCs w:val="20"/>
        </w:rPr>
        <w:t>this</w:t>
      </w:r>
      <w:r w:rsidRPr="009A3944">
        <w:t xml:space="preserve"> (a C++ keyword). An object's </w:t>
      </w:r>
      <w:r w:rsidRPr="009A3944">
        <w:rPr>
          <w:rStyle w:val="HTMLTypewriter"/>
        </w:rPr>
        <w:t>this</w:t>
      </w:r>
      <w:r w:rsidRPr="009A3944">
        <w:t xml:space="preserve"> pointer is not part of the object itself i.e., the size of the memory occupied by the </w:t>
      </w:r>
      <w:r w:rsidRPr="009A3944">
        <w:rPr>
          <w:rStyle w:val="HTMLTypewriter"/>
        </w:rPr>
        <w:t>this</w:t>
      </w:r>
      <w:r w:rsidRPr="009A3944">
        <w:t xml:space="preserve"> pointer is not reflected in the result of a </w:t>
      </w:r>
      <w:r w:rsidRPr="009A3944">
        <w:rPr>
          <w:rStyle w:val="HTMLTypewriter"/>
        </w:rPr>
        <w:t>sizeof</w:t>
      </w:r>
      <w:r w:rsidRPr="009A3944">
        <w:t xml:space="preserve"> operation on the object. Rather, the </w:t>
      </w:r>
      <w:r w:rsidRPr="009A3944">
        <w:rPr>
          <w:rStyle w:val="HTMLTypewriter"/>
        </w:rPr>
        <w:t>this</w:t>
      </w:r>
      <w:r w:rsidRPr="009A3944">
        <w:t xml:space="preserve"> pointer is passed (by the compiler) as an implicit argument to each of the object's non-</w:t>
      </w:r>
      <w:r w:rsidRPr="009A3944">
        <w:rPr>
          <w:rStyle w:val="HTMLTypewriter"/>
        </w:rPr>
        <w:t>static</w:t>
      </w:r>
      <w:r w:rsidRPr="009A3944">
        <w:t xml:space="preserve"> member functions. Section 10.7 introduces </w:t>
      </w:r>
      <w:r w:rsidRPr="009A3944">
        <w:rPr>
          <w:rStyle w:val="HTMLTypewriter"/>
        </w:rPr>
        <w:t>static</w:t>
      </w:r>
      <w:r w:rsidRPr="009A3944">
        <w:t xml:space="preserve"> class members and explains why the </w:t>
      </w:r>
      <w:r w:rsidRPr="009A3944">
        <w:rPr>
          <w:rStyle w:val="HTMLTypewriter"/>
        </w:rPr>
        <w:t>this</w:t>
      </w:r>
      <w:r w:rsidRPr="009A3944">
        <w:t xml:space="preserve"> pointer is </w:t>
      </w:r>
      <w:r w:rsidRPr="009A3944">
        <w:rPr>
          <w:rStyle w:val="docemphasis"/>
        </w:rPr>
        <w:t>not</w:t>
      </w:r>
      <w:r w:rsidRPr="009A3944">
        <w:t xml:space="preserve"> implicitly passed to </w:t>
      </w:r>
      <w:r w:rsidRPr="009A3944">
        <w:rPr>
          <w:rStyle w:val="HTMLTypewriter"/>
        </w:rPr>
        <w:t>static</w:t>
      </w:r>
      <w:r w:rsidRPr="009A3944">
        <w:t xml:space="preserve"> member functions.</w:t>
      </w:r>
    </w:p>
    <w:p w:rsidR="00725934" w:rsidRPr="009A3944" w:rsidRDefault="00725934" w:rsidP="00725934">
      <w:pPr>
        <w:pStyle w:val="doctext"/>
      </w:pPr>
      <w:r w:rsidRPr="009A3944">
        <w:t xml:space="preserve">Objects use the </w:t>
      </w:r>
      <w:r w:rsidRPr="009A3944">
        <w:rPr>
          <w:rStyle w:val="HTMLTypewriter"/>
        </w:rPr>
        <w:t>this</w:t>
      </w:r>
      <w:r w:rsidRPr="009A3944">
        <w:t xml:space="preserve"> pointer implicitly (as we have done to this point) or explicitly to reference their data members and member functions. The type of the </w:t>
      </w:r>
      <w:r w:rsidRPr="009A3944">
        <w:rPr>
          <w:rStyle w:val="HTMLTypewriter"/>
        </w:rPr>
        <w:t>this</w:t>
      </w:r>
      <w:r w:rsidRPr="009A3944">
        <w:t xml:space="preserve"> pointer depends on the type of the object and whether the member function in which </w:t>
      </w:r>
      <w:r w:rsidRPr="009A3944">
        <w:rPr>
          <w:rStyle w:val="HTMLTypewriter"/>
        </w:rPr>
        <w:t>this</w:t>
      </w:r>
      <w:r w:rsidRPr="009A3944">
        <w:t xml:space="preserve"> is used is declared </w:t>
      </w:r>
      <w:r w:rsidRPr="009A3944">
        <w:rPr>
          <w:rStyle w:val="HTMLTypewriter"/>
        </w:rPr>
        <w:t>const</w:t>
      </w:r>
      <w:r w:rsidRPr="009A3944">
        <w:t xml:space="preserve">. For example, in a nonconstant member function of class </w:t>
      </w:r>
      <w:r w:rsidRPr="009A3944">
        <w:rPr>
          <w:rStyle w:val="HTMLTypewriter"/>
        </w:rPr>
        <w:t>Employee</w:t>
      </w:r>
      <w:r w:rsidRPr="009A3944">
        <w:t xml:space="preserve">, the </w:t>
      </w:r>
      <w:r w:rsidRPr="009A3944">
        <w:rPr>
          <w:rStyle w:val="HTMLTypewriter"/>
        </w:rPr>
        <w:t>this</w:t>
      </w:r>
      <w:r w:rsidRPr="009A3944">
        <w:t xml:space="preserve"> pointer has type </w:t>
      </w:r>
      <w:r w:rsidRPr="009A3944">
        <w:rPr>
          <w:rStyle w:val="HTMLTypewriter"/>
        </w:rPr>
        <w:t>Employee * const</w:t>
      </w:r>
      <w:r w:rsidRPr="009A3944">
        <w:t xml:space="preserve"> (a constant pointer to a nonconstant </w:t>
      </w:r>
      <w:r w:rsidRPr="009A3944">
        <w:rPr>
          <w:rStyle w:val="HTMLTypewriter"/>
        </w:rPr>
        <w:t>Employee</w:t>
      </w:r>
      <w:r w:rsidRPr="009A3944">
        <w:t xml:space="preserve"> object). In a constant member function of the class </w:t>
      </w:r>
      <w:r w:rsidRPr="009A3944">
        <w:rPr>
          <w:rStyle w:val="HTMLTypewriter"/>
        </w:rPr>
        <w:t>Employee</w:t>
      </w:r>
      <w:r w:rsidRPr="009A3944">
        <w:t xml:space="preserve">, the </w:t>
      </w:r>
      <w:r w:rsidRPr="009A3944">
        <w:rPr>
          <w:rStyle w:val="HTMLTypewriter"/>
        </w:rPr>
        <w:t>this</w:t>
      </w:r>
      <w:r w:rsidRPr="009A3944">
        <w:t xml:space="preserve"> pointer has the data type </w:t>
      </w:r>
      <w:r w:rsidRPr="009A3944">
        <w:rPr>
          <w:rStyle w:val="HTMLTypewriter"/>
        </w:rPr>
        <w:t>const Employee * const</w:t>
      </w:r>
      <w:r w:rsidRPr="009A3944">
        <w:t xml:space="preserve"> (a constant pointer to a constant </w:t>
      </w:r>
      <w:r w:rsidRPr="009A3944">
        <w:rPr>
          <w:rStyle w:val="HTMLTypewriter"/>
        </w:rPr>
        <w:t>Employee</w:t>
      </w:r>
      <w:r w:rsidRPr="009A3944">
        <w:t xml:space="preserve"> object).</w:t>
      </w:r>
    </w:p>
    <w:p w:rsidR="00725934" w:rsidRPr="009A3944" w:rsidRDefault="00725934" w:rsidP="00725934">
      <w:pPr>
        <w:pStyle w:val="doctext"/>
      </w:pPr>
      <w:r w:rsidRPr="009A3944">
        <w:t xml:space="preserve">Our first example in this section shows implicit and explicit use of the </w:t>
      </w:r>
      <w:r w:rsidRPr="009A3944">
        <w:rPr>
          <w:rStyle w:val="HTMLTypewriter"/>
        </w:rPr>
        <w:t>this</w:t>
      </w:r>
      <w:r w:rsidRPr="009A3944">
        <w:t xml:space="preserve"> pointer; later in this chapter, we show some substantial and subtle examples of using </w:t>
      </w:r>
      <w:r w:rsidRPr="009A3944">
        <w:rPr>
          <w:rStyle w:val="HTMLTypewriter"/>
        </w:rPr>
        <w:t>this</w:t>
      </w:r>
      <w:r w:rsidRPr="009A3944">
        <w:t>.</w:t>
      </w:r>
    </w:p>
    <w:p w:rsidR="00725934" w:rsidRPr="009A3944" w:rsidRDefault="00725934" w:rsidP="00725934">
      <w:pPr>
        <w:pStyle w:val="Heading4"/>
      </w:pPr>
      <w:bookmarkStart w:id="655" w:name="ch10lev2sec6"/>
      <w:bookmarkEnd w:id="655"/>
      <w:r w:rsidRPr="009A3944">
        <w:rPr>
          <w:rFonts w:ascii="Times New Roman" w:hAnsi="Times New Roman" w:cs="Times New Roman"/>
          <w:i w:val="0"/>
        </w:rPr>
        <w:t>Implicitly and Explicitly Using the</w:t>
      </w:r>
      <w:r w:rsidRPr="009A3944">
        <w:t xml:space="preserve"> </w:t>
      </w:r>
      <w:r w:rsidRPr="009A3944">
        <w:rPr>
          <w:rStyle w:val="HTMLTypewriter"/>
          <w:rFonts w:eastAsiaTheme="majorEastAsia"/>
          <w:i w:val="0"/>
        </w:rPr>
        <w:t>this</w:t>
      </w:r>
      <w:r w:rsidRPr="009A3944">
        <w:t xml:space="preserve"> </w:t>
      </w:r>
      <w:r w:rsidRPr="009A3944">
        <w:rPr>
          <w:rFonts w:ascii="Times New Roman" w:hAnsi="Times New Roman" w:cs="Times New Roman"/>
          <w:i w:val="0"/>
        </w:rPr>
        <w:t>Pointer</w:t>
      </w:r>
      <w:r w:rsidRPr="009A3944">
        <w:t xml:space="preserve"> </w:t>
      </w:r>
      <w:r w:rsidRPr="009A3944">
        <w:rPr>
          <w:rFonts w:ascii="Times New Roman" w:hAnsi="Times New Roman" w:cs="Times New Roman"/>
          <w:i w:val="0"/>
        </w:rPr>
        <w:t>to Access an Object's Data Members</w:t>
      </w:r>
    </w:p>
    <w:p w:rsidR="00725934" w:rsidRPr="009A3944" w:rsidRDefault="00725934" w:rsidP="00725934">
      <w:pPr>
        <w:pStyle w:val="doctext"/>
      </w:pPr>
      <w:r w:rsidRPr="009A3944">
        <w:t xml:space="preserve">Figure 10.17 demonstrates the implicit and explicit use of the </w:t>
      </w:r>
      <w:r w:rsidRPr="009A3944">
        <w:rPr>
          <w:rStyle w:val="HTMLTypewriter"/>
        </w:rPr>
        <w:t>this</w:t>
      </w:r>
      <w:r w:rsidRPr="009A3944">
        <w:t xml:space="preserve"> pointer to enable a member function of class </w:t>
      </w:r>
      <w:r w:rsidRPr="009A3944">
        <w:rPr>
          <w:rStyle w:val="HTMLTypewriter"/>
        </w:rPr>
        <w:t>Test</w:t>
      </w:r>
      <w:r w:rsidRPr="009A3944">
        <w:t xml:space="preserve"> to print the </w:t>
      </w:r>
      <w:r w:rsidRPr="009A3944">
        <w:rPr>
          <w:rStyle w:val="HTMLTypewriter"/>
        </w:rPr>
        <w:t>private</w:t>
      </w:r>
      <w:r w:rsidRPr="009A3944">
        <w:t xml:space="preserve"> data </w:t>
      </w:r>
      <w:r w:rsidRPr="009A3944">
        <w:rPr>
          <w:rStyle w:val="HTMLTypewriter"/>
        </w:rPr>
        <w:t>x</w:t>
      </w:r>
      <w:r w:rsidRPr="009A3944">
        <w:t xml:space="preserve"> of a </w:t>
      </w:r>
      <w:r w:rsidRPr="009A3944">
        <w:rPr>
          <w:rStyle w:val="HTMLTypewriter"/>
        </w:rPr>
        <w:t>Test</w:t>
      </w:r>
      <w:r w:rsidRPr="009A3944">
        <w:t xml:space="preserve"> object.</w:t>
      </w:r>
    </w:p>
    <w:p w:rsidR="00725934" w:rsidRPr="009A3944" w:rsidRDefault="00725934" w:rsidP="00725934">
      <w:pPr>
        <w:pStyle w:val="doctext"/>
      </w:pPr>
      <w:r w:rsidRPr="009A3944">
        <w:t xml:space="preserve">For illustration purposes, member function </w:t>
      </w:r>
      <w:r w:rsidRPr="009A3944">
        <w:rPr>
          <w:rStyle w:val="HTMLTypewriter"/>
        </w:rPr>
        <w:t>print</w:t>
      </w:r>
      <w:r w:rsidRPr="009A3944">
        <w:t xml:space="preserve"> first prints </w:t>
      </w:r>
      <w:r w:rsidRPr="009A3944">
        <w:rPr>
          <w:rStyle w:val="HTMLTypewriter"/>
        </w:rPr>
        <w:t>x</w:t>
      </w:r>
      <w:r w:rsidRPr="009A3944">
        <w:t xml:space="preserve"> by using the </w:t>
      </w:r>
      <w:r w:rsidRPr="009A3944">
        <w:rPr>
          <w:rStyle w:val="HTMLTypewriter"/>
        </w:rPr>
        <w:t>this</w:t>
      </w:r>
      <w:r w:rsidRPr="009A3944">
        <w:t xml:space="preserve"> pointer implicitly only the name of the data member is specified. Then </w:t>
      </w:r>
      <w:r w:rsidRPr="009A3944">
        <w:rPr>
          <w:rStyle w:val="HTMLTypewriter"/>
        </w:rPr>
        <w:t>print</w:t>
      </w:r>
      <w:r w:rsidRPr="009A3944">
        <w:t xml:space="preserve"> uses two different notations to access </w:t>
      </w:r>
      <w:r w:rsidRPr="009A3944">
        <w:rPr>
          <w:rStyle w:val="HTMLTypewriter"/>
        </w:rPr>
        <w:t>x</w:t>
      </w:r>
      <w:r w:rsidRPr="009A3944">
        <w:t xml:space="preserve"> through the </w:t>
      </w:r>
      <w:r w:rsidRPr="009A3944">
        <w:rPr>
          <w:rStyle w:val="HTMLTypewriter"/>
        </w:rPr>
        <w:t>this</w:t>
      </w:r>
      <w:r w:rsidRPr="009A3944">
        <w:t xml:space="preserve"> pointer the arrow operator (</w:t>
      </w:r>
      <w:r w:rsidRPr="009A3944">
        <w:rPr>
          <w:rStyle w:val="HTMLTypewriter"/>
        </w:rPr>
        <w:t>-&gt;</w:t>
      </w:r>
      <w:r w:rsidRPr="009A3944">
        <w:t xml:space="preserve">) off the </w:t>
      </w:r>
      <w:r w:rsidRPr="009A3944">
        <w:rPr>
          <w:rStyle w:val="HTMLTypewriter"/>
        </w:rPr>
        <w:t>this</w:t>
      </w:r>
      <w:r w:rsidRPr="009A3944">
        <w:t xml:space="preserve"> pointer  and the dot </w:t>
      </w:r>
      <w:bookmarkStart w:id="656" w:name="idd1e126597"/>
      <w:bookmarkStart w:id="657" w:name="idd1e126594"/>
      <w:bookmarkStart w:id="658" w:name="idd1e126591"/>
      <w:bookmarkStart w:id="659" w:name="idd1e126585"/>
      <w:bookmarkStart w:id="660" w:name="idd1e126579"/>
      <w:bookmarkEnd w:id="656"/>
      <w:bookmarkEnd w:id="657"/>
      <w:bookmarkEnd w:id="658"/>
      <w:bookmarkEnd w:id="659"/>
      <w:bookmarkEnd w:id="660"/>
      <w:r w:rsidRPr="009A3944">
        <w:t>operator (</w:t>
      </w:r>
      <w:r w:rsidRPr="009A3944">
        <w:rPr>
          <w:rStyle w:val="HTMLTypewriter"/>
        </w:rPr>
        <w:t>.</w:t>
      </w:r>
      <w:r w:rsidRPr="009A3944">
        <w:t xml:space="preserve">) off the dereferenced </w:t>
      </w:r>
      <w:r w:rsidRPr="009A3944">
        <w:rPr>
          <w:rStyle w:val="HTMLTypewriter"/>
        </w:rPr>
        <w:t>this</w:t>
      </w:r>
      <w:r w:rsidRPr="009A3944">
        <w:t xml:space="preserve"> pointer.</w:t>
      </w:r>
    </w:p>
    <w:p w:rsidR="00725934" w:rsidRPr="009A3944" w:rsidRDefault="00725934" w:rsidP="00725934">
      <w:pPr>
        <w:pStyle w:val="doctext"/>
      </w:pPr>
      <w:r w:rsidRPr="009A3944">
        <w:t xml:space="preserve">Note the parentheses around </w:t>
      </w:r>
      <w:r w:rsidRPr="009A3944">
        <w:rPr>
          <w:rStyle w:val="HTMLTypewriter"/>
        </w:rPr>
        <w:t>*this</w:t>
      </w:r>
      <w:r w:rsidRPr="009A3944">
        <w:t xml:space="preserve"> when used with the dot member selection operator (</w:t>
      </w:r>
      <w:r w:rsidRPr="009A3944">
        <w:rPr>
          <w:rStyle w:val="HTMLTypewriter"/>
        </w:rPr>
        <w:t>.</w:t>
      </w:r>
      <w:r w:rsidRPr="009A3944">
        <w:t xml:space="preserve">). The parentheses are required because the dot operator has higher precedence than the </w:t>
      </w:r>
      <w:r w:rsidRPr="009A3944">
        <w:rPr>
          <w:rStyle w:val="HTMLTypewriter"/>
        </w:rPr>
        <w:t>*</w:t>
      </w:r>
      <w:r w:rsidRPr="009A3944">
        <w:t xml:space="preserve"> operator. Without the parentheses, the expression </w:t>
      </w:r>
      <w:r w:rsidRPr="009A3944">
        <w:rPr>
          <w:rStyle w:val="HTMLTypewriter"/>
        </w:rPr>
        <w:t>*this.x</w:t>
      </w:r>
      <w:r w:rsidRPr="009A3944">
        <w:t xml:space="preserve"> would be evaluated as if it were parenthesized as </w:t>
      </w:r>
      <w:r w:rsidRPr="009A3944">
        <w:rPr>
          <w:rStyle w:val="HTMLTypewriter"/>
        </w:rPr>
        <w:t>*( this.x</w:t>
      </w:r>
      <w:r w:rsidRPr="009A3944">
        <w:t xml:space="preserve">), which is a compilation error, because the dot operator cannot be used with a pointer. One interesting use of the </w:t>
      </w:r>
      <w:r w:rsidRPr="009A3944">
        <w:rPr>
          <w:rStyle w:val="HTMLTypewriter"/>
        </w:rPr>
        <w:t>this</w:t>
      </w:r>
      <w:r w:rsidRPr="009A3944">
        <w:t xml:space="preserve"> pointer is to prevent an object from being assigned to itself. </w:t>
      </w:r>
    </w:p>
    <w:p w:rsidR="00725934" w:rsidRPr="009A3944" w:rsidRDefault="00725934" w:rsidP="00725934">
      <w:pPr>
        <w:pStyle w:val="Heading3"/>
      </w:pPr>
      <w:r w:rsidRPr="009A3944">
        <w:rPr>
          <w:rFonts w:ascii="Times New Roman" w:hAnsi="Times New Roman" w:cs="Times New Roman"/>
        </w:rPr>
        <w:t>Dynamic Memory Management with Operators</w:t>
      </w:r>
      <w:r w:rsidRPr="009A3944">
        <w:t xml:space="preserve"> </w:t>
      </w:r>
      <w:r w:rsidRPr="009A3944">
        <w:rPr>
          <w:rStyle w:val="HTMLTypewriter"/>
        </w:rPr>
        <w:t>new</w:t>
      </w:r>
      <w:r w:rsidRPr="009A3944">
        <w:t xml:space="preserve"> </w:t>
      </w:r>
      <w:r w:rsidRPr="009A3944">
        <w:rPr>
          <w:rFonts w:ascii="Times New Roman" w:hAnsi="Times New Roman" w:cs="Times New Roman"/>
        </w:rPr>
        <w:t>and</w:t>
      </w:r>
      <w:r w:rsidRPr="009A3944">
        <w:t xml:space="preserve"> </w:t>
      </w:r>
      <w:r w:rsidRPr="009A3944">
        <w:rPr>
          <w:rStyle w:val="HTMLTypewriter"/>
        </w:rPr>
        <w:t>delete</w:t>
      </w:r>
    </w:p>
    <w:p w:rsidR="00725934" w:rsidRPr="009A3944" w:rsidRDefault="00725934" w:rsidP="00725934">
      <w:pPr>
        <w:pStyle w:val="doctext"/>
      </w:pPr>
      <w:bookmarkStart w:id="661" w:name="idd1e127320"/>
      <w:bookmarkStart w:id="662" w:name="idd1e127314"/>
      <w:bookmarkStart w:id="663" w:name="idd1e127308"/>
      <w:bookmarkStart w:id="664" w:name="idd1e127303"/>
      <w:bookmarkStart w:id="665" w:name="idd1e127298"/>
      <w:bookmarkStart w:id="666" w:name="idd1e127295"/>
      <w:bookmarkStart w:id="667" w:name="idd1e127290"/>
      <w:bookmarkStart w:id="668" w:name="idd1e127287"/>
      <w:bookmarkStart w:id="669" w:name="idd1e127284"/>
      <w:bookmarkStart w:id="670" w:name="idd1e127281"/>
      <w:bookmarkEnd w:id="661"/>
      <w:bookmarkEnd w:id="662"/>
      <w:bookmarkEnd w:id="663"/>
      <w:bookmarkEnd w:id="664"/>
      <w:bookmarkEnd w:id="665"/>
      <w:bookmarkEnd w:id="666"/>
      <w:bookmarkEnd w:id="667"/>
      <w:bookmarkEnd w:id="668"/>
      <w:bookmarkEnd w:id="669"/>
      <w:bookmarkEnd w:id="670"/>
      <w:r w:rsidRPr="009A3944">
        <w:t xml:space="preserve">C++ enables programmers to control the allocation and deallocation of memory in a program for any built-in or user-defined type. This is known as </w:t>
      </w:r>
      <w:bookmarkStart w:id="671" w:name="ch10term16"/>
      <w:bookmarkEnd w:id="671"/>
      <w:r w:rsidRPr="009A3944">
        <w:rPr>
          <w:b/>
          <w:bCs/>
        </w:rPr>
        <w:t>dynamic memory management</w:t>
      </w:r>
      <w:r w:rsidRPr="009A3944">
        <w:t xml:space="preserve"> and is performed with operators </w:t>
      </w:r>
      <w:bookmarkStart w:id="672" w:name="ch10term36"/>
      <w:bookmarkEnd w:id="672"/>
      <w:r w:rsidRPr="009A3944">
        <w:rPr>
          <w:rFonts w:ascii="Andale Mono" w:hAnsi="Andale Mono"/>
          <w:b/>
          <w:bCs/>
          <w:sz w:val="20"/>
          <w:szCs w:val="20"/>
        </w:rPr>
        <w:t>new</w:t>
      </w:r>
      <w:r w:rsidRPr="009A3944">
        <w:t xml:space="preserve"> and </w:t>
      </w:r>
      <w:bookmarkStart w:id="673" w:name="ch10term13"/>
      <w:bookmarkEnd w:id="673"/>
      <w:r w:rsidRPr="009A3944">
        <w:rPr>
          <w:rFonts w:ascii="Andale Mono" w:hAnsi="Andale Mono"/>
          <w:b/>
          <w:bCs/>
          <w:sz w:val="20"/>
          <w:szCs w:val="20"/>
        </w:rPr>
        <w:t>delete</w:t>
      </w:r>
      <w:r w:rsidRPr="009A3944">
        <w:t xml:space="preserve">. Recall that class </w:t>
      </w:r>
      <w:r w:rsidRPr="009A3944">
        <w:rPr>
          <w:rStyle w:val="HTMLTypewriter"/>
        </w:rPr>
        <w:t>Employee</w:t>
      </w:r>
      <w:r w:rsidRPr="009A3944">
        <w:t xml:space="preserve"> (Figs. 10.12 and 10.13) uses two 25-character arrays to represent the first and last name of an </w:t>
      </w:r>
      <w:r w:rsidRPr="009A3944">
        <w:rPr>
          <w:rStyle w:val="HTMLTypewriter"/>
        </w:rPr>
        <w:t>Employee</w:t>
      </w:r>
      <w:r w:rsidRPr="009A3944">
        <w:t xml:space="preserve">. The </w:t>
      </w:r>
      <w:r w:rsidRPr="009A3944">
        <w:rPr>
          <w:rStyle w:val="HTMLTypewriter"/>
        </w:rPr>
        <w:t>Employee</w:t>
      </w:r>
      <w:r w:rsidRPr="009A3944">
        <w:t xml:space="preserve"> class definition (Fig. 10.12) must specify the number of elements in each of these arrays when it declares them as data members, because the size of the data members dictates the amount of memory required to store an </w:t>
      </w:r>
      <w:r w:rsidRPr="009A3944">
        <w:rPr>
          <w:rStyle w:val="HTMLTypewriter"/>
        </w:rPr>
        <w:t>Employee</w:t>
      </w:r>
      <w:r w:rsidRPr="009A3944">
        <w:t xml:space="preserve"> object. As we discussed earlier, these arrays may waste space for names shorter than 24 characters. Also, names longer than 24 characters must be truncated to fit in these fixed-size arrays.</w:t>
      </w:r>
    </w:p>
    <w:p w:rsidR="00725934" w:rsidRPr="009A3944" w:rsidRDefault="00725934" w:rsidP="00725934">
      <w:pPr>
        <w:pStyle w:val="doctext"/>
      </w:pPr>
      <w:r w:rsidRPr="009A3944">
        <w:t xml:space="preserve">Wouldn't it be nice if we could use arrays containing exactly the number of elements needed to store an </w:t>
      </w:r>
      <w:r w:rsidRPr="009A3944">
        <w:rPr>
          <w:rStyle w:val="HTMLTypewriter"/>
        </w:rPr>
        <w:t>Employee</w:t>
      </w:r>
      <w:r w:rsidRPr="009A3944">
        <w:t xml:space="preserve">'s first and last name? </w:t>
      </w:r>
      <w:bookmarkStart w:id="674" w:name="ch10term17"/>
      <w:bookmarkEnd w:id="674"/>
      <w:r w:rsidRPr="009A3944">
        <w:rPr>
          <w:rStyle w:val="docemphroman"/>
        </w:rPr>
        <w:t>Dynamic</w:t>
      </w:r>
      <w:r w:rsidRPr="009A3944">
        <w:t xml:space="preserve"> memory management allows </w:t>
      </w:r>
      <w:bookmarkStart w:id="675" w:name="idd1e127383"/>
      <w:bookmarkStart w:id="676" w:name="idd1e127380"/>
      <w:bookmarkStart w:id="677" w:name="idd1e127377"/>
      <w:bookmarkStart w:id="678" w:name="idd1e127374"/>
      <w:bookmarkStart w:id="679" w:name="idd1e127371"/>
      <w:bookmarkStart w:id="680" w:name="idd1e127368"/>
      <w:bookmarkEnd w:id="675"/>
      <w:bookmarkEnd w:id="676"/>
      <w:bookmarkEnd w:id="677"/>
      <w:bookmarkEnd w:id="678"/>
      <w:bookmarkEnd w:id="679"/>
      <w:bookmarkEnd w:id="680"/>
      <w:r w:rsidRPr="009A3944">
        <w:t xml:space="preserve">us to do exactly that. As you will see in the example of Section 10.7, if we replace array data members </w:t>
      </w:r>
      <w:r w:rsidRPr="009A3944">
        <w:rPr>
          <w:rStyle w:val="HTMLTypewriter"/>
        </w:rPr>
        <w:t>firstName</w:t>
      </w:r>
      <w:r w:rsidRPr="009A3944">
        <w:t xml:space="preserve"> and </w:t>
      </w:r>
      <w:r w:rsidRPr="009A3944">
        <w:rPr>
          <w:rStyle w:val="HTMLTypewriter"/>
        </w:rPr>
        <w:t>lastName</w:t>
      </w:r>
      <w:r w:rsidRPr="009A3944">
        <w:t xml:space="preserve"> with pointers to </w:t>
      </w:r>
      <w:r w:rsidRPr="009A3944">
        <w:rPr>
          <w:rStyle w:val="HTMLTypewriter"/>
        </w:rPr>
        <w:t>char</w:t>
      </w:r>
      <w:r w:rsidRPr="009A3944">
        <w:t xml:space="preserve">, we can use the </w:t>
      </w:r>
      <w:r w:rsidRPr="009A3944">
        <w:rPr>
          <w:rStyle w:val="HTMLTypewriter"/>
        </w:rPr>
        <w:t>new</w:t>
      </w:r>
      <w:r w:rsidRPr="009A3944">
        <w:t xml:space="preserve"> operator to dynamically </w:t>
      </w:r>
      <w:bookmarkStart w:id="681" w:name="ch10term2"/>
      <w:bookmarkEnd w:id="681"/>
      <w:r w:rsidRPr="009A3944">
        <w:rPr>
          <w:b/>
          <w:bCs/>
        </w:rPr>
        <w:t>allocate</w:t>
      </w:r>
      <w:r w:rsidRPr="009A3944">
        <w:t xml:space="preserve"> (i.e., reserve) the exact amount of memory required to hold each name at execution time. Dynamically allocating memory in this fashion causes an array (or any other built-in or user-defined type) to be created in the </w:t>
      </w:r>
      <w:bookmarkStart w:id="682" w:name="ch10term21"/>
      <w:bookmarkEnd w:id="682"/>
      <w:r w:rsidRPr="009A3944">
        <w:rPr>
          <w:b/>
          <w:bCs/>
        </w:rPr>
        <w:t>free store</w:t>
      </w:r>
      <w:r w:rsidRPr="009A3944">
        <w:t xml:space="preserve"> (sometimes called the </w:t>
      </w:r>
      <w:bookmarkStart w:id="683" w:name="ch10term25"/>
      <w:bookmarkEnd w:id="683"/>
      <w:r w:rsidRPr="009A3944">
        <w:rPr>
          <w:b/>
          <w:bCs/>
        </w:rPr>
        <w:t>heap</w:t>
      </w:r>
      <w:r w:rsidRPr="009A3944">
        <w:t xml:space="preserve">)a region of memory assigned to each program for storing objects created at execution time. Once the memory for an array is allocated in the free store, we can gain access to it by aiming a pointer at the first element of the array. When we no longer need the array, we can return the memory to the free store by using the delete operator to </w:t>
      </w:r>
      <w:bookmarkStart w:id="684" w:name="ch10term12"/>
      <w:bookmarkEnd w:id="684"/>
      <w:r w:rsidRPr="009A3944">
        <w:rPr>
          <w:b/>
          <w:bCs/>
        </w:rPr>
        <w:t>deallocate</w:t>
      </w:r>
      <w:r w:rsidRPr="009A3944">
        <w:t xml:space="preserve"> (i.e., release) the memory, which can then be reused by future </w:t>
      </w:r>
      <w:r w:rsidRPr="009A3944">
        <w:rPr>
          <w:rStyle w:val="HTMLTypewriter"/>
        </w:rPr>
        <w:t>new</w:t>
      </w:r>
      <w:r w:rsidRPr="009A3944">
        <w:t xml:space="preserve"> operations.</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Again, we present the modified </w:t>
      </w:r>
      <w:r w:rsidRPr="009A3944">
        <w:rPr>
          <w:rFonts w:ascii="Courier New" w:hAnsi="Courier New" w:cs="Courier New"/>
        </w:rPr>
        <w:t>Employee</w:t>
      </w:r>
      <w:r w:rsidRPr="009A3944">
        <w:rPr>
          <w:rFonts w:ascii="Times New Roman" w:hAnsi="Times New Roman" w:cs="Times New Roman"/>
          <w:sz w:val="24"/>
        </w:rPr>
        <w:t xml:space="preserve"> class as described here in the example of </w:t>
      </w:r>
      <w:r w:rsidRPr="009A3944">
        <w:rPr>
          <w:rFonts w:ascii="Times New Roman" w:hAnsi="Times New Roman" w:cs="Times New Roman"/>
          <w:sz w:val="24"/>
          <w:u w:val="single"/>
        </w:rPr>
        <w:t>Section 10.7</w:t>
      </w:r>
      <w:r w:rsidRPr="009A3944">
        <w:rPr>
          <w:rFonts w:ascii="Times New Roman" w:hAnsi="Times New Roman" w:cs="Times New Roman"/>
          <w:sz w:val="24"/>
        </w:rPr>
        <w:t xml:space="preserve">. First, we present the details of using the </w:t>
      </w:r>
      <w:r w:rsidRPr="009A3944">
        <w:rPr>
          <w:rFonts w:ascii="Courier New" w:hAnsi="Courier New" w:cs="Courier New"/>
        </w:rPr>
        <w:t>new</w:t>
      </w:r>
      <w:r w:rsidRPr="009A3944">
        <w:rPr>
          <w:rFonts w:ascii="Times New Roman" w:hAnsi="Times New Roman" w:cs="Times New Roman"/>
          <w:sz w:val="24"/>
        </w:rPr>
        <w:t xml:space="preserve"> and </w:t>
      </w:r>
      <w:r w:rsidRPr="009A3944">
        <w:rPr>
          <w:rFonts w:ascii="Courier New" w:hAnsi="Courier New" w:cs="Courier New"/>
        </w:rPr>
        <w:t>delete</w:t>
      </w:r>
      <w:r w:rsidRPr="009A3944">
        <w:rPr>
          <w:rFonts w:ascii="Times New Roman" w:hAnsi="Times New Roman" w:cs="Times New Roman"/>
          <w:sz w:val="24"/>
        </w:rPr>
        <w:t xml:space="preserve"> operators to dynamically allocate memory to store objects, fundamental types and arrays.</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Consider the following declaration and statement:</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Time *timePtr;</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timePtr = new Time;</w:t>
      </w:r>
    </w:p>
    <w:p w:rsidR="00725934" w:rsidRPr="009A3944" w:rsidRDefault="00725934" w:rsidP="00725934">
      <w:pPr>
        <w:rPr>
          <w:rFonts w:ascii="Times New Roman" w:hAnsi="Times New Roman" w:cs="Times New Roman"/>
          <w:sz w:val="24"/>
        </w:rPr>
      </w:pP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The </w:t>
      </w:r>
      <w:r w:rsidRPr="009A3944">
        <w:rPr>
          <w:rFonts w:ascii="Courier New" w:hAnsi="Courier New" w:cs="Courier New"/>
        </w:rPr>
        <w:t>new</w:t>
      </w:r>
      <w:r w:rsidRPr="009A3944">
        <w:rPr>
          <w:rFonts w:ascii="Times New Roman" w:hAnsi="Times New Roman" w:cs="Times New Roman"/>
          <w:sz w:val="24"/>
        </w:rPr>
        <w:t xml:space="preserve"> operator allocates storage of the proper size for an object of type </w:t>
      </w:r>
      <w:r w:rsidRPr="009A3944">
        <w:rPr>
          <w:rFonts w:ascii="Courier New" w:hAnsi="Courier New" w:cs="Courier New"/>
        </w:rPr>
        <w:t>Time</w:t>
      </w:r>
      <w:r w:rsidRPr="009A3944">
        <w:rPr>
          <w:rFonts w:ascii="Times New Roman" w:hAnsi="Times New Roman" w:cs="Times New Roman"/>
          <w:sz w:val="24"/>
        </w:rPr>
        <w:t xml:space="preserve">, calls the default constructor to initialize the object and returns a pointer of the type specified to the right of the </w:t>
      </w:r>
      <w:r w:rsidRPr="009A3944">
        <w:rPr>
          <w:rFonts w:ascii="Courier New" w:hAnsi="Courier New" w:cs="Courier New"/>
        </w:rPr>
        <w:t>new</w:t>
      </w:r>
      <w:r w:rsidRPr="009A3944">
        <w:rPr>
          <w:rFonts w:ascii="Times New Roman" w:hAnsi="Times New Roman" w:cs="Times New Roman"/>
          <w:sz w:val="24"/>
        </w:rPr>
        <w:t xml:space="preserve"> operator (i.e., a </w:t>
      </w:r>
      <w:r w:rsidRPr="009A3944">
        <w:rPr>
          <w:rFonts w:ascii="Courier New" w:hAnsi="Courier New" w:cs="Courier New"/>
        </w:rPr>
        <w:t>Time *</w:t>
      </w:r>
      <w:r w:rsidRPr="009A3944">
        <w:rPr>
          <w:rFonts w:ascii="Times New Roman" w:hAnsi="Times New Roman" w:cs="Times New Roman"/>
          <w:sz w:val="24"/>
        </w:rPr>
        <w:t xml:space="preserve">). Note that </w:t>
      </w:r>
      <w:r w:rsidRPr="009A3944">
        <w:rPr>
          <w:rFonts w:ascii="Courier New" w:hAnsi="Courier New" w:cs="Courier New"/>
        </w:rPr>
        <w:t>new</w:t>
      </w:r>
      <w:r w:rsidRPr="009A3944">
        <w:rPr>
          <w:rFonts w:ascii="Times New Roman" w:hAnsi="Times New Roman" w:cs="Times New Roman"/>
          <w:sz w:val="24"/>
        </w:rPr>
        <w:t xml:space="preserve"> can be used to dynamically allocate any fundamental type (such as </w:t>
      </w:r>
      <w:r w:rsidRPr="009A3944">
        <w:rPr>
          <w:rFonts w:ascii="Courier New" w:hAnsi="Courier New" w:cs="Courier New"/>
        </w:rPr>
        <w:t>int</w:t>
      </w:r>
      <w:r w:rsidRPr="009A3944">
        <w:rPr>
          <w:rFonts w:ascii="Times New Roman" w:hAnsi="Times New Roman" w:cs="Times New Roman"/>
          <w:sz w:val="24"/>
        </w:rPr>
        <w:t xml:space="preserve"> or </w:t>
      </w:r>
      <w:r w:rsidRPr="009A3944">
        <w:rPr>
          <w:rFonts w:ascii="Courier New" w:hAnsi="Courier New" w:cs="Courier New"/>
        </w:rPr>
        <w:t>double</w:t>
      </w:r>
      <w:r w:rsidRPr="009A3944">
        <w:rPr>
          <w:rFonts w:ascii="Times New Roman" w:hAnsi="Times New Roman" w:cs="Times New Roman"/>
          <w:sz w:val="24"/>
        </w:rPr>
        <w:t xml:space="preserve">) or class type. If </w:t>
      </w:r>
      <w:r w:rsidRPr="009A3944">
        <w:rPr>
          <w:rFonts w:ascii="Courier New" w:hAnsi="Courier New" w:cs="Courier New"/>
        </w:rPr>
        <w:t>new</w:t>
      </w:r>
      <w:r w:rsidRPr="009A3944">
        <w:rPr>
          <w:rFonts w:ascii="Times New Roman" w:hAnsi="Times New Roman" w:cs="Times New Roman"/>
          <w:sz w:val="24"/>
        </w:rPr>
        <w:t xml:space="preserve"> is unable to find sufficient space in memory for the object, it indicates that an error occurred by "throwing an exception." </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To destroy a dynamically allocated object and free the space for the object, use the </w:t>
      </w:r>
      <w:r w:rsidRPr="009A3944">
        <w:rPr>
          <w:rFonts w:ascii="Courier New" w:hAnsi="Courier New" w:cs="Courier New"/>
        </w:rPr>
        <w:t>delete</w:t>
      </w:r>
      <w:r w:rsidRPr="009A3944">
        <w:rPr>
          <w:rFonts w:ascii="Times New Roman" w:hAnsi="Times New Roman" w:cs="Times New Roman"/>
          <w:sz w:val="24"/>
        </w:rPr>
        <w:t xml:space="preserve"> operator as follows:</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delete timePtr;</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This statement first calls the destructor for the object to which </w:t>
      </w:r>
      <w:r w:rsidRPr="009A3944">
        <w:rPr>
          <w:rFonts w:ascii="Courier New" w:hAnsi="Courier New" w:cs="Courier New"/>
        </w:rPr>
        <w:t>timePtr</w:t>
      </w:r>
      <w:r w:rsidRPr="009A3944">
        <w:rPr>
          <w:rFonts w:ascii="Times New Roman" w:hAnsi="Times New Roman" w:cs="Times New Roman"/>
          <w:sz w:val="24"/>
        </w:rPr>
        <w:t xml:space="preserve"> points, then deallocates the memory associated with the object. After the preceding statement, the memory can be reused by the system to allocate other objects.</w:t>
      </w:r>
    </w:p>
    <w:p w:rsidR="00725934" w:rsidRPr="009A3944" w:rsidRDefault="00725934" w:rsidP="00725934">
      <w:pPr>
        <w:pStyle w:val="doctext"/>
      </w:pPr>
      <w:r w:rsidRPr="009A3944">
        <w:t>[NOTE: Not releasing dynamically allocated memory when it is no longer needed can cause the system to run out of memory prematurely. This is sometimes called a "</w:t>
      </w:r>
      <w:bookmarkStart w:id="685" w:name="ch10term34"/>
      <w:bookmarkEnd w:id="685"/>
      <w:r w:rsidRPr="009A3944">
        <w:rPr>
          <w:b/>
          <w:bCs/>
        </w:rPr>
        <w:t>memory leak</w:t>
      </w:r>
      <w:r w:rsidRPr="009A3944">
        <w:t>."]</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C++ allows you to provide an initializer for a newly created fundamental-type variable, as in</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double *ptr = new double( 3.14159 );</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which initializes a newly created </w:t>
      </w:r>
      <w:r w:rsidRPr="009A3944">
        <w:rPr>
          <w:rFonts w:ascii="Courier New" w:hAnsi="Courier New" w:cs="Courier New"/>
        </w:rPr>
        <w:t>double</w:t>
      </w:r>
      <w:r w:rsidRPr="009A3944">
        <w:rPr>
          <w:rFonts w:ascii="Times New Roman" w:hAnsi="Times New Roman" w:cs="Times New Roman"/>
          <w:sz w:val="24"/>
        </w:rPr>
        <w:t xml:space="preserve"> to </w:t>
      </w:r>
      <w:r w:rsidRPr="009A3944">
        <w:rPr>
          <w:rFonts w:ascii="Courier New" w:hAnsi="Courier New" w:cs="Courier New"/>
        </w:rPr>
        <w:t>3.14159</w:t>
      </w:r>
      <w:r w:rsidRPr="009A3944">
        <w:rPr>
          <w:rFonts w:ascii="Times New Roman" w:hAnsi="Times New Roman" w:cs="Times New Roman"/>
          <w:sz w:val="24"/>
        </w:rPr>
        <w:t xml:space="preserve"> and assigns the resulting pointer to </w:t>
      </w:r>
      <w:r w:rsidRPr="009A3944">
        <w:rPr>
          <w:rFonts w:ascii="Courier New" w:hAnsi="Courier New" w:cs="Courier New"/>
        </w:rPr>
        <w:t>ptr</w:t>
      </w:r>
      <w:r w:rsidRPr="009A3944">
        <w:rPr>
          <w:rFonts w:ascii="Times New Roman" w:hAnsi="Times New Roman" w:cs="Times New Roman"/>
          <w:sz w:val="24"/>
        </w:rPr>
        <w:t>. The same syntax can be used to specify a comma-separated list of arguments to the constructor of an object. For example,</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Time *timePtr = new Time( 12, 45, 0 );</w:t>
      </w:r>
    </w:p>
    <w:p w:rsidR="00725934" w:rsidRPr="009A3944" w:rsidRDefault="00725934" w:rsidP="00725934">
      <w:pPr>
        <w:spacing w:before="100" w:beforeAutospacing="1" w:after="100" w:afterAutospacing="1"/>
        <w:rPr>
          <w:rFonts w:ascii="Times New Roman" w:hAnsi="Times New Roman" w:cs="Times New Roman"/>
          <w:sz w:val="24"/>
        </w:rPr>
      </w:pPr>
      <w:bookmarkStart w:id="686" w:name="idd1e127603"/>
      <w:bookmarkStart w:id="687" w:name="idd1e127598"/>
      <w:bookmarkEnd w:id="686"/>
      <w:bookmarkEnd w:id="687"/>
      <w:r w:rsidRPr="009A3944">
        <w:rPr>
          <w:rFonts w:ascii="Times New Roman" w:hAnsi="Times New Roman" w:cs="Times New Roman"/>
          <w:sz w:val="24"/>
        </w:rPr>
        <w:t xml:space="preserve">initializes a newly created </w:t>
      </w:r>
      <w:r w:rsidRPr="009A3944">
        <w:rPr>
          <w:rFonts w:ascii="Courier New" w:hAnsi="Courier New" w:cs="Courier New"/>
        </w:rPr>
        <w:t>Time</w:t>
      </w:r>
      <w:r w:rsidRPr="009A3944">
        <w:rPr>
          <w:rFonts w:ascii="Times New Roman" w:hAnsi="Times New Roman" w:cs="Times New Roman"/>
          <w:sz w:val="24"/>
        </w:rPr>
        <w:t xml:space="preserve"> object to 12:45 PM and assigns the resulting pointer to </w:t>
      </w:r>
      <w:r w:rsidRPr="009A3944">
        <w:rPr>
          <w:rFonts w:ascii="Courier New" w:hAnsi="Courier New" w:cs="Courier New"/>
        </w:rPr>
        <w:t>timePtr</w:t>
      </w:r>
      <w:r w:rsidRPr="009A3944">
        <w:rPr>
          <w:rFonts w:ascii="Times New Roman" w:hAnsi="Times New Roman" w:cs="Times New Roman"/>
          <w:sz w:val="24"/>
        </w:rPr>
        <w:t>.</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As discussed earlier, the </w:t>
      </w:r>
      <w:r w:rsidRPr="009A3944">
        <w:rPr>
          <w:rFonts w:ascii="Courier New" w:hAnsi="Courier New" w:cs="Courier New"/>
        </w:rPr>
        <w:t>new</w:t>
      </w:r>
      <w:r w:rsidRPr="009A3944">
        <w:rPr>
          <w:rFonts w:ascii="Times New Roman" w:hAnsi="Times New Roman" w:cs="Times New Roman"/>
          <w:sz w:val="24"/>
        </w:rPr>
        <w:t xml:space="preserve"> operator can be used to allocate arrays dynamically. For example, a 10-element integer array can be allocated and assigned to </w:t>
      </w:r>
      <w:r w:rsidRPr="009A3944">
        <w:rPr>
          <w:rFonts w:ascii="Courier New" w:hAnsi="Courier New" w:cs="Courier New"/>
        </w:rPr>
        <w:t>gradesArray</w:t>
      </w:r>
      <w:r w:rsidRPr="009A3944">
        <w:rPr>
          <w:rFonts w:ascii="Times New Roman" w:hAnsi="Times New Roman" w:cs="Times New Roman"/>
          <w:sz w:val="24"/>
        </w:rPr>
        <w:t xml:space="preserve"> as follows:</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int *gradesArray = new int[ 10 ];</w:t>
      </w: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which declares pointer </w:t>
      </w:r>
      <w:r w:rsidRPr="009A3944">
        <w:rPr>
          <w:rFonts w:ascii="Courier New" w:hAnsi="Courier New" w:cs="Courier New"/>
        </w:rPr>
        <w:t>gradesArray</w:t>
      </w:r>
      <w:r w:rsidRPr="009A3944">
        <w:rPr>
          <w:rFonts w:ascii="Times New Roman" w:hAnsi="Times New Roman" w:cs="Times New Roman"/>
          <w:sz w:val="24"/>
        </w:rPr>
        <w:t xml:space="preserve"> and assigns it a pointer to the first element of a dynamically allocated 10-element array of integers. Recall that the size of an array created at compile time must be specified using a constant integral expression. However, the size of a dynamically allocated array can be specified using any integral expression that can be evaluated at execution time. Also note that, when allocating an array of objects dynamically, the programmer cannot pass arguments to each object's constructor. Instead, each object in the array is initialized by its default constructor. To delete the dynamically allocated array to which </w:t>
      </w:r>
      <w:r w:rsidRPr="009A3944">
        <w:rPr>
          <w:rFonts w:ascii="Courier New" w:hAnsi="Courier New" w:cs="Courier New"/>
        </w:rPr>
        <w:t>gradesArray</w:t>
      </w:r>
      <w:r w:rsidRPr="009A3944">
        <w:rPr>
          <w:rFonts w:ascii="Times New Roman" w:hAnsi="Times New Roman" w:cs="Times New Roman"/>
          <w:sz w:val="24"/>
        </w:rPr>
        <w:t xml:space="preserve"> points, use the statement</w:t>
      </w:r>
    </w:p>
    <w:p w:rsidR="00725934" w:rsidRPr="009A3944" w:rsidRDefault="00725934" w:rsidP="00725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delete [] gradesArray;</w:t>
      </w:r>
    </w:p>
    <w:p w:rsidR="00725934" w:rsidRPr="009A3944" w:rsidRDefault="00725934" w:rsidP="00725934">
      <w:pPr>
        <w:rPr>
          <w:rFonts w:ascii="Times New Roman" w:hAnsi="Times New Roman" w:cs="Times New Roman"/>
          <w:sz w:val="24"/>
        </w:rPr>
      </w:pPr>
    </w:p>
    <w:p w:rsidR="00725934" w:rsidRPr="009A3944" w:rsidRDefault="00725934" w:rsidP="00725934">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The preceding statement deallocates the array to which </w:t>
      </w:r>
      <w:r w:rsidRPr="009A3944">
        <w:rPr>
          <w:rFonts w:ascii="Courier New" w:hAnsi="Courier New" w:cs="Courier New"/>
        </w:rPr>
        <w:t>gradesArray</w:t>
      </w:r>
      <w:r w:rsidRPr="009A3944">
        <w:rPr>
          <w:rFonts w:ascii="Times New Roman" w:hAnsi="Times New Roman" w:cs="Times New Roman"/>
          <w:sz w:val="24"/>
        </w:rPr>
        <w:t xml:space="preserve"> points. If the pointer in the preceding statement points to an array of objects, the statement first calls the destructor for every object in the array, then deallocates the memory. If the preceding statement did not include the square brackets (</w:t>
      </w:r>
      <w:r w:rsidRPr="009A3944">
        <w:rPr>
          <w:rFonts w:ascii="Courier New" w:hAnsi="Courier New" w:cs="Courier New"/>
        </w:rPr>
        <w:t>[]</w:t>
      </w:r>
      <w:r w:rsidRPr="009A3944">
        <w:rPr>
          <w:rFonts w:ascii="Times New Roman" w:hAnsi="Times New Roman" w:cs="Times New Roman"/>
          <w:sz w:val="24"/>
        </w:rPr>
        <w:t xml:space="preserve">) and </w:t>
      </w:r>
      <w:r w:rsidRPr="009A3944">
        <w:rPr>
          <w:rFonts w:ascii="Courier New" w:hAnsi="Courier New" w:cs="Courier New"/>
        </w:rPr>
        <w:t>gradesArray</w:t>
      </w:r>
      <w:r w:rsidRPr="009A3944">
        <w:rPr>
          <w:rFonts w:ascii="Times New Roman" w:hAnsi="Times New Roman" w:cs="Times New Roman"/>
          <w:sz w:val="24"/>
        </w:rPr>
        <w:t xml:space="preserve"> pointed to an array of objects, only the first object in the array would receive a destructor call.</w:t>
      </w:r>
    </w:p>
    <w:p w:rsidR="00725934" w:rsidRPr="009A3944" w:rsidRDefault="00725934" w:rsidP="00725934">
      <w:pPr>
        <w:pStyle w:val="doctext"/>
      </w:pPr>
      <w:r w:rsidRPr="009A3944">
        <w:t xml:space="preserve">[NOTE: </w:t>
      </w:r>
      <w:r w:rsidRPr="009A3944">
        <w:rPr>
          <w:rStyle w:val="docemphasis"/>
        </w:rPr>
        <w:t xml:space="preserve">Using </w:t>
      </w:r>
      <w:r w:rsidRPr="009A3944">
        <w:rPr>
          <w:rStyle w:val="HTMLTypewriter"/>
        </w:rPr>
        <w:t>delete</w:t>
      </w:r>
      <w:r w:rsidRPr="009A3944">
        <w:rPr>
          <w:rStyle w:val="docemphasis"/>
        </w:rPr>
        <w:t xml:space="preserve"> instead of </w:t>
      </w:r>
      <w:r w:rsidRPr="009A3944">
        <w:rPr>
          <w:rStyle w:val="HTMLTypewriter"/>
        </w:rPr>
        <w:t>delete []</w:t>
      </w:r>
      <w:r w:rsidRPr="009A3944">
        <w:rPr>
          <w:rStyle w:val="docemphasis"/>
        </w:rPr>
        <w:t xml:space="preserve"> for arrays of objects can lead to runtime logic errors. To ensure that every object in the array receives a destructor call, always </w:t>
      </w:r>
      <w:r w:rsidRPr="009A3944">
        <w:rPr>
          <w:rStyle w:val="HTMLTypewriter"/>
        </w:rPr>
        <w:t>delete</w:t>
      </w:r>
      <w:r w:rsidRPr="009A3944">
        <w:rPr>
          <w:rStyle w:val="docemphasis"/>
        </w:rPr>
        <w:t xml:space="preserve"> memory allocated as an array with </w:t>
      </w:r>
      <w:bookmarkStart w:id="688" w:name="ch10term14"/>
      <w:bookmarkEnd w:id="688"/>
      <w:r w:rsidRPr="009A3944">
        <w:rPr>
          <w:rStyle w:val="docemphasis"/>
          <w:i/>
          <w:iCs/>
        </w:rPr>
        <w:t xml:space="preserve">operator </w:t>
      </w:r>
      <w:r w:rsidRPr="009A3944">
        <w:rPr>
          <w:rStyle w:val="HTMLTypewriter"/>
          <w:i/>
          <w:iCs/>
        </w:rPr>
        <w:t>delete []</w:t>
      </w:r>
      <w:r w:rsidRPr="009A3944">
        <w:rPr>
          <w:rStyle w:val="docemphasis"/>
        </w:rPr>
        <w:t xml:space="preserve">. Similarly, always delete memory allocated as an individual element with operator </w:t>
      </w:r>
      <w:r w:rsidRPr="009A3944">
        <w:rPr>
          <w:rStyle w:val="HTMLTypewriter"/>
        </w:rPr>
        <w:t>delete</w:t>
      </w:r>
      <w:r w:rsidRPr="009A3944">
        <w:rPr>
          <w:rStyle w:val="docemphasis"/>
        </w:rPr>
        <w:t>.</w:t>
      </w:r>
      <w:r w:rsidRPr="009A3944">
        <w:t>]</w:t>
      </w:r>
    </w:p>
    <w:p w:rsidR="00725934" w:rsidRPr="009A3944" w:rsidRDefault="00725934" w:rsidP="00725934">
      <w:pPr>
        <w:pStyle w:val="Heading3"/>
      </w:pPr>
      <w:r w:rsidRPr="009A3944">
        <w:rPr>
          <w:rStyle w:val="HTMLTypewriter"/>
        </w:rPr>
        <w:t>static</w:t>
      </w:r>
      <w:r w:rsidRPr="009A3944">
        <w:t xml:space="preserve"> </w:t>
      </w:r>
      <w:r w:rsidRPr="009A3944">
        <w:rPr>
          <w:rFonts w:ascii="Times New Roman" w:hAnsi="Times New Roman" w:cs="Times New Roman"/>
          <w:szCs w:val="24"/>
        </w:rPr>
        <w:t>Class Members</w:t>
      </w:r>
    </w:p>
    <w:p w:rsidR="00725934" w:rsidRPr="009A3944" w:rsidRDefault="00725934" w:rsidP="00725934">
      <w:pPr>
        <w:pStyle w:val="doctext"/>
      </w:pPr>
      <w:r w:rsidRPr="009A3944">
        <w:t xml:space="preserve">There is an important exception to the rule that each object of a class has its own copy of all the data members of the class. In certain cases, only one copy of a variable should be shared by all objects of a class. A </w:t>
      </w:r>
      <w:bookmarkStart w:id="689" w:name="ch10term40"/>
      <w:bookmarkEnd w:id="689"/>
      <w:r w:rsidRPr="009A3944">
        <w:rPr>
          <w:b/>
          <w:bCs/>
        </w:rPr>
        <w:t>static data member</w:t>
      </w:r>
      <w:r w:rsidRPr="009A3944">
        <w:t xml:space="preserve"> is used for these and other reasons. Such a variable represents "class-wide" information (i.e., a property of the class shared by all instances, not a property of a specific object of the class). The declaration of a </w:t>
      </w:r>
      <w:r w:rsidRPr="009A3944">
        <w:rPr>
          <w:rStyle w:val="HTMLTypewriter"/>
        </w:rPr>
        <w:t>static</w:t>
      </w:r>
      <w:r w:rsidRPr="009A3944">
        <w:t xml:space="preserve"> member begins with keyword </w:t>
      </w:r>
      <w:r w:rsidRPr="009A3944">
        <w:rPr>
          <w:rStyle w:val="HTMLTypewriter"/>
        </w:rPr>
        <w:t>static</w:t>
      </w:r>
      <w:r w:rsidRPr="009A3944">
        <w:t xml:space="preserve">. Recall that the versions of class </w:t>
      </w:r>
      <w:r w:rsidRPr="009A3944">
        <w:rPr>
          <w:rStyle w:val="HTMLTypewriter"/>
        </w:rPr>
        <w:t>GradeBook</w:t>
      </w:r>
      <w:r w:rsidRPr="009A3944">
        <w:t xml:space="preserve"> in Chapter 7 use </w:t>
      </w:r>
      <w:r w:rsidRPr="009A3944">
        <w:rPr>
          <w:rStyle w:val="HTMLTypewriter"/>
        </w:rPr>
        <w:t>static</w:t>
      </w:r>
      <w:r w:rsidRPr="009A3944">
        <w:t xml:space="preserve"> data members to store constants representing the number of grades that all </w:t>
      </w:r>
      <w:r w:rsidRPr="009A3944">
        <w:rPr>
          <w:rStyle w:val="HTMLTypewriter"/>
        </w:rPr>
        <w:t>GradeBook</w:t>
      </w:r>
      <w:r w:rsidRPr="009A3944">
        <w:t xml:space="preserve"> objects can hold.</w:t>
      </w:r>
    </w:p>
    <w:p w:rsidR="00725934" w:rsidRPr="009A3944" w:rsidRDefault="00725934" w:rsidP="00725934">
      <w:pPr>
        <w:pStyle w:val="doctext"/>
      </w:pPr>
      <w:r w:rsidRPr="009A3944">
        <w:t xml:space="preserve">Let us further motivate the need for </w:t>
      </w:r>
      <w:r w:rsidRPr="009A3944">
        <w:rPr>
          <w:rStyle w:val="HTMLTypewriter"/>
        </w:rPr>
        <w:t>static</w:t>
      </w:r>
      <w:r w:rsidRPr="009A3944">
        <w:t xml:space="preserve"> class-wide data with an example. Suppose that we have a video game with </w:t>
      </w:r>
      <w:r w:rsidRPr="009A3944">
        <w:rPr>
          <w:rStyle w:val="HTMLTypewriter"/>
        </w:rPr>
        <w:t>Martians</w:t>
      </w:r>
      <w:r w:rsidRPr="009A3944">
        <w:t xml:space="preserve"> and other space creatures. Each </w:t>
      </w:r>
      <w:r w:rsidRPr="009A3944">
        <w:rPr>
          <w:rStyle w:val="HTMLTypewriter"/>
        </w:rPr>
        <w:t>Martian</w:t>
      </w:r>
      <w:r w:rsidRPr="009A3944">
        <w:t xml:space="preserve"> tends to be brave and willing to attack other space creatures when the Martian is aware that there are at least five </w:t>
      </w:r>
      <w:r w:rsidRPr="009A3944">
        <w:rPr>
          <w:rStyle w:val="HTMLTypewriter"/>
        </w:rPr>
        <w:t>Martians</w:t>
      </w:r>
      <w:r w:rsidRPr="009A3944">
        <w:t xml:space="preserve"> present. If fewer than five are present, each </w:t>
      </w:r>
      <w:r w:rsidRPr="009A3944">
        <w:rPr>
          <w:rStyle w:val="HTMLTypewriter"/>
        </w:rPr>
        <w:t>Martian</w:t>
      </w:r>
      <w:r w:rsidRPr="009A3944">
        <w:t xml:space="preserve"> becomes cowardly. So each </w:t>
      </w:r>
      <w:r w:rsidRPr="009A3944">
        <w:rPr>
          <w:rStyle w:val="HTMLTypewriter"/>
        </w:rPr>
        <w:t>Martian</w:t>
      </w:r>
      <w:r w:rsidRPr="009A3944">
        <w:t xml:space="preserve"> needs to know the </w:t>
      </w:r>
      <w:r w:rsidRPr="009A3944">
        <w:rPr>
          <w:rStyle w:val="HTMLTypewriter"/>
        </w:rPr>
        <w:t>martianCount</w:t>
      </w:r>
      <w:r w:rsidRPr="009A3944">
        <w:t xml:space="preserve">. We could endow each </w:t>
      </w:r>
      <w:bookmarkStart w:id="690" w:name="idd1e127795"/>
      <w:bookmarkStart w:id="691" w:name="idd1e127790"/>
      <w:bookmarkStart w:id="692" w:name="idd1e127784"/>
      <w:bookmarkStart w:id="693" w:name="idd1e127779"/>
      <w:bookmarkStart w:id="694" w:name="idd1e127776"/>
      <w:bookmarkStart w:id="695" w:name="idd1e127770"/>
      <w:bookmarkStart w:id="696" w:name="idd1e127765"/>
      <w:bookmarkEnd w:id="690"/>
      <w:bookmarkEnd w:id="691"/>
      <w:bookmarkEnd w:id="692"/>
      <w:bookmarkEnd w:id="693"/>
      <w:bookmarkEnd w:id="694"/>
      <w:bookmarkEnd w:id="695"/>
      <w:bookmarkEnd w:id="696"/>
      <w:r w:rsidRPr="009A3944">
        <w:t xml:space="preserve">instance of class </w:t>
      </w:r>
      <w:r w:rsidRPr="009A3944">
        <w:rPr>
          <w:rStyle w:val="HTMLTypewriter"/>
        </w:rPr>
        <w:t>Martian</w:t>
      </w:r>
      <w:r w:rsidRPr="009A3944">
        <w:t xml:space="preserve"> with </w:t>
      </w:r>
      <w:r w:rsidRPr="009A3944">
        <w:rPr>
          <w:rStyle w:val="HTMLTypewriter"/>
        </w:rPr>
        <w:t>martianCount</w:t>
      </w:r>
      <w:r w:rsidRPr="009A3944">
        <w:t xml:space="preserve"> as a data member. If we do, every </w:t>
      </w:r>
      <w:r w:rsidRPr="009A3944">
        <w:rPr>
          <w:rStyle w:val="HTMLTypewriter"/>
        </w:rPr>
        <w:t>Martian</w:t>
      </w:r>
      <w:r w:rsidRPr="009A3944">
        <w:t xml:space="preserve"> will have a separate copy of the data member. Every time we create a new </w:t>
      </w:r>
      <w:r w:rsidRPr="009A3944">
        <w:rPr>
          <w:rStyle w:val="HTMLTypewriter"/>
        </w:rPr>
        <w:t>Martian</w:t>
      </w:r>
      <w:r w:rsidRPr="009A3944">
        <w:t xml:space="preserve">, we will have to update the data member </w:t>
      </w:r>
      <w:r w:rsidRPr="009A3944">
        <w:rPr>
          <w:rStyle w:val="HTMLTypewriter"/>
        </w:rPr>
        <w:t>martianCount</w:t>
      </w:r>
      <w:r w:rsidRPr="009A3944">
        <w:t xml:space="preserve"> in all </w:t>
      </w:r>
      <w:r w:rsidRPr="009A3944">
        <w:rPr>
          <w:rStyle w:val="HTMLTypewriter"/>
        </w:rPr>
        <w:t>Martian</w:t>
      </w:r>
      <w:r w:rsidRPr="009A3944">
        <w:t xml:space="preserve"> objects. Doing this would require every </w:t>
      </w:r>
      <w:r w:rsidRPr="009A3944">
        <w:rPr>
          <w:rStyle w:val="HTMLTypewriter"/>
        </w:rPr>
        <w:t>Martian</w:t>
      </w:r>
      <w:r w:rsidRPr="009A3944">
        <w:t xml:space="preserve"> object to have, or have access to, handles to all other </w:t>
      </w:r>
      <w:r w:rsidRPr="009A3944">
        <w:rPr>
          <w:rStyle w:val="HTMLTypewriter"/>
        </w:rPr>
        <w:t>Martian</w:t>
      </w:r>
      <w:r w:rsidRPr="009A3944">
        <w:t xml:space="preserve"> objects in memory. This wastes space with the redundant copies and wastes time in updating the separate copies. Instead, we declare </w:t>
      </w:r>
      <w:r w:rsidRPr="009A3944">
        <w:rPr>
          <w:rStyle w:val="HTMLTypewriter"/>
        </w:rPr>
        <w:t>martianCount</w:t>
      </w:r>
      <w:r w:rsidRPr="009A3944">
        <w:t xml:space="preserve"> to be </w:t>
      </w:r>
      <w:r w:rsidRPr="009A3944">
        <w:rPr>
          <w:rStyle w:val="HTMLTypewriter"/>
        </w:rPr>
        <w:t>static</w:t>
      </w:r>
      <w:r w:rsidRPr="009A3944">
        <w:t xml:space="preserve">. This makes </w:t>
      </w:r>
      <w:r w:rsidRPr="009A3944">
        <w:rPr>
          <w:rStyle w:val="HTMLTypewriter"/>
        </w:rPr>
        <w:t>martianCount</w:t>
      </w:r>
      <w:r w:rsidRPr="009A3944">
        <w:t xml:space="preserve"> class-wide data. Every </w:t>
      </w:r>
      <w:r w:rsidRPr="009A3944">
        <w:rPr>
          <w:rStyle w:val="HTMLTypewriter"/>
        </w:rPr>
        <w:t>Martian</w:t>
      </w:r>
      <w:r w:rsidRPr="009A3944">
        <w:t xml:space="preserve"> can access </w:t>
      </w:r>
      <w:r w:rsidRPr="009A3944">
        <w:rPr>
          <w:rStyle w:val="HTMLTypewriter"/>
        </w:rPr>
        <w:t>martianCount</w:t>
      </w:r>
      <w:r w:rsidRPr="009A3944">
        <w:t xml:space="preserve"> as if it were a data member of the </w:t>
      </w:r>
      <w:r w:rsidRPr="009A3944">
        <w:rPr>
          <w:rStyle w:val="HTMLTypewriter"/>
        </w:rPr>
        <w:t>Martian</w:t>
      </w:r>
      <w:r w:rsidRPr="009A3944">
        <w:t xml:space="preserve">, but only one copy of the </w:t>
      </w:r>
      <w:r w:rsidRPr="009A3944">
        <w:rPr>
          <w:rStyle w:val="HTMLTypewriter"/>
        </w:rPr>
        <w:t>static</w:t>
      </w:r>
      <w:r w:rsidRPr="009A3944">
        <w:t xml:space="preserve"> variable </w:t>
      </w:r>
      <w:r w:rsidRPr="009A3944">
        <w:rPr>
          <w:rStyle w:val="HTMLTypewriter"/>
        </w:rPr>
        <w:t>martianCount</w:t>
      </w:r>
      <w:r w:rsidRPr="009A3944">
        <w:t xml:space="preserve"> is maintained by C++. This saves space. We save time by having the </w:t>
      </w:r>
      <w:r w:rsidRPr="009A3944">
        <w:rPr>
          <w:rStyle w:val="HTMLTypewriter"/>
        </w:rPr>
        <w:t>Martian</w:t>
      </w:r>
      <w:r w:rsidRPr="009A3944">
        <w:t xml:space="preserve"> constructor increment </w:t>
      </w:r>
      <w:r w:rsidRPr="009A3944">
        <w:rPr>
          <w:rStyle w:val="HTMLTypewriter"/>
        </w:rPr>
        <w:t>static</w:t>
      </w:r>
      <w:r w:rsidRPr="009A3944">
        <w:t xml:space="preserve"> variable </w:t>
      </w:r>
      <w:r w:rsidRPr="009A3944">
        <w:rPr>
          <w:rStyle w:val="HTMLTypewriter"/>
        </w:rPr>
        <w:t>martianCount</w:t>
      </w:r>
      <w:r w:rsidRPr="009A3944">
        <w:t xml:space="preserve"> and having the </w:t>
      </w:r>
      <w:r w:rsidRPr="009A3944">
        <w:rPr>
          <w:rStyle w:val="HTMLTypewriter"/>
        </w:rPr>
        <w:t>Martian</w:t>
      </w:r>
      <w:r w:rsidRPr="009A3944">
        <w:t xml:space="preserve"> destructor decrement </w:t>
      </w:r>
      <w:r w:rsidRPr="009A3944">
        <w:rPr>
          <w:rStyle w:val="HTMLTypewriter"/>
        </w:rPr>
        <w:t>martianCount</w:t>
      </w:r>
      <w:r w:rsidRPr="009A3944">
        <w:t xml:space="preserve">. Because there is only one copy, we do not have to increment or decrement separate copies of </w:t>
      </w:r>
      <w:r w:rsidRPr="009A3944">
        <w:rPr>
          <w:rStyle w:val="HTMLTypewriter"/>
        </w:rPr>
        <w:t>martianCount</w:t>
      </w:r>
      <w:r w:rsidRPr="009A3944">
        <w:t xml:space="preserve"> for each </w:t>
      </w:r>
      <w:r w:rsidRPr="009A3944">
        <w:rPr>
          <w:rStyle w:val="HTMLTypewriter"/>
        </w:rPr>
        <w:t>Martian</w:t>
      </w:r>
      <w:r w:rsidRPr="009A3944">
        <w:t xml:space="preserve"> object.</w:t>
      </w:r>
    </w:p>
    <w:p w:rsidR="00725934" w:rsidRPr="009A3944" w:rsidRDefault="00725934" w:rsidP="00725934">
      <w:pPr>
        <w:pStyle w:val="doctext"/>
      </w:pPr>
      <w:r w:rsidRPr="009A3944">
        <w:t xml:space="preserve">Although they may seem like global variables, a class's </w:t>
      </w:r>
      <w:r w:rsidRPr="009A3944">
        <w:rPr>
          <w:rStyle w:val="HTMLTypewriter"/>
        </w:rPr>
        <w:t>static</w:t>
      </w:r>
      <w:r w:rsidRPr="009A3944">
        <w:t xml:space="preserve"> data members have class scope. Also, </w:t>
      </w:r>
      <w:r w:rsidRPr="009A3944">
        <w:rPr>
          <w:rStyle w:val="HTMLTypewriter"/>
        </w:rPr>
        <w:t>static</w:t>
      </w:r>
      <w:r w:rsidRPr="009A3944">
        <w:t xml:space="preserve"> members can be declared </w:t>
      </w:r>
      <w:r w:rsidRPr="009A3944">
        <w:rPr>
          <w:rStyle w:val="HTMLTypewriter"/>
        </w:rPr>
        <w:t>public</w:t>
      </w:r>
      <w:r w:rsidRPr="009A3944">
        <w:t xml:space="preserve">, </w:t>
      </w:r>
      <w:r w:rsidRPr="009A3944">
        <w:rPr>
          <w:rStyle w:val="HTMLTypewriter"/>
        </w:rPr>
        <w:t>private</w:t>
      </w:r>
      <w:r w:rsidRPr="009A3944">
        <w:t xml:space="preserve"> or </w:t>
      </w:r>
      <w:r w:rsidRPr="009A3944">
        <w:rPr>
          <w:rStyle w:val="HTMLTypewriter"/>
        </w:rPr>
        <w:t>protected</w:t>
      </w:r>
      <w:r w:rsidRPr="009A3944">
        <w:t xml:space="preserve">. A fundamental-type </w:t>
      </w:r>
      <w:r w:rsidRPr="009A3944">
        <w:rPr>
          <w:rStyle w:val="HTMLTypewriter"/>
        </w:rPr>
        <w:t>static</w:t>
      </w:r>
      <w:r w:rsidRPr="009A3944">
        <w:t xml:space="preserve"> data member is initialized by default to </w:t>
      </w:r>
      <w:r w:rsidRPr="009A3944">
        <w:rPr>
          <w:rStyle w:val="HTMLTypewriter"/>
        </w:rPr>
        <w:t>0</w:t>
      </w:r>
      <w:r w:rsidRPr="009A3944">
        <w:t xml:space="preserve">. If you want a different initial value, a </w:t>
      </w:r>
      <w:r w:rsidRPr="009A3944">
        <w:rPr>
          <w:rStyle w:val="HTMLTypewriter"/>
        </w:rPr>
        <w:t>static</w:t>
      </w:r>
      <w:r w:rsidRPr="009A3944">
        <w:t xml:space="preserve"> data member can be initialized </w:t>
      </w:r>
      <w:r w:rsidRPr="009A3944">
        <w:rPr>
          <w:rStyle w:val="docemphasis"/>
        </w:rPr>
        <w:t>once</w:t>
      </w:r>
      <w:r w:rsidRPr="009A3944">
        <w:t xml:space="preserve"> (and only once). A </w:t>
      </w:r>
      <w:r w:rsidRPr="009A3944">
        <w:rPr>
          <w:rStyle w:val="HTMLTypewriter"/>
        </w:rPr>
        <w:t>const static</w:t>
      </w:r>
      <w:r w:rsidRPr="009A3944">
        <w:t xml:space="preserve"> data member of </w:t>
      </w:r>
      <w:r w:rsidRPr="009A3944">
        <w:rPr>
          <w:rStyle w:val="HTMLTypewriter"/>
        </w:rPr>
        <w:t>int</w:t>
      </w:r>
      <w:r w:rsidRPr="009A3944">
        <w:t xml:space="preserve"> or </w:t>
      </w:r>
      <w:r w:rsidRPr="009A3944">
        <w:rPr>
          <w:rStyle w:val="HTMLTypewriter"/>
        </w:rPr>
        <w:t>enum</w:t>
      </w:r>
      <w:r w:rsidRPr="009A3944">
        <w:t xml:space="preserve"> type can be initialized in its declaration in the class definition. However, all other </w:t>
      </w:r>
      <w:r w:rsidRPr="009A3944">
        <w:rPr>
          <w:rStyle w:val="HTMLTypewriter"/>
        </w:rPr>
        <w:t>static</w:t>
      </w:r>
      <w:r w:rsidRPr="009A3944">
        <w:t xml:space="preserve"> data members must be defined at file scope (i.e., outside the body of the class definition) and can be initialized only in those definitions. Note that </w:t>
      </w:r>
      <w:r w:rsidRPr="009A3944">
        <w:rPr>
          <w:rStyle w:val="HTMLTypewriter"/>
        </w:rPr>
        <w:t>static</w:t>
      </w:r>
      <w:r w:rsidRPr="009A3944">
        <w:t xml:space="preserve"> data members of class types (i.e., </w:t>
      </w:r>
      <w:r w:rsidRPr="009A3944">
        <w:rPr>
          <w:rStyle w:val="HTMLTypewriter"/>
        </w:rPr>
        <w:t>static</w:t>
      </w:r>
      <w:r w:rsidRPr="009A3944">
        <w:t xml:space="preserve"> member objects) that have default constructors need not be initialized because their default constructors will be called.</w:t>
      </w:r>
    </w:p>
    <w:p w:rsidR="00725934" w:rsidRPr="009A3944" w:rsidRDefault="00725934" w:rsidP="00725934">
      <w:pPr>
        <w:pStyle w:val="doctext"/>
      </w:pPr>
      <w:r w:rsidRPr="009A3944">
        <w:t xml:space="preserve">A class's </w:t>
      </w:r>
      <w:r w:rsidRPr="009A3944">
        <w:rPr>
          <w:rStyle w:val="HTMLTypewriter"/>
        </w:rPr>
        <w:t>private</w:t>
      </w:r>
      <w:r w:rsidRPr="009A3944">
        <w:t xml:space="preserve"> and </w:t>
      </w:r>
      <w:r w:rsidRPr="009A3944">
        <w:rPr>
          <w:rStyle w:val="HTMLTypewriter"/>
        </w:rPr>
        <w:t>protected static</w:t>
      </w:r>
      <w:r w:rsidRPr="009A3944">
        <w:t xml:space="preserve"> members are normally accessed through </w:t>
      </w:r>
      <w:r w:rsidRPr="009A3944">
        <w:rPr>
          <w:rStyle w:val="HTMLTypewriter"/>
        </w:rPr>
        <w:t>public</w:t>
      </w:r>
      <w:r w:rsidRPr="009A3944">
        <w:t xml:space="preserve"> member functions of the class or through </w:t>
      </w:r>
      <w:r w:rsidRPr="009A3944">
        <w:rPr>
          <w:rStyle w:val="HTMLTypewriter"/>
        </w:rPr>
        <w:t>friends</w:t>
      </w:r>
      <w:r w:rsidRPr="009A3944">
        <w:t xml:space="preserve"> of the class. A class's </w:t>
      </w:r>
      <w:r w:rsidRPr="009A3944">
        <w:rPr>
          <w:rStyle w:val="HTMLTypewriter"/>
        </w:rPr>
        <w:t>static</w:t>
      </w:r>
      <w:r w:rsidRPr="009A3944">
        <w:t xml:space="preserve"> members exist even when no objects of that class exist. To access a </w:t>
      </w:r>
      <w:r w:rsidRPr="009A3944">
        <w:rPr>
          <w:rStyle w:val="HTMLTypewriter"/>
        </w:rPr>
        <w:t>public static</w:t>
      </w:r>
      <w:r w:rsidRPr="009A3944">
        <w:t xml:space="preserve"> class member when no objects of the class exist, simply prefix the class name and the binary scope resolution operator (</w:t>
      </w:r>
      <w:r w:rsidRPr="009A3944">
        <w:rPr>
          <w:rStyle w:val="HTMLTypewriter"/>
        </w:rPr>
        <w:t>::</w:t>
      </w:r>
      <w:r w:rsidRPr="009A3944">
        <w:t xml:space="preserve">) to the name of the data member. For example, if our preceding variable </w:t>
      </w:r>
      <w:r w:rsidRPr="009A3944">
        <w:rPr>
          <w:rStyle w:val="HTMLTypewriter"/>
        </w:rPr>
        <w:t>martianCount</w:t>
      </w:r>
      <w:r w:rsidRPr="009A3944">
        <w:t xml:space="preserve"> is </w:t>
      </w:r>
      <w:r w:rsidRPr="009A3944">
        <w:rPr>
          <w:rStyle w:val="HTMLTypewriter"/>
        </w:rPr>
        <w:t>public</w:t>
      </w:r>
      <w:r w:rsidRPr="009A3944">
        <w:t xml:space="preserve">, it can be accessed with the expression </w:t>
      </w:r>
      <w:r w:rsidRPr="009A3944">
        <w:rPr>
          <w:rStyle w:val="HTMLTypewriter"/>
        </w:rPr>
        <w:t>Martian::martianCount</w:t>
      </w:r>
      <w:r w:rsidRPr="009A3944">
        <w:t xml:space="preserve"> when there are no </w:t>
      </w:r>
      <w:r w:rsidRPr="009A3944">
        <w:rPr>
          <w:rStyle w:val="HTMLTypewriter"/>
        </w:rPr>
        <w:t>Martian</w:t>
      </w:r>
      <w:r w:rsidRPr="009A3944">
        <w:t xml:space="preserve"> objects. (Of course, using </w:t>
      </w:r>
      <w:r w:rsidRPr="009A3944">
        <w:rPr>
          <w:rStyle w:val="HTMLTypewriter"/>
        </w:rPr>
        <w:t>public</w:t>
      </w:r>
      <w:r w:rsidRPr="009A3944">
        <w:t xml:space="preserve"> data is discouraged.)</w:t>
      </w:r>
    </w:p>
    <w:p w:rsidR="00725934" w:rsidRPr="009A3944" w:rsidRDefault="00725934" w:rsidP="00725934">
      <w:pPr>
        <w:pStyle w:val="doctext"/>
      </w:pPr>
      <w:r w:rsidRPr="009A3944">
        <w:t xml:space="preserve">A class's </w:t>
      </w:r>
      <w:r w:rsidRPr="009A3944">
        <w:rPr>
          <w:rStyle w:val="HTMLTypewriter"/>
        </w:rPr>
        <w:t>public static</w:t>
      </w:r>
      <w:r w:rsidRPr="009A3944">
        <w:t xml:space="preserve"> class members can also be accessed through any object of that class using the object's name, the dot operator and the name of the member (e.g., </w:t>
      </w:r>
      <w:r w:rsidRPr="009A3944">
        <w:rPr>
          <w:rStyle w:val="HTMLTypewriter"/>
        </w:rPr>
        <w:t>myMartian.martianCount</w:t>
      </w:r>
      <w:r w:rsidRPr="009A3944">
        <w:t xml:space="preserve">). To access a </w:t>
      </w:r>
      <w:r w:rsidRPr="009A3944">
        <w:rPr>
          <w:rStyle w:val="HTMLTypewriter"/>
        </w:rPr>
        <w:t>private</w:t>
      </w:r>
      <w:r w:rsidRPr="009A3944">
        <w:t xml:space="preserve"> or </w:t>
      </w:r>
      <w:r w:rsidRPr="009A3944">
        <w:rPr>
          <w:rStyle w:val="HTMLTypewriter"/>
        </w:rPr>
        <w:t>protected static</w:t>
      </w:r>
      <w:r w:rsidRPr="009A3944">
        <w:t xml:space="preserve"> class member when no objects of the class exist, provide a </w:t>
      </w:r>
      <w:r w:rsidRPr="009A3944">
        <w:rPr>
          <w:rStyle w:val="HTMLTypewriter"/>
        </w:rPr>
        <w:t>public static</w:t>
      </w:r>
      <w:r w:rsidRPr="009A3944">
        <w:t xml:space="preserve"> member function and call the function by prefixing its name with the class name and binary scope resolution operator. </w:t>
      </w:r>
    </w:p>
    <w:p w:rsidR="00725934" w:rsidRPr="009A3944" w:rsidRDefault="00725934" w:rsidP="00725934">
      <w:pPr>
        <w:pStyle w:val="doctext"/>
      </w:pPr>
      <w:r w:rsidRPr="009A3944">
        <w:t xml:space="preserve">[NOTE: A class's </w:t>
      </w:r>
      <w:r w:rsidRPr="009A3944">
        <w:rPr>
          <w:rFonts w:ascii="Courier New" w:hAnsi="Courier New" w:cs="Courier New"/>
          <w:sz w:val="20"/>
        </w:rPr>
        <w:t>static</w:t>
      </w:r>
      <w:r w:rsidRPr="009A3944">
        <w:t xml:space="preserve"> data members and </w:t>
      </w:r>
      <w:r w:rsidRPr="009A3944">
        <w:rPr>
          <w:rFonts w:ascii="Courier New" w:hAnsi="Courier New" w:cs="Courier New"/>
          <w:sz w:val="20"/>
        </w:rPr>
        <w:t>static</w:t>
      </w:r>
      <w:r w:rsidRPr="009A3944">
        <w:t xml:space="preserve"> member functions exist and can be used even if no objects of that class have been instantiated.]</w:t>
      </w:r>
    </w:p>
    <w:p w:rsidR="00725934" w:rsidRPr="009A3944" w:rsidRDefault="00725934" w:rsidP="00725934">
      <w:pPr>
        <w:pStyle w:val="doctext"/>
      </w:pPr>
      <w:bookmarkStart w:id="697" w:name="idd1e128086"/>
      <w:bookmarkStart w:id="698" w:name="idd1e128081"/>
      <w:bookmarkStart w:id="699" w:name="idd1e128076"/>
      <w:bookmarkStart w:id="700" w:name="idd1e128071"/>
      <w:bookmarkStart w:id="701" w:name="idd1e128064"/>
      <w:bookmarkStart w:id="702" w:name="idd1e128051"/>
      <w:bookmarkStart w:id="703" w:name="idd1e128041"/>
      <w:bookmarkEnd w:id="697"/>
      <w:bookmarkEnd w:id="698"/>
      <w:bookmarkEnd w:id="699"/>
      <w:bookmarkEnd w:id="700"/>
      <w:bookmarkEnd w:id="701"/>
      <w:bookmarkEnd w:id="702"/>
      <w:bookmarkEnd w:id="703"/>
      <w:r w:rsidRPr="009A3944">
        <w:t xml:space="preserve">The program of Figs. 10.21 - 10.23 demonstrates a </w:t>
      </w:r>
      <w:r w:rsidRPr="009A3944">
        <w:rPr>
          <w:rStyle w:val="HTMLTypewriter"/>
        </w:rPr>
        <w:t>private static</w:t>
      </w:r>
      <w:r w:rsidRPr="009A3944">
        <w:t xml:space="preserve"> data member called </w:t>
      </w:r>
      <w:r w:rsidRPr="009A3944">
        <w:rPr>
          <w:rStyle w:val="HTMLTypewriter"/>
        </w:rPr>
        <w:t>count</w:t>
      </w:r>
      <w:r w:rsidRPr="009A3944">
        <w:t xml:space="preserve"> (Fig. 10.21) and a </w:t>
      </w:r>
      <w:r w:rsidRPr="009A3944">
        <w:rPr>
          <w:rStyle w:val="HTMLTypewriter"/>
        </w:rPr>
        <w:t>public static</w:t>
      </w:r>
      <w:r w:rsidRPr="009A3944">
        <w:t xml:space="preserve"> member function called </w:t>
      </w:r>
      <w:r w:rsidRPr="009A3944">
        <w:rPr>
          <w:rStyle w:val="HTMLTypewriter"/>
        </w:rPr>
        <w:t>getCount</w:t>
      </w:r>
      <w:r w:rsidRPr="009A3944">
        <w:t xml:space="preserve"> (Fig. 10.21). In Fig. 10.22, line 14 defines and initializes the data member </w:t>
      </w:r>
      <w:r w:rsidRPr="009A3944">
        <w:rPr>
          <w:rStyle w:val="HTMLTypewriter"/>
        </w:rPr>
        <w:t>count</w:t>
      </w:r>
      <w:r w:rsidRPr="009A3944">
        <w:t xml:space="preserve"> to zero at file scope and lines 1821 define </w:t>
      </w:r>
      <w:r w:rsidRPr="009A3944">
        <w:rPr>
          <w:rStyle w:val="HTMLTypewriter"/>
        </w:rPr>
        <w:t>static</w:t>
      </w:r>
      <w:r w:rsidRPr="009A3944">
        <w:t xml:space="preserve"> member function </w:t>
      </w:r>
      <w:r w:rsidRPr="009A3944">
        <w:rPr>
          <w:rStyle w:val="HTMLTypewriter"/>
        </w:rPr>
        <w:t>getCount</w:t>
      </w:r>
      <w:r w:rsidRPr="009A3944">
        <w:t xml:space="preserve">. When </w:t>
      </w:r>
      <w:r w:rsidRPr="009A3944">
        <w:rPr>
          <w:rStyle w:val="HTMLTypewriter"/>
        </w:rPr>
        <w:t>static</w:t>
      </w:r>
      <w:r w:rsidRPr="009A3944">
        <w:t xml:space="preserve"> is applied to an item at file scope, that item becomes known only in that file. The </w:t>
      </w:r>
      <w:r w:rsidRPr="009A3944">
        <w:rPr>
          <w:rStyle w:val="HTMLTypewriter"/>
        </w:rPr>
        <w:t>static</w:t>
      </w:r>
      <w:r w:rsidRPr="009A3944">
        <w:t xml:space="preserve"> members of the class need to be available from any client code that accesses the file, so we cannot declare them </w:t>
      </w:r>
      <w:r w:rsidRPr="009A3944">
        <w:rPr>
          <w:rStyle w:val="HTMLTypewriter"/>
        </w:rPr>
        <w:t>static</w:t>
      </w:r>
      <w:r w:rsidRPr="009A3944">
        <w:t xml:space="preserve"> in the </w:t>
      </w:r>
      <w:r w:rsidRPr="009A3944">
        <w:rPr>
          <w:rStyle w:val="HTMLTypewriter"/>
        </w:rPr>
        <w:t>.cpp</w:t>
      </w:r>
      <w:r w:rsidRPr="009A3944">
        <w:t xml:space="preserve"> file we declare them </w:t>
      </w:r>
      <w:r w:rsidRPr="009A3944">
        <w:rPr>
          <w:rStyle w:val="HTMLTypewriter"/>
        </w:rPr>
        <w:t>static</w:t>
      </w:r>
      <w:r w:rsidRPr="009A3944">
        <w:t xml:space="preserve"> only in the </w:t>
      </w:r>
      <w:r w:rsidRPr="009A3944">
        <w:rPr>
          <w:rStyle w:val="HTMLTypewriter"/>
        </w:rPr>
        <w:t>.h</w:t>
      </w:r>
      <w:r w:rsidRPr="009A3944">
        <w:t xml:space="preserve"> file. Data member </w:t>
      </w:r>
      <w:r w:rsidRPr="009A3944">
        <w:rPr>
          <w:rStyle w:val="HTMLTypewriter"/>
        </w:rPr>
        <w:t>count</w:t>
      </w:r>
      <w:r w:rsidRPr="009A3944">
        <w:t xml:space="preserve"> maintains a count of the number of objects of class </w:t>
      </w:r>
      <w:r w:rsidRPr="009A3944">
        <w:rPr>
          <w:rStyle w:val="HTMLTypewriter"/>
        </w:rPr>
        <w:t>Employee</w:t>
      </w:r>
      <w:r w:rsidRPr="009A3944">
        <w:t xml:space="preserve"> that have been instantiated. When objects of class </w:t>
      </w:r>
      <w:r w:rsidRPr="009A3944">
        <w:rPr>
          <w:rStyle w:val="HTMLTypewriter"/>
        </w:rPr>
        <w:t>Employee</w:t>
      </w:r>
      <w:r w:rsidRPr="009A3944">
        <w:t xml:space="preserve"> exist, member </w:t>
      </w:r>
      <w:r w:rsidRPr="009A3944">
        <w:rPr>
          <w:rStyle w:val="HTMLTypewriter"/>
        </w:rPr>
        <w:t>count</w:t>
      </w:r>
      <w:r w:rsidRPr="009A3944">
        <w:t xml:space="preserve"> can be referenced through any member function of an </w:t>
      </w:r>
      <w:r w:rsidRPr="009A3944">
        <w:rPr>
          <w:rStyle w:val="HTMLTypewriter"/>
        </w:rPr>
        <w:t>Employee</w:t>
      </w:r>
      <w:r w:rsidRPr="009A3944">
        <w:t xml:space="preserve"> objecti n Fig. 10.22, </w:t>
      </w:r>
      <w:r w:rsidRPr="009A3944">
        <w:rPr>
          <w:rStyle w:val="HTMLTypewriter"/>
        </w:rPr>
        <w:t>count</w:t>
      </w:r>
      <w:r w:rsidRPr="009A3944">
        <w:t xml:space="preserve"> is referenced by both the constructor and the destructor. Also, note that since </w:t>
      </w:r>
      <w:r w:rsidRPr="009A3944">
        <w:rPr>
          <w:rStyle w:val="HTMLTypewriter"/>
        </w:rPr>
        <w:t>count</w:t>
      </w:r>
      <w:r w:rsidRPr="009A3944">
        <w:t xml:space="preserve"> is an </w:t>
      </w:r>
      <w:r w:rsidRPr="009A3944">
        <w:rPr>
          <w:rStyle w:val="HTMLTypewriter"/>
        </w:rPr>
        <w:t>int</w:t>
      </w:r>
      <w:r w:rsidRPr="009A3944">
        <w:t>, it could have been initialized in the header file at line 21 of Fig. 10.21.</w:t>
      </w:r>
    </w:p>
    <w:p w:rsidR="00725934" w:rsidRPr="009A3944" w:rsidRDefault="00725934" w:rsidP="00725934">
      <w:pPr>
        <w:pStyle w:val="doctext"/>
      </w:pPr>
      <w:r w:rsidRPr="009A3944">
        <w:t xml:space="preserve">A member function should be declared </w:t>
      </w:r>
      <w:r w:rsidRPr="009A3944">
        <w:rPr>
          <w:rStyle w:val="HTMLTypewriter"/>
        </w:rPr>
        <w:t>static</w:t>
      </w:r>
      <w:r w:rsidRPr="009A3944">
        <w:t xml:space="preserve"> if it does not access non-</w:t>
      </w:r>
      <w:r w:rsidRPr="009A3944">
        <w:rPr>
          <w:rStyle w:val="HTMLTypewriter"/>
        </w:rPr>
        <w:t>static</w:t>
      </w:r>
      <w:r w:rsidRPr="009A3944">
        <w:t xml:space="preserve"> data members or non-</w:t>
      </w:r>
      <w:r w:rsidRPr="009A3944">
        <w:rPr>
          <w:rStyle w:val="HTMLTypewriter"/>
        </w:rPr>
        <w:t>static</w:t>
      </w:r>
      <w:r w:rsidRPr="009A3944">
        <w:t xml:space="preserve"> member functions of the class. Unlike non-</w:t>
      </w:r>
      <w:r w:rsidRPr="009A3944">
        <w:rPr>
          <w:rStyle w:val="HTMLTypewriter"/>
        </w:rPr>
        <w:t>static</w:t>
      </w:r>
      <w:r w:rsidRPr="009A3944">
        <w:t xml:space="preserve"> member functions, a </w:t>
      </w:r>
      <w:r w:rsidRPr="009A3944">
        <w:rPr>
          <w:rStyle w:val="HTMLTypewriter"/>
        </w:rPr>
        <w:t>static</w:t>
      </w:r>
      <w:r w:rsidRPr="009A3944">
        <w:t xml:space="preserve"> member function does not have a </w:t>
      </w:r>
      <w:r w:rsidRPr="009A3944">
        <w:rPr>
          <w:rStyle w:val="HTMLTypewriter"/>
        </w:rPr>
        <w:t>this</w:t>
      </w:r>
      <w:r w:rsidRPr="009A3944">
        <w:t xml:space="preserve"> pointer, because </w:t>
      </w:r>
      <w:r w:rsidRPr="009A3944">
        <w:rPr>
          <w:rStyle w:val="HTMLTypewriter"/>
        </w:rPr>
        <w:t>static</w:t>
      </w:r>
      <w:r w:rsidRPr="009A3944">
        <w:t xml:space="preserve"> data members and </w:t>
      </w:r>
      <w:r w:rsidRPr="009A3944">
        <w:rPr>
          <w:rStyle w:val="HTMLTypewriter"/>
        </w:rPr>
        <w:t>static</w:t>
      </w:r>
      <w:r w:rsidRPr="009A3944">
        <w:t xml:space="preserve"> member functions exist independently of any objects of a class. The </w:t>
      </w:r>
      <w:r w:rsidRPr="009A3944">
        <w:rPr>
          <w:rStyle w:val="HTMLTypewriter"/>
        </w:rPr>
        <w:t>this</w:t>
      </w:r>
      <w:r w:rsidRPr="009A3944">
        <w:t xml:space="preserve"> </w:t>
      </w:r>
      <w:bookmarkStart w:id="704" w:name="idd1e128976"/>
      <w:bookmarkStart w:id="705" w:name="idd1e128973"/>
      <w:bookmarkStart w:id="706" w:name="idd1e128970"/>
      <w:bookmarkStart w:id="707" w:name="idd1e128967"/>
      <w:bookmarkStart w:id="708" w:name="idd1e128964"/>
      <w:bookmarkStart w:id="709" w:name="idd1e128956"/>
      <w:bookmarkStart w:id="710" w:name="idd1e128953"/>
      <w:bookmarkStart w:id="711" w:name="idd1e128950"/>
      <w:bookmarkStart w:id="712" w:name="idd1e128947"/>
      <w:bookmarkEnd w:id="704"/>
      <w:bookmarkEnd w:id="705"/>
      <w:bookmarkEnd w:id="706"/>
      <w:bookmarkEnd w:id="707"/>
      <w:bookmarkEnd w:id="708"/>
      <w:bookmarkEnd w:id="709"/>
      <w:bookmarkEnd w:id="710"/>
      <w:bookmarkEnd w:id="711"/>
      <w:bookmarkEnd w:id="712"/>
      <w:r w:rsidRPr="009A3944">
        <w:t xml:space="preserve">pointer must refer to a specific object of the class, and when a </w:t>
      </w:r>
      <w:r w:rsidRPr="009A3944">
        <w:rPr>
          <w:rStyle w:val="HTMLTypewriter"/>
        </w:rPr>
        <w:t>static</w:t>
      </w:r>
      <w:r w:rsidRPr="009A3944">
        <w:t xml:space="preserve"> member function is called, there might not be any objects of its class in memory.</w:t>
      </w:r>
    </w:p>
    <w:p w:rsidR="00EB551F" w:rsidRPr="009A3944" w:rsidRDefault="00725934" w:rsidP="00EB551F">
      <w:pPr>
        <w:pStyle w:val="doctext"/>
        <w:spacing w:after="0" w:afterAutospacing="0"/>
      </w:pPr>
      <w:r w:rsidRPr="009A3944">
        <w:t>Exercises</w:t>
      </w:r>
    </w:p>
    <w:p w:rsidR="00725934" w:rsidRPr="009A3944" w:rsidRDefault="00725934" w:rsidP="00EB551F">
      <w:pPr>
        <w:pStyle w:val="doctext"/>
        <w:spacing w:before="0" w:beforeAutospacing="0" w:after="0" w:afterAutospacing="0"/>
      </w:pPr>
      <w:r w:rsidRPr="009A3944">
        <w:t>Fill in the blanks in each of the following:</w:t>
      </w:r>
    </w:p>
    <w:p w:rsidR="00725934" w:rsidRPr="009A3944" w:rsidRDefault="00725934" w:rsidP="00EB551F">
      <w:pPr>
        <w:pStyle w:val="doclist"/>
        <w:numPr>
          <w:ilvl w:val="0"/>
          <w:numId w:val="128"/>
        </w:numPr>
        <w:spacing w:before="0" w:beforeAutospacing="0"/>
      </w:pPr>
      <w:r w:rsidRPr="009A3944">
        <w:t>_______________ must be used to initialize constant members of a class.</w:t>
      </w:r>
    </w:p>
    <w:p w:rsidR="00725934" w:rsidRPr="009A3944" w:rsidRDefault="00725934" w:rsidP="00725934">
      <w:pPr>
        <w:pStyle w:val="doclist"/>
        <w:numPr>
          <w:ilvl w:val="0"/>
          <w:numId w:val="128"/>
        </w:numPr>
      </w:pPr>
      <w:r w:rsidRPr="009A3944">
        <w:t xml:space="preserve">A nonmember function must be declared as a(n) _______________ of a class to have access to that class's </w:t>
      </w:r>
      <w:r w:rsidRPr="009A3944">
        <w:rPr>
          <w:rStyle w:val="HTMLTypewriter"/>
        </w:rPr>
        <w:t>private</w:t>
      </w:r>
      <w:r w:rsidRPr="009A3944">
        <w:t xml:space="preserve"> data members.</w:t>
      </w:r>
    </w:p>
    <w:p w:rsidR="00725934" w:rsidRPr="009A3944" w:rsidRDefault="00725934" w:rsidP="00725934">
      <w:pPr>
        <w:pStyle w:val="doclist"/>
        <w:numPr>
          <w:ilvl w:val="0"/>
          <w:numId w:val="128"/>
        </w:numPr>
      </w:pPr>
      <w:r w:rsidRPr="009A3944">
        <w:t>The _______________ operator dynamically allocates memory for an object of a specified type and returns a _______________ to that type.</w:t>
      </w:r>
    </w:p>
    <w:p w:rsidR="00725934" w:rsidRPr="009A3944" w:rsidRDefault="00725934" w:rsidP="00725934">
      <w:pPr>
        <w:pStyle w:val="doclist"/>
        <w:numPr>
          <w:ilvl w:val="0"/>
          <w:numId w:val="128"/>
        </w:numPr>
      </w:pPr>
      <w:r w:rsidRPr="009A3944">
        <w:t>A constant object must be _______________; it cannot be modified after it is created.</w:t>
      </w:r>
    </w:p>
    <w:p w:rsidR="00725934" w:rsidRPr="009A3944" w:rsidRDefault="00725934" w:rsidP="00725934">
      <w:pPr>
        <w:pStyle w:val="doclist"/>
        <w:numPr>
          <w:ilvl w:val="0"/>
          <w:numId w:val="128"/>
        </w:numPr>
      </w:pPr>
      <w:r w:rsidRPr="009A3944">
        <w:t>A(n) _______________ data member represents class-wide information.</w:t>
      </w:r>
    </w:p>
    <w:p w:rsidR="00725934" w:rsidRPr="009A3944" w:rsidRDefault="00725934" w:rsidP="00725934">
      <w:pPr>
        <w:pStyle w:val="doclist"/>
        <w:numPr>
          <w:ilvl w:val="0"/>
          <w:numId w:val="128"/>
        </w:numPr>
      </w:pPr>
      <w:r w:rsidRPr="009A3944">
        <w:t>An object's non-static member functions have access to a "self pointer" to the object called the _______________ pointer.</w:t>
      </w:r>
    </w:p>
    <w:p w:rsidR="00725934" w:rsidRPr="009A3944" w:rsidRDefault="00725934" w:rsidP="00725934">
      <w:pPr>
        <w:pStyle w:val="doclist"/>
        <w:numPr>
          <w:ilvl w:val="0"/>
          <w:numId w:val="128"/>
        </w:numPr>
      </w:pPr>
      <w:r w:rsidRPr="009A3944">
        <w:t>The keyword _______________ specifies that an object or variable is not modifiable after it is initialized.</w:t>
      </w:r>
    </w:p>
    <w:p w:rsidR="00725934" w:rsidRPr="009A3944" w:rsidRDefault="00725934" w:rsidP="00725934">
      <w:pPr>
        <w:pStyle w:val="doclist"/>
        <w:numPr>
          <w:ilvl w:val="0"/>
          <w:numId w:val="128"/>
        </w:numPr>
      </w:pPr>
      <w:r w:rsidRPr="009A3944">
        <w:t>If a member initializer is not provided for a member object of a class, the object's _______________ is called.</w:t>
      </w:r>
    </w:p>
    <w:p w:rsidR="00725934" w:rsidRPr="009A3944" w:rsidRDefault="00725934" w:rsidP="00725934">
      <w:pPr>
        <w:pStyle w:val="doclist"/>
        <w:numPr>
          <w:ilvl w:val="0"/>
          <w:numId w:val="128"/>
        </w:numPr>
      </w:pPr>
      <w:r w:rsidRPr="009A3944">
        <w:t xml:space="preserve">A member function should be declared </w:t>
      </w:r>
      <w:r w:rsidRPr="009A3944">
        <w:rPr>
          <w:rStyle w:val="HTMLTypewriter"/>
        </w:rPr>
        <w:t>static</w:t>
      </w:r>
      <w:r w:rsidRPr="009A3944">
        <w:t xml:space="preserve"> if it does not access _______________ class members.</w:t>
      </w:r>
    </w:p>
    <w:p w:rsidR="00725934" w:rsidRPr="009A3944" w:rsidRDefault="00725934" w:rsidP="00725934">
      <w:pPr>
        <w:pStyle w:val="doclist"/>
        <w:numPr>
          <w:ilvl w:val="0"/>
          <w:numId w:val="128"/>
        </w:numPr>
      </w:pPr>
      <w:r w:rsidRPr="009A3944">
        <w:t xml:space="preserve">The _______________ operator reclaims memory previously allocated by </w:t>
      </w:r>
      <w:r w:rsidRPr="009A3944">
        <w:rPr>
          <w:rStyle w:val="HTMLTypewriter"/>
        </w:rPr>
        <w:t>new</w:t>
      </w:r>
      <w:r w:rsidRPr="009A3944">
        <w:t>.</w:t>
      </w:r>
    </w:p>
    <w:p w:rsidR="00725934" w:rsidRPr="009A3944" w:rsidRDefault="00725934" w:rsidP="00725934">
      <w:pPr>
        <w:pStyle w:val="doctext"/>
      </w:pPr>
      <w:r w:rsidRPr="009A3944">
        <w:t>Find the errors in the following class and explain how to correct them:</w:t>
      </w:r>
    </w:p>
    <w:p w:rsidR="00725934" w:rsidRPr="009A3944" w:rsidRDefault="00725934" w:rsidP="00725934">
      <w:pPr>
        <w:pStyle w:val="HTMLPreformatted"/>
      </w:pPr>
      <w:r w:rsidRPr="009A3944">
        <w:t xml:space="preserve">  class Example</w:t>
      </w:r>
    </w:p>
    <w:p w:rsidR="00725934" w:rsidRPr="009A3944" w:rsidRDefault="00725934" w:rsidP="00725934">
      <w:pPr>
        <w:pStyle w:val="HTMLPreformatted"/>
      </w:pPr>
      <w:r w:rsidRPr="009A3944">
        <w:t xml:space="preserve">  {</w:t>
      </w:r>
    </w:p>
    <w:p w:rsidR="00725934" w:rsidRPr="009A3944" w:rsidRDefault="00725934" w:rsidP="00725934">
      <w:pPr>
        <w:pStyle w:val="HTMLPreformatted"/>
      </w:pPr>
      <w:r w:rsidRPr="009A3944">
        <w:t xml:space="preserve">  public:</w:t>
      </w:r>
    </w:p>
    <w:p w:rsidR="00725934" w:rsidRPr="009A3944" w:rsidRDefault="00725934" w:rsidP="00725934">
      <w:pPr>
        <w:pStyle w:val="HTMLPreformatted"/>
      </w:pPr>
      <w:r w:rsidRPr="009A3944">
        <w:t xml:space="preserve">     Example( int y = 10 )</w:t>
      </w:r>
    </w:p>
    <w:p w:rsidR="00725934" w:rsidRPr="009A3944" w:rsidRDefault="00725934" w:rsidP="00725934">
      <w:pPr>
        <w:pStyle w:val="HTMLPreformatted"/>
      </w:pPr>
      <w:r w:rsidRPr="009A3944">
        <w:t xml:space="preserve">        : data( y )</w:t>
      </w:r>
    </w:p>
    <w:p w:rsidR="00725934" w:rsidRPr="009A3944" w:rsidRDefault="00725934" w:rsidP="00725934">
      <w:pPr>
        <w:pStyle w:val="HTMLPreformatted"/>
      </w:pPr>
      <w:r w:rsidRPr="009A3944">
        <w:t xml:space="preserve">     {</w:t>
      </w:r>
    </w:p>
    <w:p w:rsidR="00725934" w:rsidRPr="009A3944" w:rsidRDefault="00725934" w:rsidP="00725934">
      <w:pPr>
        <w:pStyle w:val="HTMLPreformatted"/>
      </w:pPr>
      <w:r w:rsidRPr="009A3944">
        <w:t xml:space="preserve">        // empty body</w:t>
      </w:r>
    </w:p>
    <w:p w:rsidR="00725934" w:rsidRPr="009A3944" w:rsidRDefault="00725934" w:rsidP="00725934">
      <w:pPr>
        <w:pStyle w:val="HTMLPreformatted"/>
      </w:pPr>
      <w:r w:rsidRPr="009A3944">
        <w:t xml:space="preserve">     } // end Example constructor</w:t>
      </w:r>
    </w:p>
    <w:p w:rsidR="00725934" w:rsidRPr="009A3944" w:rsidRDefault="00725934" w:rsidP="00725934">
      <w:pPr>
        <w:pStyle w:val="HTMLPreformatted"/>
      </w:pPr>
    </w:p>
    <w:p w:rsidR="00725934" w:rsidRPr="009A3944" w:rsidRDefault="00725934" w:rsidP="00725934">
      <w:pPr>
        <w:pStyle w:val="HTMLPreformatted"/>
      </w:pPr>
      <w:r w:rsidRPr="009A3944">
        <w:t xml:space="preserve">     int getIncrementedData() const</w:t>
      </w:r>
    </w:p>
    <w:p w:rsidR="00725934" w:rsidRPr="009A3944" w:rsidRDefault="00725934" w:rsidP="00725934">
      <w:pPr>
        <w:pStyle w:val="HTMLPreformatted"/>
      </w:pPr>
      <w:r w:rsidRPr="009A3944">
        <w:t xml:space="preserve">     {</w:t>
      </w:r>
    </w:p>
    <w:p w:rsidR="00725934" w:rsidRPr="009A3944" w:rsidRDefault="00725934" w:rsidP="00725934">
      <w:pPr>
        <w:pStyle w:val="HTMLPreformatted"/>
      </w:pPr>
      <w:r w:rsidRPr="009A3944">
        <w:t xml:space="preserve">        return data++;</w:t>
      </w:r>
    </w:p>
    <w:p w:rsidR="00725934" w:rsidRPr="009A3944" w:rsidRDefault="00725934" w:rsidP="00725934">
      <w:pPr>
        <w:pStyle w:val="HTMLPreformatted"/>
      </w:pPr>
      <w:r w:rsidRPr="009A3944">
        <w:t xml:space="preserve">     } // end function getIncrementedData</w:t>
      </w:r>
    </w:p>
    <w:p w:rsidR="00725934" w:rsidRPr="009A3944" w:rsidRDefault="00725934" w:rsidP="00725934">
      <w:pPr>
        <w:pStyle w:val="HTMLPreformatted"/>
      </w:pPr>
      <w:r w:rsidRPr="009A3944">
        <w:t xml:space="preserve">     </w:t>
      </w:r>
    </w:p>
    <w:p w:rsidR="00725934" w:rsidRPr="009A3944" w:rsidRDefault="00725934" w:rsidP="00725934">
      <w:pPr>
        <w:pStyle w:val="HTMLPreformatted"/>
      </w:pPr>
      <w:r w:rsidRPr="009A3944">
        <w:t xml:space="preserve">     static int getCount()</w:t>
      </w:r>
    </w:p>
    <w:p w:rsidR="00725934" w:rsidRPr="009A3944" w:rsidRDefault="00725934" w:rsidP="00725934">
      <w:pPr>
        <w:pStyle w:val="HTMLPreformatted"/>
      </w:pPr>
      <w:r w:rsidRPr="009A3944">
        <w:t xml:space="preserve">     {</w:t>
      </w:r>
    </w:p>
    <w:p w:rsidR="00725934" w:rsidRPr="009A3944" w:rsidRDefault="00725934" w:rsidP="00725934">
      <w:pPr>
        <w:pStyle w:val="HTMLPreformatted"/>
      </w:pPr>
      <w:r w:rsidRPr="009A3944">
        <w:t xml:space="preserve">        cout &lt;&lt; "Data is " &lt;&lt; data &lt;&lt; endl;</w:t>
      </w:r>
    </w:p>
    <w:p w:rsidR="00725934" w:rsidRPr="009A3944" w:rsidRDefault="00725934" w:rsidP="00725934">
      <w:pPr>
        <w:pStyle w:val="HTMLPreformatted"/>
      </w:pPr>
      <w:r w:rsidRPr="009A3944">
        <w:t xml:space="preserve">        return count;</w:t>
      </w:r>
    </w:p>
    <w:p w:rsidR="00725934" w:rsidRPr="009A3944" w:rsidRDefault="00725934" w:rsidP="00725934">
      <w:pPr>
        <w:pStyle w:val="HTMLPreformatted"/>
      </w:pPr>
      <w:r w:rsidRPr="009A3944">
        <w:t xml:space="preserve">     } // end function getCount</w:t>
      </w:r>
    </w:p>
    <w:p w:rsidR="00725934" w:rsidRPr="009A3944" w:rsidRDefault="00725934" w:rsidP="00725934">
      <w:pPr>
        <w:pStyle w:val="HTMLPreformatted"/>
      </w:pPr>
    </w:p>
    <w:p w:rsidR="00725934" w:rsidRPr="009A3944" w:rsidRDefault="00725934" w:rsidP="00725934">
      <w:pPr>
        <w:pStyle w:val="HTMLPreformatted"/>
      </w:pPr>
      <w:r w:rsidRPr="009A3944">
        <w:t xml:space="preserve">  private:</w:t>
      </w:r>
    </w:p>
    <w:p w:rsidR="00725934" w:rsidRPr="009A3944" w:rsidRDefault="00725934" w:rsidP="00725934">
      <w:pPr>
        <w:pStyle w:val="HTMLPreformatted"/>
      </w:pPr>
      <w:r w:rsidRPr="009A3944">
        <w:t xml:space="preserve">     int data;</w:t>
      </w:r>
    </w:p>
    <w:p w:rsidR="00725934" w:rsidRPr="009A3944" w:rsidRDefault="00725934" w:rsidP="00725934">
      <w:pPr>
        <w:pStyle w:val="HTMLPreformatted"/>
      </w:pPr>
      <w:r w:rsidRPr="009A3944">
        <w:t xml:space="preserve">     static int count;</w:t>
      </w:r>
    </w:p>
    <w:p w:rsidR="00725934" w:rsidRPr="009A3944" w:rsidRDefault="00725934" w:rsidP="00725934">
      <w:pPr>
        <w:pStyle w:val="HTMLPreformatted"/>
      </w:pPr>
      <w:r w:rsidRPr="009A3944">
        <w:t xml:space="preserve">  }; // end class Example</w:t>
      </w:r>
    </w:p>
    <w:p w:rsidR="00725934" w:rsidRPr="009A3944" w:rsidRDefault="00725934" w:rsidP="00725934">
      <w:pPr>
        <w:pStyle w:val="doclist"/>
      </w:pPr>
      <w:r w:rsidRPr="009A3944">
        <w:t>Multiple Choice</w:t>
      </w:r>
    </w:p>
    <w:p w:rsidR="00725934" w:rsidRPr="009A3944" w:rsidRDefault="00134761" w:rsidP="00134761">
      <w:pPr>
        <w:outlineLvl w:val="0"/>
        <w:rPr>
          <w:rFonts w:ascii="Times New Roman" w:hAnsi="Times New Roman" w:cs="Times New Roman"/>
          <w:sz w:val="24"/>
        </w:rPr>
      </w:pPr>
      <w:r w:rsidRPr="009A3944">
        <w:rPr>
          <w:rFonts w:ascii="Times New Roman" w:hAnsi="Times New Roman" w:cs="Times New Roman"/>
          <w:sz w:val="24"/>
        </w:rPr>
        <w:t>1.</w:t>
      </w:r>
      <w:r w:rsidR="00725934" w:rsidRPr="009A3944">
        <w:rPr>
          <w:rFonts w:ascii="Times New Roman" w:hAnsi="Times New Roman" w:cs="Times New Roman"/>
          <w:sz w:val="24"/>
        </w:rPr>
        <w:t>Which of the following statements will not produce a syntax error?</w:t>
      </w:r>
    </w:p>
    <w:p w:rsidR="00725934" w:rsidRPr="009A3944" w:rsidRDefault="00725934" w:rsidP="00725934">
      <w:pPr>
        <w:numPr>
          <w:ilvl w:val="0"/>
          <w:numId w:val="111"/>
        </w:numPr>
        <w:suppressAutoHyphens/>
        <w:rPr>
          <w:rStyle w:val="basetext"/>
          <w:rFonts w:cs="Times New Roman"/>
          <w:sz w:val="24"/>
        </w:rPr>
      </w:pPr>
      <w:r w:rsidRPr="009A3944">
        <w:rPr>
          <w:rFonts w:ascii="Times New Roman" w:hAnsi="Times New Roman" w:cs="Times New Roman"/>
          <w:sz w:val="24"/>
        </w:rPr>
        <w:t xml:space="preserve">Defining a </w:t>
      </w:r>
      <w:r w:rsidRPr="009A3944">
        <w:rPr>
          <w:rStyle w:val="CDT"/>
          <w:rFonts w:ascii="Times New Roman" w:hAnsi="Times New Roman" w:cs="Times New Roman"/>
          <w:sz w:val="24"/>
        </w:rPr>
        <w:t>const</w:t>
      </w:r>
      <w:r w:rsidRPr="009A3944">
        <w:rPr>
          <w:rFonts w:ascii="Times New Roman" w:hAnsi="Times New Roman" w:cs="Times New Roman"/>
          <w:sz w:val="24"/>
        </w:rPr>
        <w:t xml:space="preserve"> member function that modifies a data member of the object</w:t>
      </w:r>
      <w:r w:rsidRPr="009A3944">
        <w:rPr>
          <w:rStyle w:val="basetext"/>
          <w:rFonts w:cs="Times New Roman"/>
          <w:sz w:val="24"/>
        </w:rPr>
        <w:t>.</w:t>
      </w:r>
    </w:p>
    <w:p w:rsidR="00725934" w:rsidRPr="009A3944" w:rsidRDefault="00725934" w:rsidP="00725934">
      <w:pPr>
        <w:numPr>
          <w:ilvl w:val="0"/>
          <w:numId w:val="111"/>
        </w:numPr>
        <w:suppressAutoHyphens/>
        <w:rPr>
          <w:rStyle w:val="basetext"/>
          <w:rFonts w:cs="Times New Roman"/>
          <w:sz w:val="24"/>
        </w:rPr>
      </w:pPr>
      <w:r w:rsidRPr="009A3944">
        <w:rPr>
          <w:rFonts w:ascii="Times New Roman" w:hAnsi="Times New Roman" w:cs="Times New Roman"/>
          <w:sz w:val="24"/>
        </w:rPr>
        <w:t>Invoking a non-</w:t>
      </w:r>
      <w:r w:rsidRPr="009A3944">
        <w:rPr>
          <w:rStyle w:val="CDT"/>
          <w:rFonts w:ascii="Times New Roman" w:hAnsi="Times New Roman" w:cs="Times New Roman"/>
          <w:sz w:val="24"/>
        </w:rPr>
        <w:t>const</w:t>
      </w:r>
      <w:r w:rsidRPr="009A3944">
        <w:rPr>
          <w:rFonts w:ascii="Times New Roman" w:hAnsi="Times New Roman" w:cs="Times New Roman"/>
          <w:sz w:val="24"/>
        </w:rPr>
        <w:t xml:space="preserve"> member function on a </w:t>
      </w:r>
      <w:r w:rsidRPr="009A3944">
        <w:rPr>
          <w:rStyle w:val="CDT"/>
          <w:rFonts w:ascii="Times New Roman" w:hAnsi="Times New Roman" w:cs="Times New Roman"/>
          <w:sz w:val="24"/>
        </w:rPr>
        <w:t>const</w:t>
      </w:r>
      <w:r w:rsidRPr="009A3944">
        <w:rPr>
          <w:rFonts w:ascii="Times New Roman" w:hAnsi="Times New Roman" w:cs="Times New Roman"/>
          <w:sz w:val="24"/>
        </w:rPr>
        <w:t xml:space="preserve"> object</w:t>
      </w:r>
      <w:r w:rsidRPr="009A3944">
        <w:rPr>
          <w:rStyle w:val="basetext"/>
          <w:rFonts w:cs="Times New Roman"/>
          <w:sz w:val="24"/>
        </w:rPr>
        <w:t>.</w:t>
      </w:r>
    </w:p>
    <w:p w:rsidR="00725934" w:rsidRPr="009A3944" w:rsidRDefault="00725934" w:rsidP="00725934">
      <w:pPr>
        <w:numPr>
          <w:ilvl w:val="0"/>
          <w:numId w:val="111"/>
        </w:numPr>
        <w:suppressAutoHyphens/>
        <w:rPr>
          <w:rStyle w:val="basetext"/>
          <w:rFonts w:cs="Times New Roman"/>
          <w:sz w:val="24"/>
        </w:rPr>
      </w:pPr>
      <w:r w:rsidRPr="009A3944">
        <w:rPr>
          <w:rFonts w:ascii="Times New Roman" w:hAnsi="Times New Roman" w:cs="Times New Roman"/>
          <w:sz w:val="24"/>
        </w:rPr>
        <w:t xml:space="preserve">Declaring an object to be </w:t>
      </w:r>
      <w:r w:rsidRPr="009A3944">
        <w:rPr>
          <w:rStyle w:val="CDT"/>
          <w:rFonts w:ascii="Times New Roman" w:hAnsi="Times New Roman" w:cs="Times New Roman"/>
          <w:sz w:val="24"/>
        </w:rPr>
        <w:t>const</w:t>
      </w:r>
      <w:r w:rsidRPr="009A3944">
        <w:rPr>
          <w:rStyle w:val="basetext"/>
          <w:rFonts w:cs="Times New Roman"/>
          <w:sz w:val="24"/>
        </w:rPr>
        <w:t>.</w:t>
      </w:r>
    </w:p>
    <w:p w:rsidR="00725934" w:rsidRPr="009A3944" w:rsidRDefault="00725934" w:rsidP="00725934">
      <w:pPr>
        <w:numPr>
          <w:ilvl w:val="0"/>
          <w:numId w:val="111"/>
        </w:numPr>
        <w:suppressAutoHyphens/>
        <w:outlineLvl w:val="0"/>
        <w:rPr>
          <w:rStyle w:val="basetext"/>
          <w:rFonts w:cs="Times New Roman"/>
          <w:sz w:val="24"/>
        </w:rPr>
      </w:pPr>
      <w:r w:rsidRPr="009A3944">
        <w:rPr>
          <w:rFonts w:ascii="Times New Roman" w:hAnsi="Times New Roman" w:cs="Times New Roman"/>
          <w:sz w:val="24"/>
        </w:rPr>
        <w:t xml:space="preserve">Declaring a constructor to be </w:t>
      </w:r>
      <w:r w:rsidRPr="009A3944">
        <w:rPr>
          <w:rStyle w:val="CDT"/>
          <w:rFonts w:ascii="Times New Roman" w:hAnsi="Times New Roman" w:cs="Times New Roman"/>
          <w:sz w:val="24"/>
        </w:rPr>
        <w:t>const</w:t>
      </w:r>
      <w:r w:rsidRPr="009A3944">
        <w:rPr>
          <w:rStyle w:val="basetext"/>
          <w:rFonts w:cs="Times New Roman"/>
          <w:sz w:val="24"/>
        </w:rPr>
        <w:t>.</w:t>
      </w:r>
    </w:p>
    <w:p w:rsidR="00725934" w:rsidRPr="009A3944" w:rsidRDefault="00725934" w:rsidP="00725934">
      <w:pPr>
        <w:pStyle w:val="Body"/>
        <w:numPr>
          <w:ins w:id="713" w:author="Windows" w:date="2005-06-24T12:35:00Z"/>
        </w:num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Fonts w:ascii="Times New Roman" w:hAnsi="Times New Roman" w:cs="Times New Roman"/>
          <w:color w:val="auto"/>
        </w:rPr>
      </w:pPr>
      <w:r w:rsidRPr="009A3944">
        <w:rPr>
          <w:rStyle w:val="basetext"/>
          <w:color w:val="auto"/>
          <w:sz w:val="24"/>
        </w:rPr>
        <w:t xml:space="preserve">2. </w:t>
      </w:r>
      <w:r w:rsidRPr="009A3944">
        <w:rPr>
          <w:rStyle w:val="basetext"/>
          <w:rFonts w:cs="Times New Roman"/>
          <w:color w:val="auto"/>
          <w:sz w:val="24"/>
        </w:rPr>
        <w:t>The code fragment:</w:t>
      </w:r>
      <w:r w:rsidRPr="009A3944">
        <w:rPr>
          <w:rFonts w:ascii="Times New Roman" w:hAnsi="Times New Roman" w:cs="Times New Roman"/>
          <w:color w:val="auto"/>
        </w:rPr>
        <w:t xml:space="preserve"> </w:t>
      </w:r>
    </w:p>
    <w:p w:rsidR="00725934" w:rsidRPr="009A3944" w:rsidRDefault="00725934" w:rsidP="00EB551F">
      <w:pPr>
        <w:pStyle w:val="Body"/>
        <w:tabs>
          <w:tab w:val="left" w:pos="360"/>
          <w:tab w:val="left" w:pos="720"/>
          <w:tab w:val="left" w:pos="1440"/>
          <w:tab w:val="left" w:pos="2160"/>
          <w:tab w:val="left" w:pos="2880"/>
          <w:tab w:val="left" w:pos="3600"/>
          <w:tab w:val="left" w:pos="4320"/>
          <w:tab w:val="left" w:pos="5040"/>
          <w:tab w:val="left" w:pos="5760"/>
          <w:tab w:val="left" w:pos="6480"/>
          <w:tab w:val="left" w:pos="7200"/>
        </w:tabs>
        <w:spacing w:line="240" w:lineRule="atLeast"/>
        <w:ind w:left="360"/>
        <w:rPr>
          <w:rStyle w:val="CDT"/>
          <w:rFonts w:ascii="Courier New" w:hAnsi="Courier New" w:cs="Courier New"/>
          <w:color w:val="auto"/>
        </w:rPr>
      </w:pPr>
      <w:r w:rsidRPr="009A3944">
        <w:rPr>
          <w:rStyle w:val="CDT"/>
          <w:rFonts w:ascii="Courier New" w:hAnsi="Courier New" w:cs="Courier New"/>
          <w:color w:val="auto"/>
        </w:rPr>
        <w:t>Increment::Increment( int c, int i )   : increment ( i )</w:t>
      </w:r>
    </w:p>
    <w:p w:rsidR="00725934" w:rsidRPr="009A3944" w:rsidRDefault="00725934" w:rsidP="00EB551F">
      <w:pPr>
        <w:pStyle w:val="Body"/>
        <w:tabs>
          <w:tab w:val="left" w:pos="360"/>
          <w:tab w:val="left" w:pos="720"/>
          <w:tab w:val="left" w:pos="1440"/>
          <w:tab w:val="left" w:pos="2160"/>
          <w:tab w:val="left" w:pos="2880"/>
          <w:tab w:val="left" w:pos="3600"/>
          <w:tab w:val="left" w:pos="4320"/>
          <w:tab w:val="left" w:pos="5040"/>
          <w:tab w:val="left" w:pos="5760"/>
          <w:tab w:val="left" w:pos="6480"/>
          <w:tab w:val="left" w:pos="7200"/>
        </w:tabs>
        <w:spacing w:line="240" w:lineRule="atLeast"/>
        <w:ind w:left="360"/>
        <w:rPr>
          <w:rStyle w:val="CDT"/>
          <w:rFonts w:ascii="Courier New" w:hAnsi="Courier New" w:cs="Courier New"/>
          <w:color w:val="auto"/>
        </w:rPr>
      </w:pPr>
      <w:r w:rsidRPr="009A3944">
        <w:rPr>
          <w:rStyle w:val="CDT"/>
          <w:rFonts w:ascii="Courier New" w:hAnsi="Courier New" w:cs="Courier New"/>
          <w:color w:val="auto"/>
        </w:rPr>
        <w:t>{</w:t>
      </w:r>
    </w:p>
    <w:p w:rsidR="00725934" w:rsidRPr="009A3944" w:rsidRDefault="00725934" w:rsidP="00EB551F">
      <w:pPr>
        <w:pStyle w:val="Body"/>
        <w:tabs>
          <w:tab w:val="left" w:pos="360"/>
          <w:tab w:val="left" w:pos="720"/>
          <w:tab w:val="left" w:pos="1440"/>
          <w:tab w:val="left" w:pos="2160"/>
          <w:tab w:val="left" w:pos="2880"/>
          <w:tab w:val="left" w:pos="3600"/>
          <w:tab w:val="left" w:pos="4320"/>
          <w:tab w:val="left" w:pos="5040"/>
          <w:tab w:val="left" w:pos="5760"/>
          <w:tab w:val="left" w:pos="6480"/>
          <w:tab w:val="left" w:pos="7200"/>
        </w:tabs>
        <w:spacing w:line="240" w:lineRule="atLeast"/>
        <w:ind w:left="360"/>
        <w:rPr>
          <w:rStyle w:val="CDT"/>
          <w:rFonts w:ascii="Courier New" w:hAnsi="Courier New" w:cs="Courier New"/>
          <w:color w:val="auto"/>
        </w:rPr>
      </w:pPr>
      <w:r w:rsidRPr="009A3944">
        <w:rPr>
          <w:rStyle w:val="CDT"/>
          <w:rFonts w:ascii="Courier New" w:hAnsi="Courier New" w:cs="Courier New"/>
          <w:color w:val="auto"/>
        </w:rPr>
        <w:t xml:space="preserve">   count = c; </w:t>
      </w:r>
    </w:p>
    <w:p w:rsidR="00725934" w:rsidRPr="009A3944" w:rsidRDefault="00725934" w:rsidP="00EB551F">
      <w:pPr>
        <w:pStyle w:val="Body"/>
        <w:tabs>
          <w:tab w:val="left" w:pos="360"/>
          <w:tab w:val="left" w:pos="720"/>
          <w:tab w:val="left" w:pos="1440"/>
          <w:tab w:val="left" w:pos="2160"/>
          <w:tab w:val="left" w:pos="2880"/>
          <w:tab w:val="left" w:pos="3600"/>
          <w:tab w:val="left" w:pos="4320"/>
          <w:tab w:val="left" w:pos="5040"/>
          <w:tab w:val="left" w:pos="5760"/>
          <w:tab w:val="left" w:pos="6480"/>
          <w:tab w:val="left" w:pos="7200"/>
        </w:tabs>
        <w:spacing w:line="240" w:lineRule="atLeast"/>
        <w:ind w:left="360"/>
        <w:rPr>
          <w:rStyle w:val="CDT"/>
          <w:rFonts w:ascii="Courier New" w:hAnsi="Courier New" w:cs="Courier New"/>
          <w:color w:val="auto"/>
        </w:rPr>
      </w:pPr>
      <w:r w:rsidRPr="009A3944">
        <w:rPr>
          <w:rStyle w:val="CDT"/>
          <w:rFonts w:ascii="Courier New" w:hAnsi="Courier New" w:cs="Courier New"/>
          <w:color w:val="auto"/>
        </w:rPr>
        <w:t xml:space="preserve">} </w:t>
      </w:r>
    </w:p>
    <w:p w:rsidR="00725934" w:rsidRPr="009A3944" w:rsidRDefault="00725934" w:rsidP="00EB551F">
      <w:pPr>
        <w:pStyle w:val="Body"/>
        <w:tabs>
          <w:tab w:val="left" w:pos="360"/>
          <w:tab w:val="left" w:pos="720"/>
          <w:tab w:val="left" w:pos="1440"/>
          <w:tab w:val="left" w:pos="2160"/>
          <w:tab w:val="left" w:pos="2880"/>
          <w:tab w:val="left" w:pos="3600"/>
          <w:tab w:val="left" w:pos="4320"/>
          <w:tab w:val="left" w:pos="5040"/>
          <w:tab w:val="left" w:pos="5760"/>
          <w:tab w:val="left" w:pos="6480"/>
          <w:tab w:val="left" w:pos="7200"/>
        </w:tabs>
        <w:spacing w:line="240" w:lineRule="atLeast"/>
        <w:rPr>
          <w:rStyle w:val="basetext"/>
          <w:rFonts w:cs="Times New Roman"/>
          <w:color w:val="auto"/>
          <w:sz w:val="24"/>
        </w:rPr>
      </w:pPr>
      <w:r w:rsidRPr="009A3944">
        <w:rPr>
          <w:rStyle w:val="CDT"/>
          <w:rFonts w:ascii="Times New Roman" w:hAnsi="Times New Roman" w:cs="Times New Roman"/>
          <w:color w:val="auto"/>
        </w:rPr>
        <w:t xml:space="preserve">  </w:t>
      </w:r>
      <w:r w:rsidRPr="009A3944">
        <w:rPr>
          <w:rStyle w:val="basetext"/>
          <w:rFonts w:cs="Times New Roman"/>
          <w:color w:val="auto"/>
          <w:sz w:val="24"/>
        </w:rPr>
        <w:t>does</w:t>
      </w:r>
      <w:r w:rsidRPr="009A3944">
        <w:rPr>
          <w:rStyle w:val="basetext"/>
          <w:rFonts w:cs="Times New Roman"/>
          <w:color w:val="auto"/>
          <w:sz w:val="22"/>
        </w:rPr>
        <w:t xml:space="preserve"> </w:t>
      </w:r>
      <w:r w:rsidRPr="009A3944">
        <w:rPr>
          <w:rStyle w:val="basetext"/>
          <w:rFonts w:cs="Times New Roman"/>
          <w:i/>
          <w:color w:val="auto"/>
          <w:sz w:val="22"/>
        </w:rPr>
        <w:t>not</w:t>
      </w:r>
      <w:r w:rsidRPr="009A3944">
        <w:rPr>
          <w:rStyle w:val="basetext"/>
          <w:rFonts w:cs="Times New Roman"/>
          <w:color w:val="auto"/>
          <w:sz w:val="22"/>
        </w:rPr>
        <w:t xml:space="preserve"> </w:t>
      </w:r>
      <w:r w:rsidRPr="009A3944">
        <w:rPr>
          <w:rStyle w:val="basetext"/>
          <w:rFonts w:cs="Times New Roman"/>
          <w:color w:val="auto"/>
          <w:sz w:val="24"/>
        </w:rPr>
        <w:t>cause any compilation errors.  This tells you that:</w:t>
      </w:r>
    </w:p>
    <w:p w:rsidR="00725934" w:rsidRPr="009A3944" w:rsidRDefault="00725934" w:rsidP="00725934">
      <w:pPr>
        <w:numPr>
          <w:ilvl w:val="0"/>
          <w:numId w:val="129"/>
        </w:numPr>
        <w:suppressAutoHyphens/>
        <w:rPr>
          <w:rStyle w:val="basetext"/>
          <w:rFonts w:cs="Times New Roman"/>
          <w:sz w:val="24"/>
        </w:rPr>
      </w:pPr>
      <w:r w:rsidRPr="009A3944">
        <w:rPr>
          <w:rStyle w:val="CDT"/>
          <w:rFonts w:ascii="Times New Roman" w:hAnsi="Times New Roman" w:cs="Times New Roman"/>
          <w:sz w:val="24"/>
        </w:rPr>
        <w:t>count</w:t>
      </w:r>
      <w:r w:rsidRPr="009A3944">
        <w:rPr>
          <w:rStyle w:val="basetext"/>
          <w:rFonts w:cs="Times New Roman"/>
          <w:sz w:val="24"/>
        </w:rPr>
        <w:t xml:space="preserve"> </w:t>
      </w:r>
      <w:r w:rsidRPr="009A3944">
        <w:rPr>
          <w:rFonts w:ascii="Times New Roman" w:hAnsi="Times New Roman" w:cs="Times New Roman"/>
          <w:sz w:val="24"/>
        </w:rPr>
        <w:t>must be a non-</w:t>
      </w:r>
      <w:r w:rsidRPr="009A3944">
        <w:rPr>
          <w:rStyle w:val="CDT"/>
          <w:rFonts w:ascii="Times New Roman" w:hAnsi="Times New Roman" w:cs="Times New Roman"/>
          <w:sz w:val="24"/>
        </w:rPr>
        <w:t>const</w:t>
      </w:r>
      <w:r w:rsidRPr="009A3944">
        <w:rPr>
          <w:rFonts w:ascii="Times New Roman" w:hAnsi="Times New Roman" w:cs="Times New Roman"/>
          <w:sz w:val="24"/>
        </w:rPr>
        <w:t xml:space="preserve"> variable</w:t>
      </w:r>
      <w:r w:rsidRPr="009A3944">
        <w:rPr>
          <w:rStyle w:val="basetext"/>
          <w:rFonts w:cs="Times New Roman"/>
          <w:sz w:val="24"/>
        </w:rPr>
        <w:t>.</w:t>
      </w:r>
    </w:p>
    <w:p w:rsidR="00725934" w:rsidRPr="009A3944" w:rsidRDefault="00725934" w:rsidP="00725934">
      <w:pPr>
        <w:numPr>
          <w:ilvl w:val="0"/>
          <w:numId w:val="129"/>
        </w:numPr>
        <w:suppressAutoHyphens/>
        <w:rPr>
          <w:rStyle w:val="basetext"/>
          <w:rFonts w:cs="Times New Roman"/>
          <w:sz w:val="24"/>
        </w:rPr>
      </w:pPr>
      <w:r w:rsidRPr="009A3944">
        <w:rPr>
          <w:rStyle w:val="CDT"/>
          <w:rFonts w:ascii="Times New Roman" w:hAnsi="Times New Roman" w:cs="Times New Roman"/>
          <w:sz w:val="24"/>
        </w:rPr>
        <w:t>count</w:t>
      </w:r>
      <w:r w:rsidRPr="009A3944">
        <w:rPr>
          <w:rStyle w:val="basetext"/>
          <w:rFonts w:cs="Times New Roman"/>
          <w:sz w:val="24"/>
        </w:rPr>
        <w:t xml:space="preserve"> </w:t>
      </w:r>
      <w:r w:rsidRPr="009A3944">
        <w:rPr>
          <w:rFonts w:ascii="Times New Roman" w:hAnsi="Times New Roman" w:cs="Times New Roman"/>
          <w:sz w:val="24"/>
        </w:rPr>
        <w:t>must be a</w:t>
      </w:r>
      <w:r w:rsidRPr="009A3944">
        <w:rPr>
          <w:rStyle w:val="basetext"/>
          <w:rFonts w:cs="Times New Roman"/>
          <w:sz w:val="24"/>
        </w:rPr>
        <w:t xml:space="preserve"> </w:t>
      </w:r>
      <w:r w:rsidRPr="009A3944">
        <w:rPr>
          <w:rStyle w:val="CDT"/>
          <w:rFonts w:ascii="Times New Roman" w:hAnsi="Times New Roman" w:cs="Times New Roman"/>
          <w:sz w:val="24"/>
        </w:rPr>
        <w:t>const</w:t>
      </w:r>
      <w:r w:rsidRPr="009A3944">
        <w:rPr>
          <w:rFonts w:ascii="Times New Roman" w:hAnsi="Times New Roman" w:cs="Times New Roman"/>
          <w:sz w:val="24"/>
        </w:rPr>
        <w:t xml:space="preserve"> variable</w:t>
      </w:r>
      <w:r w:rsidRPr="009A3944">
        <w:rPr>
          <w:rStyle w:val="basetext"/>
          <w:rFonts w:cs="Times New Roman"/>
          <w:sz w:val="24"/>
        </w:rPr>
        <w:t>.</w:t>
      </w:r>
    </w:p>
    <w:p w:rsidR="00725934" w:rsidRPr="009A3944" w:rsidRDefault="00725934" w:rsidP="00725934">
      <w:pPr>
        <w:numPr>
          <w:ilvl w:val="0"/>
          <w:numId w:val="129"/>
        </w:numPr>
        <w:suppressAutoHyphens/>
        <w:rPr>
          <w:rStyle w:val="basetext"/>
          <w:rFonts w:cs="Times New Roman"/>
          <w:sz w:val="24"/>
        </w:rPr>
      </w:pPr>
      <w:r w:rsidRPr="009A3944">
        <w:rPr>
          <w:rStyle w:val="CDT"/>
          <w:rFonts w:ascii="Times New Roman" w:hAnsi="Times New Roman" w:cs="Times New Roman"/>
          <w:sz w:val="24"/>
        </w:rPr>
        <w:t>increment</w:t>
      </w:r>
      <w:r w:rsidRPr="009A3944">
        <w:rPr>
          <w:rFonts w:ascii="Times New Roman" w:hAnsi="Times New Roman" w:cs="Times New Roman"/>
          <w:sz w:val="24"/>
        </w:rPr>
        <w:t xml:space="preserve"> must be a non-</w:t>
      </w:r>
      <w:r w:rsidRPr="009A3944">
        <w:rPr>
          <w:rStyle w:val="CDT"/>
          <w:rFonts w:ascii="Times New Roman" w:hAnsi="Times New Roman" w:cs="Times New Roman"/>
          <w:sz w:val="24"/>
        </w:rPr>
        <w:t>const</w:t>
      </w:r>
      <w:r w:rsidRPr="009A3944">
        <w:rPr>
          <w:rFonts w:ascii="Times New Roman" w:hAnsi="Times New Roman" w:cs="Times New Roman"/>
          <w:sz w:val="24"/>
        </w:rPr>
        <w:t xml:space="preserve"> variable</w:t>
      </w:r>
      <w:r w:rsidRPr="009A3944">
        <w:rPr>
          <w:rStyle w:val="basetext"/>
          <w:rFonts w:cs="Times New Roman"/>
          <w:sz w:val="24"/>
        </w:rPr>
        <w:t>.</w:t>
      </w:r>
    </w:p>
    <w:p w:rsidR="00725934" w:rsidRPr="009A3944" w:rsidRDefault="00725934" w:rsidP="00725934">
      <w:pPr>
        <w:numPr>
          <w:ilvl w:val="0"/>
          <w:numId w:val="129"/>
        </w:numPr>
        <w:suppressAutoHyphens/>
        <w:outlineLvl w:val="0"/>
        <w:rPr>
          <w:rStyle w:val="basetext"/>
          <w:sz w:val="24"/>
        </w:rPr>
      </w:pPr>
      <w:r w:rsidRPr="009A3944">
        <w:rPr>
          <w:rStyle w:val="CDT"/>
          <w:rFonts w:ascii="Times New Roman" w:hAnsi="Times New Roman" w:cs="Times New Roman"/>
          <w:sz w:val="24"/>
        </w:rPr>
        <w:t>increment</w:t>
      </w:r>
      <w:r w:rsidRPr="009A3944">
        <w:rPr>
          <w:rFonts w:ascii="Times New Roman" w:hAnsi="Times New Roman" w:cs="Times New Roman"/>
          <w:sz w:val="24"/>
        </w:rPr>
        <w:t xml:space="preserve"> must be a </w:t>
      </w:r>
      <w:r w:rsidRPr="009A3944">
        <w:rPr>
          <w:rStyle w:val="CDT"/>
          <w:rFonts w:ascii="Times New Roman" w:hAnsi="Times New Roman" w:cs="Times New Roman"/>
          <w:sz w:val="24"/>
        </w:rPr>
        <w:t>const</w:t>
      </w:r>
      <w:r w:rsidRPr="009A3944">
        <w:rPr>
          <w:rFonts w:ascii="Times New Roman" w:hAnsi="Times New Roman" w:cs="Times New Roman"/>
          <w:sz w:val="24"/>
        </w:rPr>
        <w:t xml:space="preserve"> variable</w:t>
      </w:r>
      <w:r w:rsidRPr="009A3944">
        <w:rPr>
          <w:rStyle w:val="basetext"/>
          <w:rFonts w:cs="Times New Roman"/>
          <w:sz w:val="24"/>
        </w:rPr>
        <w:t>.</w:t>
      </w:r>
    </w:p>
    <w:p w:rsidR="00725934" w:rsidRPr="009A3944" w:rsidRDefault="00725934" w:rsidP="00725934">
      <w:pPr>
        <w:outlineLvl w:val="0"/>
        <w:rPr>
          <w:rStyle w:val="basetext"/>
          <w:rFonts w:cs="Times New Roman"/>
          <w:sz w:val="24"/>
        </w:rPr>
      </w:pPr>
      <w:r w:rsidRPr="009A3944">
        <w:rPr>
          <w:rStyle w:val="basetext"/>
          <w:sz w:val="24"/>
        </w:rPr>
        <w:t xml:space="preserve">3. </w:t>
      </w:r>
      <w:r w:rsidRPr="009A3944">
        <w:rPr>
          <w:rFonts w:ascii="Times New Roman" w:hAnsi="Times New Roman" w:cs="Times New Roman"/>
          <w:sz w:val="24"/>
        </w:rPr>
        <w:t>When composition (one object having another object as a member) is used:</w:t>
      </w:r>
    </w:p>
    <w:p w:rsidR="00725934" w:rsidRPr="009A3944" w:rsidRDefault="00725934" w:rsidP="00725934">
      <w:pPr>
        <w:numPr>
          <w:ilvl w:val="0"/>
          <w:numId w:val="130"/>
        </w:numPr>
        <w:suppressAutoHyphens/>
        <w:rPr>
          <w:rStyle w:val="basetext"/>
          <w:rFonts w:cs="Times New Roman"/>
          <w:sz w:val="24"/>
        </w:rPr>
      </w:pPr>
      <w:r w:rsidRPr="009A3944">
        <w:rPr>
          <w:rFonts w:ascii="Times New Roman" w:hAnsi="Times New Roman" w:cs="Times New Roman"/>
          <w:sz w:val="24"/>
        </w:rPr>
        <w:t xml:space="preserve"> The host object is constructed first and then the member objects are placed into it</w:t>
      </w:r>
      <w:r w:rsidRPr="009A3944">
        <w:rPr>
          <w:rStyle w:val="basetext"/>
          <w:rFonts w:cs="Times New Roman"/>
          <w:sz w:val="24"/>
        </w:rPr>
        <w:t>.</w:t>
      </w:r>
    </w:p>
    <w:p w:rsidR="00725934" w:rsidRPr="009A3944" w:rsidRDefault="00725934" w:rsidP="00725934">
      <w:pPr>
        <w:numPr>
          <w:ilvl w:val="0"/>
          <w:numId w:val="130"/>
        </w:numPr>
        <w:suppressAutoHyphens/>
        <w:rPr>
          <w:rStyle w:val="basetext"/>
          <w:rFonts w:cs="Times New Roman"/>
          <w:sz w:val="24"/>
        </w:rPr>
      </w:pPr>
      <w:r w:rsidRPr="009A3944">
        <w:rPr>
          <w:rFonts w:ascii="Times New Roman" w:hAnsi="Times New Roman" w:cs="Times New Roman"/>
          <w:sz w:val="24"/>
        </w:rPr>
        <w:t xml:space="preserve"> Member objects are constructed first, in the order they appear in the host constructor’s initializer list</w:t>
      </w:r>
      <w:r w:rsidRPr="009A3944">
        <w:rPr>
          <w:rStyle w:val="basetext"/>
          <w:rFonts w:cs="Times New Roman"/>
          <w:sz w:val="24"/>
        </w:rPr>
        <w:t>.</w:t>
      </w:r>
    </w:p>
    <w:p w:rsidR="00725934" w:rsidRPr="009A3944" w:rsidRDefault="00725934" w:rsidP="00725934">
      <w:pPr>
        <w:numPr>
          <w:ilvl w:val="0"/>
          <w:numId w:val="130"/>
        </w:numPr>
        <w:suppressAutoHyphens/>
        <w:rPr>
          <w:rStyle w:val="basetext"/>
          <w:rFonts w:cs="Times New Roman"/>
          <w:sz w:val="24"/>
        </w:rPr>
      </w:pPr>
      <w:r w:rsidRPr="009A3944">
        <w:rPr>
          <w:rFonts w:ascii="Times New Roman" w:hAnsi="Times New Roman" w:cs="Times New Roman"/>
          <w:sz w:val="24"/>
        </w:rPr>
        <w:t xml:space="preserve"> Member objects are constructed first, in the order they are declared in the host’s class</w:t>
      </w:r>
      <w:r w:rsidRPr="009A3944">
        <w:rPr>
          <w:rStyle w:val="basetext"/>
          <w:rFonts w:cs="Times New Roman"/>
          <w:sz w:val="24"/>
        </w:rPr>
        <w:t>.</w:t>
      </w:r>
    </w:p>
    <w:p w:rsidR="00725934" w:rsidRPr="009A3944" w:rsidRDefault="00725934" w:rsidP="00725934">
      <w:pPr>
        <w:numPr>
          <w:ilvl w:val="0"/>
          <w:numId w:val="130"/>
        </w:numPr>
        <w:suppressAutoHyphens/>
        <w:outlineLvl w:val="0"/>
        <w:rPr>
          <w:rStyle w:val="basetext"/>
          <w:sz w:val="24"/>
        </w:rPr>
      </w:pPr>
      <w:r w:rsidRPr="009A3944">
        <w:rPr>
          <w:rFonts w:ascii="Times New Roman" w:hAnsi="Times New Roman" w:cs="Times New Roman"/>
          <w:sz w:val="24"/>
        </w:rPr>
        <w:t xml:space="preserve"> Member objects are destructed last, in the order they are declared in the host’s class</w:t>
      </w:r>
      <w:r w:rsidRPr="009A3944">
        <w:rPr>
          <w:rStyle w:val="basetext"/>
          <w:rFonts w:cs="Times New Roman"/>
          <w:sz w:val="24"/>
        </w:rPr>
        <w:t>.</w:t>
      </w:r>
    </w:p>
    <w:p w:rsidR="00725934" w:rsidRPr="009A3944" w:rsidRDefault="00725934" w:rsidP="00725934">
      <w:pPr>
        <w:outlineLvl w:val="0"/>
        <w:rPr>
          <w:rStyle w:val="basetext"/>
          <w:rFonts w:cs="Times New Roman"/>
          <w:sz w:val="24"/>
        </w:rPr>
      </w:pPr>
      <w:r w:rsidRPr="009A3944">
        <w:rPr>
          <w:rStyle w:val="basetext"/>
          <w:sz w:val="24"/>
        </w:rPr>
        <w:t>4.</w:t>
      </w:r>
      <w:r w:rsidRPr="009A3944">
        <w:rPr>
          <w:rStyle w:val="basetext"/>
          <w:rFonts w:cs="Times New Roman"/>
          <w:sz w:val="24"/>
        </w:rPr>
        <w:t xml:space="preserve"> An error occurs if</w:t>
      </w:r>
      <w:r w:rsidRPr="009A3944">
        <w:rPr>
          <w:rFonts w:ascii="Times New Roman" w:hAnsi="Times New Roman" w:cs="Times New Roman"/>
          <w:sz w:val="24"/>
        </w:rPr>
        <w:t>:</w:t>
      </w:r>
    </w:p>
    <w:p w:rsidR="00725934" w:rsidRPr="009A3944" w:rsidRDefault="00725934" w:rsidP="00725934">
      <w:pPr>
        <w:numPr>
          <w:ilvl w:val="0"/>
          <w:numId w:val="131"/>
        </w:numPr>
        <w:suppressAutoHyphens/>
        <w:rPr>
          <w:rStyle w:val="basetext"/>
          <w:rFonts w:cs="Times New Roman"/>
          <w:sz w:val="24"/>
        </w:rPr>
      </w:pPr>
      <w:r w:rsidRPr="009A3944">
        <w:rPr>
          <w:rStyle w:val="basetext"/>
          <w:rFonts w:cs="Times New Roman"/>
          <w:sz w:val="24"/>
        </w:rPr>
        <w:t>A non-reference, non-</w:t>
      </w:r>
      <w:r w:rsidRPr="009A3944">
        <w:rPr>
          <w:rStyle w:val="CDT"/>
          <w:rFonts w:ascii="Times New Roman" w:hAnsi="Times New Roman" w:cs="Times New Roman"/>
          <w:sz w:val="24"/>
        </w:rPr>
        <w:t>const</w:t>
      </w:r>
      <w:r w:rsidRPr="009A3944">
        <w:rPr>
          <w:rStyle w:val="basetext"/>
          <w:rFonts w:cs="Times New Roman"/>
          <w:sz w:val="24"/>
        </w:rPr>
        <w:t>, primitive data member is initialized in the member initialization list.</w:t>
      </w:r>
    </w:p>
    <w:p w:rsidR="00725934" w:rsidRPr="009A3944" w:rsidRDefault="00725934" w:rsidP="00725934">
      <w:pPr>
        <w:numPr>
          <w:ilvl w:val="0"/>
          <w:numId w:val="131"/>
        </w:numPr>
        <w:suppressAutoHyphens/>
        <w:rPr>
          <w:rStyle w:val="basetext"/>
          <w:rFonts w:cs="Times New Roman"/>
          <w:sz w:val="24"/>
        </w:rPr>
      </w:pPr>
      <w:r w:rsidRPr="009A3944">
        <w:rPr>
          <w:rStyle w:val="basetext"/>
          <w:rFonts w:cs="Times New Roman"/>
          <w:sz w:val="24"/>
        </w:rPr>
        <w:t>An object data member is not initialized in the member initialization list.</w:t>
      </w:r>
    </w:p>
    <w:p w:rsidR="00725934" w:rsidRPr="009A3944" w:rsidRDefault="00725934" w:rsidP="00725934">
      <w:pPr>
        <w:numPr>
          <w:ilvl w:val="0"/>
          <w:numId w:val="131"/>
        </w:numPr>
        <w:suppressAutoHyphens/>
        <w:rPr>
          <w:rStyle w:val="basetext"/>
          <w:rFonts w:cs="Times New Roman"/>
          <w:sz w:val="24"/>
        </w:rPr>
      </w:pPr>
      <w:r w:rsidRPr="009A3944">
        <w:rPr>
          <w:rStyle w:val="basetext"/>
          <w:rFonts w:cs="Times New Roman"/>
          <w:sz w:val="24"/>
        </w:rPr>
        <w:t>An object data member does not have a default constructor.</w:t>
      </w:r>
    </w:p>
    <w:p w:rsidR="00725934" w:rsidRPr="009A3944" w:rsidRDefault="00725934" w:rsidP="00725934">
      <w:pPr>
        <w:numPr>
          <w:ilvl w:val="0"/>
          <w:numId w:val="131"/>
        </w:numPr>
        <w:suppressAutoHyphens/>
        <w:rPr>
          <w:rStyle w:val="basetext"/>
          <w:rFonts w:cs="Times New Roman"/>
          <w:sz w:val="24"/>
        </w:rPr>
      </w:pPr>
      <w:r w:rsidRPr="009A3944">
        <w:rPr>
          <w:rStyle w:val="basetext"/>
          <w:rFonts w:cs="Times New Roman"/>
          <w:sz w:val="24"/>
        </w:rPr>
        <w:t>An object data member is not initialized in the member initialization list and does not have a default constructor.</w:t>
      </w:r>
    </w:p>
    <w:p w:rsidR="00725934" w:rsidRPr="009A3944" w:rsidRDefault="00725934" w:rsidP="00725934">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jc w:val="both"/>
        <w:rPr>
          <w:rStyle w:val="basetext"/>
          <w:rFonts w:cs="Times New Roman"/>
          <w:bCs/>
          <w:noProof w:val="0"/>
          <w:color w:val="auto"/>
          <w:sz w:val="24"/>
        </w:rPr>
      </w:pPr>
      <w:r w:rsidRPr="009A3944">
        <w:rPr>
          <w:rStyle w:val="basetext"/>
          <w:rFonts w:cs="Times New Roman"/>
          <w:bCs/>
          <w:noProof w:val="0"/>
          <w:color w:val="auto"/>
          <w:sz w:val="24"/>
        </w:rPr>
        <w:t>5. If the line:</w:t>
      </w:r>
    </w:p>
    <w:p w:rsidR="00725934" w:rsidRPr="009A3944" w:rsidRDefault="00725934" w:rsidP="00725934">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jc w:val="both"/>
        <w:rPr>
          <w:rStyle w:val="CDT"/>
          <w:rFonts w:ascii="Courier New" w:hAnsi="Courier New" w:cs="Courier New"/>
          <w:color w:val="auto"/>
        </w:rPr>
      </w:pPr>
      <w:r w:rsidRPr="009A3944">
        <w:rPr>
          <w:rStyle w:val="CDT"/>
          <w:rFonts w:ascii="Times New Roman" w:hAnsi="Times New Roman" w:cs="Times New Roman"/>
          <w:color w:val="auto"/>
        </w:rPr>
        <w:tab/>
      </w:r>
      <w:r w:rsidRPr="009A3944">
        <w:rPr>
          <w:rStyle w:val="CDT"/>
          <w:rFonts w:ascii="Courier New" w:hAnsi="Courier New" w:cs="Courier New"/>
          <w:color w:val="auto"/>
        </w:rPr>
        <w:t>friend class A;</w:t>
      </w:r>
    </w:p>
    <w:p w:rsidR="00725934" w:rsidRPr="009A3944" w:rsidRDefault="00725934" w:rsidP="00725934">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jc w:val="both"/>
        <w:rPr>
          <w:rStyle w:val="basetext"/>
          <w:rFonts w:cs="Times New Roman"/>
          <w:bCs/>
          <w:noProof w:val="0"/>
          <w:color w:val="auto"/>
          <w:sz w:val="24"/>
        </w:rPr>
      </w:pPr>
      <w:r w:rsidRPr="009A3944">
        <w:rPr>
          <w:rStyle w:val="basetext"/>
          <w:rFonts w:cs="Times New Roman"/>
          <w:bCs/>
          <w:noProof w:val="0"/>
          <w:color w:val="auto"/>
          <w:sz w:val="24"/>
        </w:rPr>
        <w:t xml:space="preserve">appears in class </w:t>
      </w:r>
      <w:r w:rsidRPr="009A3944">
        <w:rPr>
          <w:rStyle w:val="basetext"/>
          <w:bCs/>
          <w:noProof w:val="0"/>
          <w:color w:val="auto"/>
          <w:sz w:val="24"/>
        </w:rPr>
        <w:t>B</w:t>
      </w:r>
      <w:r w:rsidRPr="009A3944">
        <w:rPr>
          <w:rStyle w:val="basetext"/>
          <w:rFonts w:cs="Times New Roman"/>
          <w:bCs/>
          <w:noProof w:val="0"/>
          <w:color w:val="auto"/>
          <w:sz w:val="24"/>
        </w:rPr>
        <w:t>,  and the line:</w:t>
      </w:r>
    </w:p>
    <w:p w:rsidR="00725934" w:rsidRPr="009A3944" w:rsidRDefault="00725934" w:rsidP="00725934">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jc w:val="both"/>
        <w:rPr>
          <w:rStyle w:val="CDT"/>
          <w:rFonts w:ascii="Courier New" w:hAnsi="Courier New" w:cs="Courier New"/>
          <w:color w:val="auto"/>
        </w:rPr>
      </w:pPr>
      <w:r w:rsidRPr="009A3944">
        <w:rPr>
          <w:rStyle w:val="CDT"/>
          <w:rFonts w:ascii="Times New Roman" w:hAnsi="Times New Roman" w:cs="Times New Roman"/>
          <w:color w:val="auto"/>
        </w:rPr>
        <w:tab/>
      </w:r>
      <w:r w:rsidRPr="009A3944">
        <w:rPr>
          <w:rStyle w:val="CDT"/>
          <w:rFonts w:ascii="Courier New" w:hAnsi="Courier New" w:cs="Courier New"/>
          <w:color w:val="auto"/>
        </w:rPr>
        <w:t>friend class B;</w:t>
      </w:r>
    </w:p>
    <w:p w:rsidR="00725934" w:rsidRPr="009A3944" w:rsidRDefault="00725934" w:rsidP="00725934">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jc w:val="both"/>
        <w:rPr>
          <w:rStyle w:val="basetext"/>
          <w:bCs/>
          <w:noProof w:val="0"/>
          <w:color w:val="auto"/>
          <w:sz w:val="24"/>
        </w:rPr>
      </w:pPr>
      <w:r w:rsidRPr="009A3944">
        <w:rPr>
          <w:rStyle w:val="basetext"/>
          <w:rFonts w:cs="Times New Roman"/>
          <w:bCs/>
          <w:noProof w:val="0"/>
          <w:color w:val="auto"/>
          <w:sz w:val="24"/>
        </w:rPr>
        <w:t xml:space="preserve">appears in class </w:t>
      </w:r>
      <w:r w:rsidRPr="009A3944">
        <w:rPr>
          <w:rStyle w:val="basetext"/>
          <w:bCs/>
          <w:noProof w:val="0"/>
          <w:color w:val="auto"/>
          <w:sz w:val="24"/>
        </w:rPr>
        <w:t>C</w:t>
      </w:r>
      <w:r w:rsidRPr="009A3944">
        <w:rPr>
          <w:rStyle w:val="basetext"/>
          <w:rFonts w:cs="Times New Roman"/>
          <w:bCs/>
          <w:noProof w:val="0"/>
          <w:color w:val="auto"/>
          <w:sz w:val="24"/>
        </w:rPr>
        <w:t xml:space="preserve">,  then: </w:t>
      </w:r>
    </w:p>
    <w:p w:rsidR="00725934" w:rsidRPr="009A3944" w:rsidRDefault="00725934" w:rsidP="00725934">
      <w:pPr>
        <w:numPr>
          <w:ilvl w:val="0"/>
          <w:numId w:val="132"/>
        </w:numPr>
        <w:suppressAutoHyphens/>
        <w:rPr>
          <w:rStyle w:val="basetext"/>
          <w:rFonts w:cs="Times New Roman"/>
          <w:sz w:val="24"/>
        </w:rPr>
      </w:pPr>
      <w:r w:rsidRPr="009A3944">
        <w:rPr>
          <w:rFonts w:ascii="Times New Roman" w:hAnsi="Times New Roman" w:cs="Times New Roman"/>
          <w:sz w:val="24"/>
        </w:rPr>
        <w:t xml:space="preserve"> </w:t>
      </w:r>
      <w:r w:rsidRPr="009A3944">
        <w:rPr>
          <w:rStyle w:val="basetext"/>
          <w:rFonts w:cs="Times New Roman"/>
          <w:sz w:val="24"/>
        </w:rPr>
        <w:t xml:space="preserve">Class </w:t>
      </w:r>
      <w:r w:rsidRPr="009A3944">
        <w:rPr>
          <w:rStyle w:val="CDT"/>
          <w:rFonts w:ascii="Times New Roman" w:hAnsi="Times New Roman" w:cs="Times New Roman"/>
          <w:sz w:val="24"/>
        </w:rPr>
        <w:t>A</w:t>
      </w:r>
      <w:r w:rsidRPr="009A3944">
        <w:rPr>
          <w:rFonts w:ascii="Times New Roman" w:hAnsi="Times New Roman" w:cs="Times New Roman"/>
          <w:sz w:val="24"/>
        </w:rPr>
        <w:t xml:space="preserve"> is a friend of </w:t>
      </w:r>
      <w:r w:rsidRPr="009A3944">
        <w:rPr>
          <w:rStyle w:val="basetext"/>
          <w:rFonts w:cs="Times New Roman"/>
          <w:sz w:val="24"/>
        </w:rPr>
        <w:t xml:space="preserve">class </w:t>
      </w:r>
      <w:r w:rsidRPr="009A3944">
        <w:rPr>
          <w:rStyle w:val="CDT"/>
          <w:rFonts w:ascii="Times New Roman" w:hAnsi="Times New Roman" w:cs="Times New Roman"/>
          <w:sz w:val="24"/>
        </w:rPr>
        <w:t>C</w:t>
      </w:r>
      <w:r w:rsidRPr="009A3944">
        <w:rPr>
          <w:rStyle w:val="basetext"/>
          <w:rFonts w:cs="Times New Roman"/>
          <w:sz w:val="24"/>
        </w:rPr>
        <w:t>.</w:t>
      </w:r>
    </w:p>
    <w:p w:rsidR="00725934" w:rsidRPr="009A3944" w:rsidRDefault="00725934" w:rsidP="00725934">
      <w:pPr>
        <w:numPr>
          <w:ilvl w:val="0"/>
          <w:numId w:val="132"/>
        </w:numPr>
        <w:suppressAutoHyphens/>
        <w:rPr>
          <w:rStyle w:val="basetext"/>
          <w:rFonts w:cs="Times New Roman"/>
          <w:sz w:val="24"/>
        </w:rPr>
      </w:pPr>
      <w:r w:rsidRPr="009A3944">
        <w:rPr>
          <w:rStyle w:val="basetext"/>
          <w:rFonts w:cs="Times New Roman"/>
          <w:sz w:val="24"/>
        </w:rPr>
        <w:t xml:space="preserve"> Class </w:t>
      </w:r>
      <w:r w:rsidRPr="009A3944">
        <w:rPr>
          <w:rStyle w:val="CDT"/>
          <w:rFonts w:ascii="Times New Roman" w:hAnsi="Times New Roman" w:cs="Times New Roman"/>
          <w:sz w:val="24"/>
        </w:rPr>
        <w:t>A</w:t>
      </w:r>
      <w:r w:rsidRPr="009A3944">
        <w:rPr>
          <w:rFonts w:ascii="Times New Roman" w:hAnsi="Times New Roman" w:cs="Times New Roman"/>
          <w:sz w:val="24"/>
        </w:rPr>
        <w:t xml:space="preserve"> can access </w:t>
      </w:r>
      <w:r w:rsidRPr="009A3944">
        <w:rPr>
          <w:rStyle w:val="CDT"/>
          <w:rFonts w:ascii="Times New Roman" w:hAnsi="Times New Roman" w:cs="Times New Roman"/>
          <w:sz w:val="24"/>
        </w:rPr>
        <w:t>private</w:t>
      </w:r>
      <w:r w:rsidRPr="009A3944">
        <w:rPr>
          <w:rFonts w:ascii="Times New Roman" w:hAnsi="Times New Roman" w:cs="Times New Roman"/>
          <w:sz w:val="24"/>
        </w:rPr>
        <w:t xml:space="preserve"> variables of </w:t>
      </w:r>
      <w:r w:rsidRPr="009A3944">
        <w:rPr>
          <w:rStyle w:val="basetext"/>
          <w:rFonts w:cs="Times New Roman"/>
          <w:sz w:val="24"/>
        </w:rPr>
        <w:t xml:space="preserve">class </w:t>
      </w:r>
      <w:r w:rsidRPr="009A3944">
        <w:rPr>
          <w:rStyle w:val="CDT"/>
          <w:rFonts w:ascii="Times New Roman" w:hAnsi="Times New Roman" w:cs="Times New Roman"/>
          <w:sz w:val="24"/>
        </w:rPr>
        <w:t>B</w:t>
      </w:r>
      <w:r w:rsidRPr="009A3944">
        <w:rPr>
          <w:rStyle w:val="basetext"/>
          <w:rFonts w:cs="Times New Roman"/>
          <w:sz w:val="24"/>
        </w:rPr>
        <w:t>.</w:t>
      </w:r>
    </w:p>
    <w:p w:rsidR="00725934" w:rsidRPr="009A3944" w:rsidRDefault="00725934" w:rsidP="00725934">
      <w:pPr>
        <w:numPr>
          <w:ilvl w:val="0"/>
          <w:numId w:val="132"/>
        </w:numPr>
        <w:suppressAutoHyphens/>
        <w:rPr>
          <w:rStyle w:val="basetext"/>
          <w:rFonts w:cs="Times New Roman"/>
          <w:sz w:val="24"/>
        </w:rPr>
      </w:pPr>
      <w:r w:rsidRPr="009A3944">
        <w:rPr>
          <w:rStyle w:val="basetext"/>
          <w:rFonts w:cs="Times New Roman"/>
          <w:sz w:val="24"/>
        </w:rPr>
        <w:t xml:space="preserve"> Class </w:t>
      </w:r>
      <w:r w:rsidRPr="009A3944">
        <w:rPr>
          <w:rStyle w:val="CDT"/>
          <w:rFonts w:ascii="Times New Roman" w:hAnsi="Times New Roman" w:cs="Times New Roman"/>
          <w:sz w:val="24"/>
        </w:rPr>
        <w:t>C</w:t>
      </w:r>
      <w:r w:rsidRPr="009A3944">
        <w:rPr>
          <w:rFonts w:ascii="Times New Roman" w:hAnsi="Times New Roman" w:cs="Times New Roman"/>
          <w:sz w:val="24"/>
        </w:rPr>
        <w:t xml:space="preserve"> can call </w:t>
      </w:r>
      <w:r w:rsidRPr="009A3944">
        <w:rPr>
          <w:rStyle w:val="basetext"/>
          <w:rFonts w:cs="Times New Roman"/>
          <w:sz w:val="24"/>
        </w:rPr>
        <w:t xml:space="preserve">class </w:t>
      </w:r>
      <w:r w:rsidRPr="009A3944">
        <w:rPr>
          <w:rStyle w:val="CDT"/>
          <w:rFonts w:ascii="Times New Roman" w:hAnsi="Times New Roman" w:cs="Times New Roman"/>
          <w:sz w:val="24"/>
        </w:rPr>
        <w:t>A</w:t>
      </w:r>
      <w:r w:rsidRPr="009A3944">
        <w:rPr>
          <w:rFonts w:ascii="Times New Roman" w:hAnsi="Times New Roman" w:cs="Times New Roman"/>
          <w:sz w:val="24"/>
        </w:rPr>
        <w:t xml:space="preserve">’s  </w:t>
      </w:r>
      <w:r w:rsidRPr="009A3944">
        <w:rPr>
          <w:rStyle w:val="CDT"/>
          <w:rFonts w:ascii="Times New Roman" w:hAnsi="Times New Roman" w:cs="Times New Roman"/>
          <w:sz w:val="24"/>
        </w:rPr>
        <w:t>private</w:t>
      </w:r>
      <w:r w:rsidRPr="009A3944">
        <w:rPr>
          <w:rFonts w:ascii="Times New Roman" w:hAnsi="Times New Roman" w:cs="Times New Roman"/>
          <w:sz w:val="24"/>
        </w:rPr>
        <w:t xml:space="preserve"> member functions</w:t>
      </w:r>
      <w:r w:rsidRPr="009A3944">
        <w:rPr>
          <w:rStyle w:val="basetext"/>
          <w:rFonts w:cs="Times New Roman"/>
          <w:sz w:val="24"/>
        </w:rPr>
        <w:t>.</w:t>
      </w:r>
    </w:p>
    <w:p w:rsidR="00725934" w:rsidRPr="009A3944" w:rsidRDefault="00725934" w:rsidP="00725934">
      <w:pPr>
        <w:numPr>
          <w:ilvl w:val="0"/>
          <w:numId w:val="132"/>
        </w:numPr>
        <w:suppressAutoHyphens/>
        <w:rPr>
          <w:rStyle w:val="basetext"/>
          <w:rFonts w:cs="Times New Roman"/>
          <w:sz w:val="24"/>
        </w:rPr>
      </w:pPr>
      <w:r w:rsidRPr="009A3944">
        <w:rPr>
          <w:rStyle w:val="basetext"/>
          <w:rFonts w:cs="Times New Roman"/>
          <w:sz w:val="24"/>
        </w:rPr>
        <w:t xml:space="preserve"> Class </w:t>
      </w:r>
      <w:r w:rsidRPr="009A3944">
        <w:rPr>
          <w:rStyle w:val="CDT"/>
          <w:rFonts w:ascii="Times New Roman" w:hAnsi="Times New Roman" w:cs="Times New Roman"/>
          <w:sz w:val="24"/>
        </w:rPr>
        <w:t>B</w:t>
      </w:r>
      <w:r w:rsidRPr="009A3944">
        <w:rPr>
          <w:rFonts w:ascii="Times New Roman" w:hAnsi="Times New Roman" w:cs="Times New Roman"/>
          <w:sz w:val="24"/>
        </w:rPr>
        <w:t xml:space="preserve"> can access </w:t>
      </w:r>
      <w:r w:rsidRPr="009A3944">
        <w:rPr>
          <w:rStyle w:val="basetext"/>
          <w:rFonts w:cs="Times New Roman"/>
          <w:sz w:val="24"/>
        </w:rPr>
        <w:t xml:space="preserve">class </w:t>
      </w:r>
      <w:r w:rsidRPr="009A3944">
        <w:rPr>
          <w:rStyle w:val="CDT"/>
          <w:rFonts w:ascii="Times New Roman" w:hAnsi="Times New Roman" w:cs="Times New Roman"/>
          <w:sz w:val="24"/>
        </w:rPr>
        <w:t>A</w:t>
      </w:r>
      <w:r w:rsidRPr="009A3944">
        <w:rPr>
          <w:rFonts w:ascii="Times New Roman" w:hAnsi="Times New Roman" w:cs="Times New Roman"/>
          <w:sz w:val="24"/>
        </w:rPr>
        <w:t xml:space="preserve">’s </w:t>
      </w:r>
      <w:r w:rsidRPr="009A3944">
        <w:rPr>
          <w:rStyle w:val="CDT"/>
          <w:rFonts w:ascii="Times New Roman" w:hAnsi="Times New Roman" w:cs="Times New Roman"/>
          <w:sz w:val="24"/>
        </w:rPr>
        <w:t>private</w:t>
      </w:r>
      <w:r w:rsidRPr="009A3944">
        <w:rPr>
          <w:rFonts w:ascii="Times New Roman" w:hAnsi="Times New Roman" w:cs="Times New Roman"/>
          <w:sz w:val="24"/>
        </w:rPr>
        <w:t xml:space="preserve"> variables</w:t>
      </w:r>
      <w:r w:rsidRPr="009A3944">
        <w:rPr>
          <w:rStyle w:val="basetext"/>
          <w:rFonts w:cs="Times New Roman"/>
          <w:sz w:val="24"/>
        </w:rPr>
        <w:t>.</w:t>
      </w:r>
    </w:p>
    <w:p w:rsidR="00725934" w:rsidRPr="009A3944" w:rsidRDefault="00725934" w:rsidP="00F67DB6">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jc w:val="both"/>
        <w:rPr>
          <w:rStyle w:val="basetext"/>
          <w:bCs/>
          <w:noProof w:val="0"/>
          <w:color w:val="auto"/>
          <w:sz w:val="24"/>
        </w:rPr>
      </w:pPr>
      <w:r w:rsidRPr="009A3944">
        <w:rPr>
          <w:rStyle w:val="basetext"/>
          <w:rFonts w:cs="Times New Roman"/>
          <w:bCs/>
          <w:noProof w:val="0"/>
          <w:color w:val="auto"/>
          <w:sz w:val="24"/>
        </w:rPr>
        <w:t xml:space="preserve">6. Which of the following is not true about </w:t>
      </w:r>
      <w:r w:rsidRPr="009A3944">
        <w:rPr>
          <w:rStyle w:val="basetext"/>
          <w:bCs/>
          <w:noProof w:val="0"/>
          <w:color w:val="auto"/>
          <w:sz w:val="24"/>
        </w:rPr>
        <w:t>friend</w:t>
      </w:r>
      <w:r w:rsidRPr="009A3944">
        <w:rPr>
          <w:rStyle w:val="basetext"/>
          <w:rFonts w:cs="Times New Roman"/>
          <w:bCs/>
          <w:noProof w:val="0"/>
          <w:color w:val="auto"/>
          <w:sz w:val="24"/>
        </w:rPr>
        <w:t xml:space="preserve"> functions and </w:t>
      </w:r>
      <w:r w:rsidRPr="009A3944">
        <w:rPr>
          <w:rStyle w:val="basetext"/>
          <w:bCs/>
          <w:noProof w:val="0"/>
          <w:color w:val="auto"/>
          <w:sz w:val="24"/>
        </w:rPr>
        <w:t>friend</w:t>
      </w:r>
      <w:r w:rsidRPr="009A3944">
        <w:rPr>
          <w:rStyle w:val="basetext"/>
          <w:rFonts w:cs="Times New Roman"/>
          <w:bCs/>
          <w:noProof w:val="0"/>
          <w:color w:val="auto"/>
          <w:sz w:val="24"/>
        </w:rPr>
        <w:t xml:space="preserve"> classes?</w:t>
      </w:r>
    </w:p>
    <w:p w:rsidR="00725934" w:rsidRPr="009A3944" w:rsidRDefault="00725934" w:rsidP="00725934">
      <w:pPr>
        <w:numPr>
          <w:ilvl w:val="0"/>
          <w:numId w:val="133"/>
        </w:numPr>
        <w:suppressAutoHyphens/>
        <w:rPr>
          <w:rStyle w:val="basetext"/>
          <w:rFonts w:cs="Times New Roman"/>
          <w:sz w:val="24"/>
        </w:rPr>
      </w:pPr>
      <w:r w:rsidRPr="009A3944">
        <w:rPr>
          <w:rFonts w:ascii="Times New Roman" w:hAnsi="Times New Roman" w:cs="Times New Roman"/>
          <w:sz w:val="24"/>
        </w:rPr>
        <w:t xml:space="preserve"> </w:t>
      </w:r>
      <w:r w:rsidRPr="009A3944">
        <w:rPr>
          <w:rStyle w:val="basetext"/>
          <w:rFonts w:cs="Times New Roman"/>
          <w:sz w:val="24"/>
        </w:rPr>
        <w:t xml:space="preserve">A class can either grant friendship to or take friendship from another class using the </w:t>
      </w:r>
      <w:r w:rsidRPr="009A3944">
        <w:rPr>
          <w:rStyle w:val="CDT"/>
          <w:rFonts w:ascii="Times New Roman" w:hAnsi="Times New Roman" w:cs="Times New Roman"/>
          <w:sz w:val="24"/>
        </w:rPr>
        <w:t>friend</w:t>
      </w:r>
      <w:r w:rsidRPr="009A3944">
        <w:rPr>
          <w:rStyle w:val="basetext"/>
          <w:rFonts w:cs="Times New Roman"/>
          <w:sz w:val="24"/>
        </w:rPr>
        <w:t xml:space="preserve"> keyword.</w:t>
      </w:r>
    </w:p>
    <w:p w:rsidR="00725934" w:rsidRPr="009A3944" w:rsidRDefault="00725934" w:rsidP="00725934">
      <w:pPr>
        <w:numPr>
          <w:ilvl w:val="0"/>
          <w:numId w:val="133"/>
        </w:numPr>
        <w:suppressAutoHyphens/>
        <w:rPr>
          <w:rStyle w:val="basetext"/>
          <w:rFonts w:cs="Times New Roman"/>
          <w:sz w:val="24"/>
        </w:rPr>
      </w:pPr>
      <w:r w:rsidRPr="009A3944">
        <w:rPr>
          <w:rStyle w:val="basetext"/>
          <w:rFonts w:cs="Times New Roman"/>
          <w:sz w:val="24"/>
        </w:rPr>
        <w:t xml:space="preserve"> A </w:t>
      </w:r>
      <w:r w:rsidRPr="009A3944">
        <w:rPr>
          <w:rStyle w:val="CDT"/>
          <w:rFonts w:ascii="Times New Roman" w:hAnsi="Times New Roman" w:cs="Times New Roman"/>
          <w:sz w:val="24"/>
        </w:rPr>
        <w:t>friend</w:t>
      </w:r>
      <w:r w:rsidRPr="009A3944">
        <w:rPr>
          <w:rStyle w:val="basetext"/>
          <w:rFonts w:cs="Times New Roman"/>
          <w:sz w:val="24"/>
        </w:rPr>
        <w:t xml:space="preserve"> declaration can appear anywhere in a class definition.</w:t>
      </w:r>
    </w:p>
    <w:p w:rsidR="00725934" w:rsidRPr="009A3944" w:rsidRDefault="00725934" w:rsidP="00725934">
      <w:pPr>
        <w:numPr>
          <w:ilvl w:val="0"/>
          <w:numId w:val="133"/>
        </w:numPr>
        <w:suppressAutoHyphens/>
        <w:rPr>
          <w:rStyle w:val="basetext"/>
          <w:rFonts w:cs="Times New Roman"/>
          <w:sz w:val="24"/>
        </w:rPr>
      </w:pPr>
      <w:r w:rsidRPr="009A3944">
        <w:rPr>
          <w:rFonts w:ascii="Times New Roman" w:hAnsi="Times New Roman" w:cs="Times New Roman"/>
          <w:sz w:val="24"/>
        </w:rPr>
        <w:t xml:space="preserve"> </w:t>
      </w:r>
      <w:r w:rsidRPr="009A3944">
        <w:rPr>
          <w:rStyle w:val="basetext"/>
          <w:rFonts w:cs="Times New Roman"/>
          <w:sz w:val="24"/>
        </w:rPr>
        <w:t xml:space="preserve">A </w:t>
      </w:r>
      <w:r w:rsidRPr="009A3944">
        <w:rPr>
          <w:rStyle w:val="CDT"/>
          <w:rFonts w:ascii="Times New Roman" w:hAnsi="Times New Roman" w:cs="Times New Roman"/>
          <w:sz w:val="24"/>
        </w:rPr>
        <w:t>friend</w:t>
      </w:r>
      <w:r w:rsidRPr="009A3944">
        <w:rPr>
          <w:rStyle w:val="basetext"/>
          <w:rFonts w:cs="Times New Roman"/>
          <w:sz w:val="24"/>
        </w:rPr>
        <w:t xml:space="preserve"> of a class can access all of its </w:t>
      </w:r>
      <w:r w:rsidRPr="009A3944">
        <w:rPr>
          <w:rStyle w:val="CDT"/>
          <w:rFonts w:ascii="Times New Roman" w:hAnsi="Times New Roman" w:cs="Times New Roman"/>
          <w:sz w:val="24"/>
        </w:rPr>
        <w:t>private</w:t>
      </w:r>
      <w:r w:rsidRPr="009A3944">
        <w:rPr>
          <w:rStyle w:val="basetext"/>
          <w:rFonts w:cs="Times New Roman"/>
          <w:sz w:val="24"/>
        </w:rPr>
        <w:t xml:space="preserve"> data member and member functions.</w:t>
      </w:r>
    </w:p>
    <w:p w:rsidR="00725934" w:rsidRPr="009A3944" w:rsidRDefault="00725934" w:rsidP="00725934">
      <w:pPr>
        <w:numPr>
          <w:ilvl w:val="0"/>
          <w:numId w:val="133"/>
        </w:numPr>
        <w:suppressAutoHyphens/>
        <w:rPr>
          <w:rStyle w:val="basetext"/>
          <w:rFonts w:cs="Times New Roman"/>
          <w:sz w:val="24"/>
        </w:rPr>
      </w:pPr>
      <w:r w:rsidRPr="009A3944">
        <w:rPr>
          <w:rFonts w:ascii="Times New Roman" w:hAnsi="Times New Roman" w:cs="Times New Roman"/>
          <w:sz w:val="24"/>
        </w:rPr>
        <w:t xml:space="preserve"> </w:t>
      </w:r>
      <w:r w:rsidRPr="009A3944">
        <w:rPr>
          <w:rStyle w:val="basetext"/>
          <w:rFonts w:cs="Times New Roman"/>
          <w:sz w:val="24"/>
        </w:rPr>
        <w:t>The friendship relationship is neither symmetric nor transitive.</w:t>
      </w:r>
    </w:p>
    <w:p w:rsidR="00725934" w:rsidRPr="009A3944" w:rsidRDefault="00725934" w:rsidP="00725934">
      <w:pPr>
        <w:outlineLvl w:val="0"/>
        <w:rPr>
          <w:rStyle w:val="basetext"/>
          <w:rFonts w:cs="Times New Roman"/>
          <w:sz w:val="24"/>
        </w:rPr>
      </w:pPr>
      <w:r w:rsidRPr="009A3944">
        <w:rPr>
          <w:rStyle w:val="basetext"/>
          <w:sz w:val="24"/>
        </w:rPr>
        <w:t xml:space="preserve">7. </w:t>
      </w:r>
      <w:r w:rsidRPr="009A3944">
        <w:rPr>
          <w:rStyle w:val="basetext"/>
          <w:rFonts w:cs="Times New Roman"/>
          <w:sz w:val="24"/>
        </w:rPr>
        <w:t xml:space="preserve"> </w:t>
      </w:r>
      <w:r w:rsidRPr="009A3944">
        <w:rPr>
          <w:rFonts w:ascii="Times New Roman" w:hAnsi="Times New Roman" w:cs="Times New Roman"/>
          <w:sz w:val="24"/>
        </w:rPr>
        <w:t xml:space="preserve">Inside a function definition for a member function of an object with data element </w:t>
      </w:r>
      <w:r w:rsidRPr="009A3944">
        <w:rPr>
          <w:rStyle w:val="CDT"/>
          <w:rFonts w:ascii="Times New Roman" w:hAnsi="Times New Roman" w:cs="Times New Roman"/>
          <w:sz w:val="24"/>
        </w:rPr>
        <w:t>x</w:t>
      </w:r>
      <w:r w:rsidRPr="009A3944">
        <w:rPr>
          <w:rFonts w:ascii="Times New Roman" w:hAnsi="Times New Roman" w:cs="Times New Roman"/>
          <w:sz w:val="24"/>
        </w:rPr>
        <w:t xml:space="preserve">, which of the following is </w:t>
      </w:r>
      <w:r w:rsidRPr="009A3944">
        <w:rPr>
          <w:rFonts w:ascii="Times New Roman" w:hAnsi="Times New Roman" w:cs="Times New Roman"/>
          <w:i/>
          <w:sz w:val="24"/>
        </w:rPr>
        <w:t>not</w:t>
      </w:r>
      <w:r w:rsidRPr="009A3944">
        <w:rPr>
          <w:rFonts w:ascii="Times New Roman" w:hAnsi="Times New Roman" w:cs="Times New Roman"/>
          <w:sz w:val="24"/>
        </w:rPr>
        <w:t xml:space="preserve"> equivalent to </w:t>
      </w:r>
      <w:r w:rsidRPr="009A3944">
        <w:rPr>
          <w:rStyle w:val="CDT"/>
          <w:rFonts w:ascii="Times New Roman" w:hAnsi="Times New Roman" w:cs="Times New Roman"/>
          <w:sz w:val="24"/>
        </w:rPr>
        <w:t>this-&gt;x</w:t>
      </w:r>
      <w:r w:rsidRPr="009A3944">
        <w:rPr>
          <w:rStyle w:val="basetext"/>
          <w:rFonts w:cs="Times New Roman"/>
          <w:sz w:val="24"/>
        </w:rPr>
        <w:t>:</w:t>
      </w:r>
    </w:p>
    <w:p w:rsidR="00725934" w:rsidRPr="009A3944" w:rsidRDefault="00725934" w:rsidP="00725934">
      <w:pPr>
        <w:numPr>
          <w:ilvl w:val="0"/>
          <w:numId w:val="134"/>
        </w:numPr>
        <w:suppressAutoHyphens/>
        <w:rPr>
          <w:rStyle w:val="basetext"/>
          <w:rFonts w:cs="Times New Roman"/>
          <w:sz w:val="24"/>
        </w:rPr>
      </w:pPr>
      <w:r w:rsidRPr="009A3944">
        <w:rPr>
          <w:rFonts w:ascii="Times New Roman" w:hAnsi="Times New Roman" w:cs="Times New Roman"/>
          <w:sz w:val="24"/>
        </w:rPr>
        <w:t xml:space="preserve"> </w:t>
      </w:r>
      <w:r w:rsidRPr="009A3944">
        <w:rPr>
          <w:rStyle w:val="CDT"/>
          <w:rFonts w:ascii="Times New Roman" w:hAnsi="Times New Roman" w:cs="Times New Roman"/>
          <w:sz w:val="24"/>
        </w:rPr>
        <w:t>*this.x</w:t>
      </w:r>
    </w:p>
    <w:p w:rsidR="00725934" w:rsidRPr="009A3944" w:rsidRDefault="00725934" w:rsidP="00725934">
      <w:pPr>
        <w:numPr>
          <w:ilvl w:val="0"/>
          <w:numId w:val="134"/>
        </w:numPr>
        <w:suppressAutoHyphens/>
        <w:rPr>
          <w:rStyle w:val="basetext"/>
          <w:rFonts w:cs="Times New Roman"/>
          <w:sz w:val="24"/>
        </w:rPr>
      </w:pPr>
      <w:r w:rsidRPr="009A3944">
        <w:rPr>
          <w:rFonts w:ascii="Times New Roman" w:hAnsi="Times New Roman" w:cs="Times New Roman"/>
          <w:sz w:val="24"/>
        </w:rPr>
        <w:t xml:space="preserve"> </w:t>
      </w:r>
      <w:r w:rsidRPr="009A3944">
        <w:rPr>
          <w:rStyle w:val="CDT"/>
          <w:rFonts w:ascii="Times New Roman" w:hAnsi="Times New Roman" w:cs="Times New Roman"/>
          <w:sz w:val="24"/>
        </w:rPr>
        <w:t>(*this).x</w:t>
      </w:r>
    </w:p>
    <w:p w:rsidR="00725934" w:rsidRPr="009A3944" w:rsidRDefault="00725934" w:rsidP="00725934">
      <w:pPr>
        <w:numPr>
          <w:ilvl w:val="0"/>
          <w:numId w:val="134"/>
        </w:numPr>
        <w:suppressAutoHyphens/>
        <w:rPr>
          <w:rStyle w:val="basetext"/>
          <w:rFonts w:cs="Times New Roman"/>
          <w:sz w:val="24"/>
        </w:rPr>
      </w:pPr>
      <w:r w:rsidRPr="009A3944">
        <w:rPr>
          <w:rStyle w:val="basetext"/>
          <w:rFonts w:cs="Times New Roman"/>
          <w:sz w:val="24"/>
        </w:rPr>
        <w:t xml:space="preserve"> </w:t>
      </w:r>
      <w:r w:rsidRPr="009A3944">
        <w:rPr>
          <w:rStyle w:val="CDT"/>
          <w:rFonts w:ascii="Times New Roman" w:hAnsi="Times New Roman" w:cs="Times New Roman"/>
          <w:sz w:val="24"/>
        </w:rPr>
        <w:t>x</w:t>
      </w:r>
    </w:p>
    <w:p w:rsidR="00725934" w:rsidRPr="009A3944" w:rsidRDefault="00725934" w:rsidP="00725934">
      <w:pPr>
        <w:numPr>
          <w:ilvl w:val="0"/>
          <w:numId w:val="134"/>
        </w:numPr>
        <w:suppressAutoHyphens/>
        <w:outlineLvl w:val="0"/>
        <w:rPr>
          <w:rStyle w:val="basetext"/>
          <w:sz w:val="24"/>
        </w:rPr>
      </w:pPr>
      <w:r w:rsidRPr="009A3944">
        <w:rPr>
          <w:rStyle w:val="basetext"/>
          <w:rFonts w:cs="Times New Roman"/>
          <w:sz w:val="24"/>
        </w:rPr>
        <w:t xml:space="preserve"> </w:t>
      </w:r>
      <w:r w:rsidRPr="009A3944">
        <w:rPr>
          <w:rStyle w:val="CDT"/>
          <w:rFonts w:ascii="Times New Roman" w:hAnsi="Times New Roman" w:cs="Times New Roman"/>
          <w:sz w:val="24"/>
        </w:rPr>
        <w:t>(* (&amp; (*this) ) ).x</w:t>
      </w:r>
    </w:p>
    <w:p w:rsidR="00725934" w:rsidRPr="009A3944" w:rsidRDefault="00725934" w:rsidP="00725934">
      <w:pPr>
        <w:outlineLvl w:val="0"/>
        <w:rPr>
          <w:rStyle w:val="basetext"/>
          <w:rFonts w:cs="Times New Roman"/>
          <w:sz w:val="24"/>
        </w:rPr>
      </w:pPr>
      <w:r w:rsidRPr="009A3944">
        <w:rPr>
          <w:rStyle w:val="basetext"/>
          <w:sz w:val="24"/>
        </w:rPr>
        <w:t>8.</w:t>
      </w:r>
      <w:r w:rsidRPr="009A3944">
        <w:rPr>
          <w:rStyle w:val="basetext"/>
          <w:rFonts w:cs="Times New Roman"/>
          <w:sz w:val="24"/>
        </w:rPr>
        <w:t xml:space="preserve"> </w:t>
      </w:r>
      <w:r w:rsidRPr="009A3944">
        <w:rPr>
          <w:rFonts w:ascii="Times New Roman" w:hAnsi="Times New Roman" w:cs="Times New Roman"/>
          <w:sz w:val="24"/>
        </w:rPr>
        <w:t xml:space="preserve">If </w:t>
      </w:r>
      <w:r w:rsidRPr="009A3944">
        <w:rPr>
          <w:rStyle w:val="CDT"/>
          <w:rFonts w:ascii="Times New Roman" w:hAnsi="Times New Roman" w:cs="Times New Roman"/>
          <w:sz w:val="24"/>
        </w:rPr>
        <w:t>American</w:t>
      </w:r>
      <w:r w:rsidRPr="009A3944">
        <w:rPr>
          <w:rFonts w:ascii="Times New Roman" w:hAnsi="Times New Roman" w:cs="Times New Roman"/>
          <w:sz w:val="24"/>
        </w:rPr>
        <w:t xml:space="preserve">s are objects of the same class, which of the following attributes would most likely be represented by a </w:t>
      </w:r>
      <w:r w:rsidRPr="009A3944">
        <w:rPr>
          <w:rStyle w:val="CDT"/>
          <w:rFonts w:ascii="Times New Roman" w:hAnsi="Times New Roman" w:cs="Times New Roman"/>
          <w:sz w:val="24"/>
        </w:rPr>
        <w:t>static</w:t>
      </w:r>
      <w:r w:rsidRPr="009A3944">
        <w:rPr>
          <w:rFonts w:ascii="Times New Roman" w:hAnsi="Times New Roman" w:cs="Times New Roman"/>
          <w:b/>
          <w:sz w:val="24"/>
        </w:rPr>
        <w:t xml:space="preserve"> </w:t>
      </w:r>
      <w:r w:rsidRPr="009A3944">
        <w:rPr>
          <w:rFonts w:ascii="Times New Roman" w:hAnsi="Times New Roman" w:cs="Times New Roman"/>
          <w:sz w:val="24"/>
        </w:rPr>
        <w:t>variable of that class</w:t>
      </w:r>
      <w:r w:rsidRPr="009A3944">
        <w:rPr>
          <w:rStyle w:val="basetext"/>
          <w:rFonts w:cs="Times New Roman"/>
          <w:sz w:val="24"/>
        </w:rPr>
        <w:t>?</w:t>
      </w:r>
    </w:p>
    <w:p w:rsidR="00725934" w:rsidRPr="009A3944" w:rsidRDefault="00725934" w:rsidP="00725934">
      <w:pPr>
        <w:numPr>
          <w:ilvl w:val="0"/>
          <w:numId w:val="135"/>
        </w:numPr>
        <w:suppressAutoHyphens/>
        <w:rPr>
          <w:rStyle w:val="CDT"/>
          <w:rFonts w:ascii="Times New Roman" w:hAnsi="Times New Roman" w:cs="Times New Roman"/>
          <w:sz w:val="24"/>
        </w:rPr>
      </w:pPr>
      <w:r w:rsidRPr="009A3944">
        <w:rPr>
          <w:rStyle w:val="basetext"/>
          <w:rFonts w:cs="Times New Roman"/>
          <w:sz w:val="24"/>
        </w:rPr>
        <w:t xml:space="preserve"> </w:t>
      </w:r>
      <w:r w:rsidRPr="009A3944">
        <w:rPr>
          <w:rFonts w:ascii="Times New Roman" w:hAnsi="Times New Roman" w:cs="Times New Roman"/>
          <w:sz w:val="24"/>
        </w:rPr>
        <w:t>Age</w:t>
      </w:r>
      <w:r w:rsidRPr="009A3944">
        <w:rPr>
          <w:rStyle w:val="CDT"/>
          <w:rFonts w:ascii="Times New Roman" w:hAnsi="Times New Roman" w:cs="Times New Roman"/>
          <w:sz w:val="24"/>
        </w:rPr>
        <w:t>.</w:t>
      </w:r>
    </w:p>
    <w:p w:rsidR="00725934" w:rsidRPr="009A3944" w:rsidRDefault="00725934" w:rsidP="00725934">
      <w:pPr>
        <w:numPr>
          <w:ilvl w:val="0"/>
          <w:numId w:val="135"/>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w:t>
      </w:r>
      <w:r w:rsidRPr="009A3944">
        <w:rPr>
          <w:rFonts w:ascii="Times New Roman" w:hAnsi="Times New Roman" w:cs="Times New Roman"/>
          <w:sz w:val="24"/>
        </w:rPr>
        <w:t>The President</w:t>
      </w:r>
      <w:r w:rsidRPr="009A3944">
        <w:rPr>
          <w:rStyle w:val="CDT"/>
          <w:rFonts w:ascii="Times New Roman" w:hAnsi="Times New Roman" w:cs="Times New Roman"/>
          <w:sz w:val="24"/>
        </w:rPr>
        <w:t>.</w:t>
      </w:r>
    </w:p>
    <w:p w:rsidR="00725934" w:rsidRPr="009A3944" w:rsidRDefault="00725934" w:rsidP="00725934">
      <w:pPr>
        <w:numPr>
          <w:ilvl w:val="0"/>
          <w:numId w:val="135"/>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w:t>
      </w:r>
      <w:r w:rsidRPr="009A3944">
        <w:rPr>
          <w:rFonts w:ascii="Times New Roman" w:hAnsi="Times New Roman" w:cs="Times New Roman"/>
          <w:sz w:val="24"/>
        </w:rPr>
        <w:t>Place of birth</w:t>
      </w:r>
      <w:r w:rsidRPr="009A3944">
        <w:rPr>
          <w:rStyle w:val="CDT"/>
          <w:rFonts w:ascii="Times New Roman" w:hAnsi="Times New Roman" w:cs="Times New Roman"/>
          <w:sz w:val="24"/>
        </w:rPr>
        <w:t>.</w:t>
      </w:r>
    </w:p>
    <w:p w:rsidR="00725934" w:rsidRPr="009A3944" w:rsidRDefault="00725934" w:rsidP="00725934">
      <w:pPr>
        <w:numPr>
          <w:ilvl w:val="0"/>
          <w:numId w:val="135"/>
        </w:numPr>
        <w:suppressAutoHyphens/>
        <w:rPr>
          <w:rStyle w:val="basetext"/>
          <w:rFonts w:cs="Times New Roman"/>
          <w:b/>
          <w:sz w:val="24"/>
        </w:rPr>
      </w:pPr>
      <w:r w:rsidRPr="009A3944">
        <w:rPr>
          <w:rStyle w:val="CDT"/>
          <w:rFonts w:ascii="Times New Roman" w:hAnsi="Times New Roman" w:cs="Times New Roman"/>
          <w:sz w:val="24"/>
        </w:rPr>
        <w:t xml:space="preserve"> </w:t>
      </w:r>
      <w:r w:rsidRPr="009A3944">
        <w:rPr>
          <w:rFonts w:ascii="Times New Roman" w:hAnsi="Times New Roman" w:cs="Times New Roman"/>
          <w:sz w:val="24"/>
        </w:rPr>
        <w:t>Favorite food</w:t>
      </w:r>
      <w:r w:rsidRPr="009A3944">
        <w:rPr>
          <w:rStyle w:val="CDT"/>
          <w:rFonts w:ascii="Times New Roman" w:hAnsi="Times New Roman" w:cs="Times New Roman"/>
          <w:sz w:val="24"/>
        </w:rPr>
        <w:t>.</w:t>
      </w:r>
      <w:r w:rsidRPr="009A3944">
        <w:rPr>
          <w:rStyle w:val="basetext"/>
          <w:rFonts w:cs="Times New Roman"/>
          <w:b/>
          <w:sz w:val="24"/>
        </w:rPr>
        <w:tab/>
      </w:r>
    </w:p>
    <w:p w:rsidR="00725934" w:rsidRPr="009A3944" w:rsidRDefault="00725934" w:rsidP="00725934">
      <w:pPr>
        <w:outlineLvl w:val="0"/>
        <w:rPr>
          <w:rStyle w:val="basetext"/>
          <w:rFonts w:cs="Times New Roman"/>
          <w:sz w:val="24"/>
        </w:rPr>
      </w:pPr>
      <w:r w:rsidRPr="009A3944">
        <w:rPr>
          <w:rStyle w:val="basetext"/>
          <w:sz w:val="24"/>
        </w:rPr>
        <w:t xml:space="preserve">9. </w:t>
      </w:r>
      <w:r w:rsidRPr="009A3944">
        <w:rPr>
          <w:rStyle w:val="CDT"/>
          <w:rFonts w:ascii="Times New Roman" w:hAnsi="Times New Roman" w:cs="Times New Roman"/>
          <w:sz w:val="24"/>
        </w:rPr>
        <w:t>static</w:t>
      </w:r>
      <w:r w:rsidRPr="009A3944">
        <w:rPr>
          <w:rFonts w:ascii="Times New Roman" w:hAnsi="Times New Roman" w:cs="Times New Roman"/>
          <w:sz w:val="24"/>
        </w:rPr>
        <w:t xml:space="preserve"> data members of a certain class</w:t>
      </w:r>
      <w:r w:rsidRPr="009A3944">
        <w:rPr>
          <w:rStyle w:val="basetext"/>
          <w:rFonts w:cs="Times New Roman"/>
          <w:sz w:val="24"/>
        </w:rPr>
        <w:t>:</w:t>
      </w:r>
    </w:p>
    <w:p w:rsidR="00725934" w:rsidRPr="009A3944" w:rsidRDefault="00725934" w:rsidP="00725934">
      <w:pPr>
        <w:numPr>
          <w:ilvl w:val="0"/>
          <w:numId w:val="136"/>
        </w:numPr>
        <w:suppressAutoHyphens/>
        <w:rPr>
          <w:rStyle w:val="CDT"/>
          <w:rFonts w:ascii="Times New Roman" w:hAnsi="Times New Roman" w:cs="Times New Roman"/>
          <w:sz w:val="24"/>
        </w:rPr>
      </w:pPr>
      <w:r w:rsidRPr="009A3944">
        <w:rPr>
          <w:rStyle w:val="basetext"/>
          <w:rFonts w:cs="Times New Roman"/>
          <w:sz w:val="24"/>
        </w:rPr>
        <w:t xml:space="preserve"> </w:t>
      </w:r>
      <w:r w:rsidRPr="009A3944">
        <w:rPr>
          <w:rFonts w:ascii="Times New Roman" w:hAnsi="Times New Roman" w:cs="Times New Roman"/>
          <w:sz w:val="24"/>
        </w:rPr>
        <w:t>Can be accessed only if an object of that class exists</w:t>
      </w:r>
      <w:r w:rsidRPr="009A3944">
        <w:rPr>
          <w:rStyle w:val="CDT"/>
          <w:rFonts w:ascii="Times New Roman" w:hAnsi="Times New Roman" w:cs="Times New Roman"/>
          <w:sz w:val="24"/>
        </w:rPr>
        <w:t>.</w:t>
      </w:r>
    </w:p>
    <w:p w:rsidR="00725934" w:rsidRPr="009A3944" w:rsidRDefault="00725934" w:rsidP="00725934">
      <w:pPr>
        <w:numPr>
          <w:ilvl w:val="0"/>
          <w:numId w:val="136"/>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w:t>
      </w:r>
      <w:r w:rsidRPr="009A3944">
        <w:rPr>
          <w:rFonts w:ascii="Times New Roman" w:hAnsi="Times New Roman" w:cs="Times New Roman"/>
          <w:sz w:val="24"/>
        </w:rPr>
        <w:t xml:space="preserve">Cannot be changed, even by objects of the same </w:t>
      </w:r>
      <w:r w:rsidRPr="009A3944">
        <w:rPr>
          <w:rFonts w:ascii="Times New Roman" w:hAnsi="Times New Roman" w:cs="Times New Roman"/>
          <w:i/>
          <w:sz w:val="24"/>
        </w:rPr>
        <w:t>that</w:t>
      </w:r>
      <w:r w:rsidRPr="009A3944">
        <w:rPr>
          <w:rFonts w:ascii="Times New Roman" w:hAnsi="Times New Roman" w:cs="Times New Roman"/>
          <w:sz w:val="24"/>
        </w:rPr>
        <w:t xml:space="preserve"> class</w:t>
      </w:r>
      <w:r w:rsidRPr="009A3944">
        <w:rPr>
          <w:rStyle w:val="CDT"/>
          <w:rFonts w:ascii="Times New Roman" w:hAnsi="Times New Roman" w:cs="Times New Roman"/>
          <w:sz w:val="24"/>
        </w:rPr>
        <w:t>.</w:t>
      </w:r>
    </w:p>
    <w:p w:rsidR="00725934" w:rsidRPr="009A3944" w:rsidRDefault="00725934" w:rsidP="00725934">
      <w:pPr>
        <w:numPr>
          <w:ilvl w:val="0"/>
          <w:numId w:val="136"/>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w:t>
      </w:r>
      <w:r w:rsidRPr="009A3944">
        <w:rPr>
          <w:rFonts w:ascii="Times New Roman" w:hAnsi="Times New Roman" w:cs="Times New Roman"/>
          <w:sz w:val="24"/>
        </w:rPr>
        <w:t>Have class scope</w:t>
      </w:r>
      <w:r w:rsidRPr="009A3944">
        <w:rPr>
          <w:rStyle w:val="CDT"/>
          <w:rFonts w:ascii="Times New Roman" w:hAnsi="Times New Roman" w:cs="Times New Roman"/>
          <w:sz w:val="24"/>
        </w:rPr>
        <w:t>.</w:t>
      </w:r>
    </w:p>
    <w:p w:rsidR="00725934" w:rsidRPr="009A3944" w:rsidRDefault="00725934" w:rsidP="00725934">
      <w:pPr>
        <w:numPr>
          <w:ilvl w:val="0"/>
          <w:numId w:val="136"/>
        </w:numPr>
        <w:suppressAutoHyphens/>
        <w:outlineLvl w:val="0"/>
        <w:rPr>
          <w:rStyle w:val="basetext"/>
          <w:sz w:val="24"/>
        </w:rPr>
      </w:pPr>
      <w:r w:rsidRPr="009A3944">
        <w:rPr>
          <w:rStyle w:val="CDT"/>
          <w:rFonts w:ascii="Times New Roman" w:hAnsi="Times New Roman" w:cs="Times New Roman"/>
          <w:sz w:val="24"/>
        </w:rPr>
        <w:t xml:space="preserve"> </w:t>
      </w:r>
      <w:r w:rsidRPr="009A3944">
        <w:rPr>
          <w:rFonts w:ascii="Times New Roman" w:hAnsi="Times New Roman" w:cs="Times New Roman"/>
          <w:sz w:val="24"/>
        </w:rPr>
        <w:t xml:space="preserve">Can only be changed by </w:t>
      </w:r>
      <w:r w:rsidRPr="009A3944">
        <w:rPr>
          <w:rStyle w:val="CDT"/>
          <w:rFonts w:ascii="Times New Roman" w:hAnsi="Times New Roman" w:cs="Times New Roman"/>
          <w:sz w:val="24"/>
        </w:rPr>
        <w:t>static</w:t>
      </w:r>
      <w:r w:rsidRPr="009A3944">
        <w:rPr>
          <w:rFonts w:ascii="Times New Roman" w:hAnsi="Times New Roman" w:cs="Times New Roman"/>
          <w:sz w:val="24"/>
        </w:rPr>
        <w:t xml:space="preserve"> member functions</w:t>
      </w:r>
      <w:r w:rsidRPr="009A3944">
        <w:rPr>
          <w:rStyle w:val="CDT"/>
          <w:rFonts w:ascii="Times New Roman" w:hAnsi="Times New Roman" w:cs="Times New Roman"/>
          <w:sz w:val="24"/>
        </w:rPr>
        <w:t>.</w:t>
      </w:r>
    </w:p>
    <w:p w:rsidR="00725934" w:rsidRPr="009A3944" w:rsidRDefault="00725934" w:rsidP="00725934">
      <w:pPr>
        <w:outlineLvl w:val="0"/>
        <w:rPr>
          <w:rStyle w:val="basetext"/>
          <w:rFonts w:cs="Times New Roman"/>
          <w:sz w:val="24"/>
        </w:rPr>
      </w:pPr>
      <w:r w:rsidRPr="009A3944">
        <w:rPr>
          <w:rStyle w:val="basetext"/>
          <w:sz w:val="24"/>
        </w:rPr>
        <w:t>10.</w:t>
      </w:r>
      <w:r w:rsidRPr="009A3944">
        <w:rPr>
          <w:rStyle w:val="basetext"/>
          <w:rFonts w:cs="Times New Roman"/>
          <w:sz w:val="24"/>
        </w:rPr>
        <w:t xml:space="preserve"> </w:t>
      </w:r>
      <w:r w:rsidRPr="009A3944">
        <w:rPr>
          <w:rStyle w:val="CDT"/>
          <w:rFonts w:ascii="Times New Roman" w:hAnsi="Times New Roman" w:cs="Times New Roman"/>
          <w:sz w:val="24"/>
        </w:rPr>
        <w:t>static</w:t>
      </w:r>
      <w:r w:rsidRPr="009A3944">
        <w:rPr>
          <w:rFonts w:ascii="Times New Roman" w:hAnsi="Times New Roman" w:cs="Times New Roman"/>
          <w:sz w:val="24"/>
        </w:rPr>
        <w:t xml:space="preserve"> member functions</w:t>
      </w:r>
      <w:r w:rsidRPr="009A3944">
        <w:rPr>
          <w:rStyle w:val="basetext"/>
          <w:rFonts w:cs="Times New Roman"/>
          <w:sz w:val="24"/>
        </w:rPr>
        <w:t>:</w:t>
      </w:r>
    </w:p>
    <w:p w:rsidR="00725934" w:rsidRPr="009A3944" w:rsidRDefault="00725934" w:rsidP="00725934">
      <w:pPr>
        <w:numPr>
          <w:ilvl w:val="0"/>
          <w:numId w:val="137"/>
        </w:numPr>
        <w:suppressAutoHyphens/>
        <w:rPr>
          <w:rStyle w:val="CDT"/>
          <w:rFonts w:ascii="Times New Roman" w:hAnsi="Times New Roman" w:cs="Times New Roman"/>
          <w:sz w:val="24"/>
        </w:rPr>
      </w:pPr>
      <w:r w:rsidRPr="009A3944">
        <w:rPr>
          <w:rStyle w:val="basetext"/>
          <w:rFonts w:cs="Times New Roman"/>
          <w:sz w:val="24"/>
        </w:rPr>
        <w:t xml:space="preserve"> </w:t>
      </w:r>
      <w:r w:rsidRPr="009A3944">
        <w:rPr>
          <w:rFonts w:ascii="Times New Roman" w:hAnsi="Times New Roman" w:cs="Times New Roman"/>
          <w:sz w:val="24"/>
        </w:rPr>
        <w:t xml:space="preserve">Can use the </w:t>
      </w:r>
      <w:r w:rsidRPr="009A3944">
        <w:rPr>
          <w:rStyle w:val="CDT"/>
          <w:rFonts w:ascii="Times New Roman" w:hAnsi="Times New Roman" w:cs="Times New Roman"/>
          <w:sz w:val="24"/>
        </w:rPr>
        <w:t>this</w:t>
      </w:r>
      <w:r w:rsidRPr="009A3944">
        <w:rPr>
          <w:rFonts w:ascii="Times New Roman" w:hAnsi="Times New Roman" w:cs="Times New Roman"/>
          <w:sz w:val="24"/>
        </w:rPr>
        <w:t xml:space="preserve"> pointer</w:t>
      </w:r>
      <w:r w:rsidRPr="009A3944">
        <w:rPr>
          <w:rStyle w:val="CDT"/>
          <w:rFonts w:ascii="Times New Roman" w:hAnsi="Times New Roman" w:cs="Times New Roman"/>
          <w:sz w:val="24"/>
        </w:rPr>
        <w:t>.</w:t>
      </w:r>
    </w:p>
    <w:p w:rsidR="00725934" w:rsidRPr="009A3944" w:rsidRDefault="00725934" w:rsidP="00725934">
      <w:pPr>
        <w:numPr>
          <w:ilvl w:val="0"/>
          <w:numId w:val="137"/>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w:t>
      </w:r>
      <w:r w:rsidRPr="009A3944">
        <w:rPr>
          <w:rFonts w:ascii="Times New Roman" w:hAnsi="Times New Roman" w:cs="Times New Roman"/>
          <w:sz w:val="24"/>
        </w:rPr>
        <w:t xml:space="preserve">Can access only other </w:t>
      </w:r>
      <w:r w:rsidRPr="009A3944">
        <w:rPr>
          <w:rStyle w:val="CDT"/>
          <w:rFonts w:ascii="Times New Roman" w:hAnsi="Times New Roman" w:cs="Times New Roman"/>
          <w:sz w:val="24"/>
        </w:rPr>
        <w:t>static</w:t>
      </w:r>
      <w:r w:rsidRPr="009A3944">
        <w:rPr>
          <w:rFonts w:ascii="Times New Roman" w:hAnsi="Times New Roman" w:cs="Times New Roman"/>
          <w:sz w:val="24"/>
        </w:rPr>
        <w:t xml:space="preserve"> member functions and </w:t>
      </w:r>
      <w:r w:rsidRPr="009A3944">
        <w:rPr>
          <w:rStyle w:val="CDT"/>
          <w:rFonts w:ascii="Times New Roman" w:hAnsi="Times New Roman" w:cs="Times New Roman"/>
          <w:sz w:val="24"/>
        </w:rPr>
        <w:t>static</w:t>
      </w:r>
      <w:r w:rsidRPr="009A3944">
        <w:rPr>
          <w:rFonts w:ascii="Times New Roman" w:hAnsi="Times New Roman" w:cs="Times New Roman"/>
          <w:sz w:val="24"/>
        </w:rPr>
        <w:t xml:space="preserve"> data members</w:t>
      </w:r>
      <w:r w:rsidRPr="009A3944">
        <w:rPr>
          <w:rStyle w:val="CDT"/>
          <w:rFonts w:ascii="Times New Roman" w:hAnsi="Times New Roman" w:cs="Times New Roman"/>
          <w:sz w:val="24"/>
        </w:rPr>
        <w:t>.</w:t>
      </w:r>
    </w:p>
    <w:p w:rsidR="00725934" w:rsidRPr="009A3944" w:rsidRDefault="00725934" w:rsidP="00725934">
      <w:pPr>
        <w:numPr>
          <w:ilvl w:val="0"/>
          <w:numId w:val="137"/>
        </w:numPr>
        <w:suppressAutoHyphens/>
        <w:rPr>
          <w:rStyle w:val="CDT"/>
          <w:rFonts w:ascii="Times New Roman" w:hAnsi="Times New Roman" w:cs="Times New Roman"/>
          <w:sz w:val="24"/>
        </w:rPr>
      </w:pPr>
      <w:r w:rsidRPr="009A3944">
        <w:rPr>
          <w:rStyle w:val="CDT"/>
          <w:rFonts w:ascii="Times New Roman" w:hAnsi="Times New Roman" w:cs="Times New Roman"/>
          <w:sz w:val="24"/>
        </w:rPr>
        <w:t xml:space="preserve"> </w:t>
      </w:r>
      <w:r w:rsidRPr="009A3944">
        <w:rPr>
          <w:rFonts w:ascii="Times New Roman" w:hAnsi="Times New Roman" w:cs="Times New Roman"/>
          <w:sz w:val="24"/>
        </w:rPr>
        <w:t>Cannot be called until an object of their class is instantiated</w:t>
      </w:r>
      <w:r w:rsidRPr="009A3944">
        <w:rPr>
          <w:rStyle w:val="CDT"/>
          <w:rFonts w:ascii="Times New Roman" w:hAnsi="Times New Roman" w:cs="Times New Roman"/>
          <w:sz w:val="24"/>
        </w:rPr>
        <w:t>.</w:t>
      </w:r>
    </w:p>
    <w:p w:rsidR="00725934" w:rsidRPr="009A3944" w:rsidRDefault="00725934" w:rsidP="00725934">
      <w:pPr>
        <w:numPr>
          <w:ilvl w:val="0"/>
          <w:numId w:val="137"/>
        </w:numPr>
        <w:tabs>
          <w:tab w:val="left" w:pos="360"/>
          <w:tab w:val="left" w:pos="1440"/>
          <w:tab w:val="left" w:pos="2160"/>
          <w:tab w:val="left" w:pos="2880"/>
          <w:tab w:val="left" w:pos="3600"/>
          <w:tab w:val="left" w:pos="4320"/>
          <w:tab w:val="left" w:pos="5040"/>
          <w:tab w:val="left" w:pos="5760"/>
          <w:tab w:val="left" w:pos="6480"/>
          <w:tab w:val="left" w:pos="7200"/>
        </w:tabs>
        <w:suppressAutoHyphens/>
        <w:spacing w:line="280" w:lineRule="atLeast"/>
        <w:jc w:val="both"/>
        <w:rPr>
          <w:rStyle w:val="basetext"/>
        </w:rPr>
      </w:pPr>
      <w:r w:rsidRPr="009A3944">
        <w:rPr>
          <w:rStyle w:val="CDT"/>
          <w:rFonts w:ascii="Times New Roman" w:hAnsi="Times New Roman" w:cs="Times New Roman"/>
          <w:sz w:val="24"/>
        </w:rPr>
        <w:t xml:space="preserve"> </w:t>
      </w:r>
      <w:r w:rsidRPr="009A3944">
        <w:rPr>
          <w:rFonts w:ascii="Times New Roman" w:hAnsi="Times New Roman" w:cs="Times New Roman"/>
          <w:sz w:val="24"/>
        </w:rPr>
        <w:t xml:space="preserve">Can be declared </w:t>
      </w:r>
      <w:r w:rsidRPr="009A3944">
        <w:rPr>
          <w:rStyle w:val="CDT"/>
          <w:rFonts w:ascii="Times New Roman" w:hAnsi="Times New Roman" w:cs="Times New Roman"/>
          <w:sz w:val="24"/>
        </w:rPr>
        <w:t>const</w:t>
      </w:r>
      <w:r w:rsidRPr="009A3944">
        <w:rPr>
          <w:rFonts w:ascii="Times New Roman" w:hAnsi="Times New Roman" w:cs="Times New Roman"/>
          <w:sz w:val="24"/>
        </w:rPr>
        <w:t xml:space="preserve"> as well</w:t>
      </w:r>
      <w:r w:rsidRPr="009A3944">
        <w:rPr>
          <w:rStyle w:val="CDT"/>
          <w:rFonts w:ascii="Times New Roman" w:hAnsi="Times New Roman" w:cs="Times New Roman"/>
          <w:sz w:val="24"/>
        </w:rPr>
        <w:t>.</w:t>
      </w:r>
    </w:p>
    <w:p w:rsidR="00725934" w:rsidRPr="009A3944" w:rsidRDefault="00725934" w:rsidP="00725934">
      <w:pPr>
        <w:pStyle w:val="Body"/>
        <w:tabs>
          <w:tab w:val="left" w:pos="360"/>
          <w:tab w:val="left" w:pos="1440"/>
          <w:tab w:val="left" w:pos="2160"/>
          <w:tab w:val="left" w:pos="2880"/>
          <w:tab w:val="left" w:pos="3600"/>
          <w:tab w:val="left" w:pos="4320"/>
          <w:tab w:val="left" w:pos="5040"/>
          <w:tab w:val="left" w:pos="5760"/>
          <w:tab w:val="left" w:pos="6480"/>
          <w:tab w:val="left" w:pos="7200"/>
        </w:tabs>
        <w:spacing w:line="280" w:lineRule="atLeast"/>
        <w:jc w:val="both"/>
        <w:rPr>
          <w:rStyle w:val="CDT"/>
          <w:rFonts w:ascii="Times New Roman" w:eastAsia="Courier New" w:hAnsi="Times New Roman" w:cs="Times New Roman"/>
          <w:color w:val="auto"/>
          <w:sz w:val="24"/>
        </w:rPr>
      </w:pPr>
      <w:r w:rsidRPr="009A3944">
        <w:rPr>
          <w:rStyle w:val="basetext"/>
          <w:color w:val="auto"/>
          <w:sz w:val="24"/>
        </w:rPr>
        <w:t>11.</w:t>
      </w:r>
      <w:r w:rsidRPr="009A3944">
        <w:rPr>
          <w:rStyle w:val="basetext"/>
          <w:rFonts w:cs="Times New Roman"/>
          <w:color w:val="auto"/>
          <w:sz w:val="24"/>
        </w:rPr>
        <w:t xml:space="preserve"> Which of the following is </w:t>
      </w:r>
      <w:r w:rsidRPr="009A3944">
        <w:rPr>
          <w:rStyle w:val="basetext"/>
          <w:rFonts w:cs="Times New Roman"/>
          <w:i/>
          <w:color w:val="auto"/>
          <w:sz w:val="24"/>
        </w:rPr>
        <w:t>not</w:t>
      </w:r>
      <w:r w:rsidRPr="009A3944">
        <w:rPr>
          <w:rStyle w:val="basetext"/>
          <w:rFonts w:cs="Times New Roman"/>
          <w:color w:val="auto"/>
          <w:sz w:val="24"/>
        </w:rPr>
        <w:t xml:space="preserve"> an abstract data type?</w:t>
      </w:r>
    </w:p>
    <w:p w:rsidR="00725934" w:rsidRPr="009A3944" w:rsidRDefault="00725934" w:rsidP="00725934">
      <w:pPr>
        <w:numPr>
          <w:ilvl w:val="0"/>
          <w:numId w:val="138"/>
        </w:numPr>
        <w:suppressAutoHyphens/>
        <w:rPr>
          <w:rStyle w:val="CDT"/>
          <w:rFonts w:ascii="Times New Roman" w:eastAsia="Courier New" w:hAnsi="Times New Roman" w:cs="Times New Roman"/>
          <w:sz w:val="24"/>
        </w:rPr>
      </w:pPr>
      <w:r w:rsidRPr="009A3944">
        <w:rPr>
          <w:rStyle w:val="CDT"/>
          <w:rFonts w:ascii="Times New Roman" w:eastAsia="Courier New" w:hAnsi="Times New Roman" w:cs="Times New Roman"/>
          <w:sz w:val="24"/>
        </w:rPr>
        <w:t xml:space="preserve"> </w:t>
      </w:r>
      <w:r w:rsidRPr="009A3944">
        <w:rPr>
          <w:rStyle w:val="basetext"/>
          <w:rFonts w:cs="Times New Roman"/>
          <w:sz w:val="24"/>
        </w:rPr>
        <w:t xml:space="preserve">An </w:t>
      </w:r>
      <w:r w:rsidRPr="009A3944">
        <w:rPr>
          <w:rStyle w:val="CDT"/>
          <w:rFonts w:ascii="Times New Roman" w:eastAsia="Courier New" w:hAnsi="Times New Roman" w:cs="Times New Roman"/>
          <w:sz w:val="24"/>
        </w:rPr>
        <w:t>int.</w:t>
      </w:r>
    </w:p>
    <w:p w:rsidR="00725934" w:rsidRPr="009A3944" w:rsidRDefault="00725934" w:rsidP="00725934">
      <w:pPr>
        <w:numPr>
          <w:ilvl w:val="0"/>
          <w:numId w:val="138"/>
        </w:numPr>
        <w:suppressAutoHyphens/>
        <w:rPr>
          <w:rStyle w:val="CDT"/>
          <w:rFonts w:ascii="Times New Roman" w:eastAsia="Courier New" w:hAnsi="Times New Roman" w:cs="Times New Roman"/>
          <w:sz w:val="24"/>
        </w:rPr>
      </w:pPr>
      <w:r w:rsidRPr="009A3944">
        <w:rPr>
          <w:rStyle w:val="CDT"/>
          <w:rFonts w:ascii="Times New Roman" w:eastAsia="Courier New" w:hAnsi="Times New Roman" w:cs="Times New Roman"/>
          <w:sz w:val="24"/>
        </w:rPr>
        <w:t xml:space="preserve"> </w:t>
      </w:r>
      <w:r w:rsidRPr="009A3944">
        <w:rPr>
          <w:rStyle w:val="basetext"/>
          <w:rFonts w:cs="Times New Roman"/>
          <w:sz w:val="24"/>
        </w:rPr>
        <w:t>A user-defined class</w:t>
      </w:r>
      <w:r w:rsidRPr="009A3944">
        <w:rPr>
          <w:rStyle w:val="CDT"/>
          <w:rFonts w:ascii="Times New Roman" w:eastAsia="Courier New" w:hAnsi="Times New Roman" w:cs="Times New Roman"/>
          <w:sz w:val="24"/>
        </w:rPr>
        <w:t>.</w:t>
      </w:r>
    </w:p>
    <w:p w:rsidR="00725934" w:rsidRPr="009A3944" w:rsidRDefault="00725934" w:rsidP="00725934">
      <w:pPr>
        <w:numPr>
          <w:ilvl w:val="0"/>
          <w:numId w:val="138"/>
        </w:numPr>
        <w:suppressAutoHyphens/>
        <w:rPr>
          <w:rStyle w:val="CDT"/>
          <w:rFonts w:ascii="Times New Roman" w:eastAsia="Courier New" w:hAnsi="Times New Roman" w:cs="Times New Roman"/>
          <w:sz w:val="24"/>
        </w:rPr>
      </w:pPr>
      <w:r w:rsidRPr="009A3944">
        <w:rPr>
          <w:rStyle w:val="CDT"/>
          <w:rFonts w:ascii="Times New Roman" w:eastAsia="Courier New" w:hAnsi="Times New Roman" w:cs="Times New Roman"/>
          <w:sz w:val="24"/>
        </w:rPr>
        <w:t xml:space="preserve"> </w:t>
      </w:r>
      <w:r w:rsidRPr="009A3944">
        <w:rPr>
          <w:rStyle w:val="basetext"/>
          <w:rFonts w:cs="Times New Roman"/>
          <w:sz w:val="24"/>
        </w:rPr>
        <w:t xml:space="preserve">A </w:t>
      </w:r>
      <w:r w:rsidRPr="009A3944">
        <w:rPr>
          <w:rStyle w:val="CDT"/>
          <w:rFonts w:ascii="Times New Roman" w:eastAsia="Courier New" w:hAnsi="Times New Roman" w:cs="Times New Roman"/>
          <w:sz w:val="24"/>
        </w:rPr>
        <w:t>for</w:t>
      </w:r>
      <w:r w:rsidRPr="009A3944">
        <w:rPr>
          <w:rStyle w:val="basetext"/>
          <w:rFonts w:cs="Times New Roman"/>
          <w:sz w:val="24"/>
        </w:rPr>
        <w:t xml:space="preserve"> loop</w:t>
      </w:r>
      <w:r w:rsidRPr="009A3944">
        <w:rPr>
          <w:rStyle w:val="CDT"/>
          <w:rFonts w:ascii="Times New Roman" w:eastAsia="Courier New" w:hAnsi="Times New Roman" w:cs="Times New Roman"/>
          <w:sz w:val="24"/>
        </w:rPr>
        <w:t>.</w:t>
      </w:r>
    </w:p>
    <w:p w:rsidR="00725934" w:rsidRPr="009A3944" w:rsidRDefault="00725934" w:rsidP="00725934">
      <w:pPr>
        <w:numPr>
          <w:ilvl w:val="0"/>
          <w:numId w:val="138"/>
        </w:numPr>
        <w:tabs>
          <w:tab w:val="left" w:pos="720"/>
          <w:tab w:val="left" w:pos="1440"/>
          <w:tab w:val="left" w:pos="2160"/>
          <w:tab w:val="left" w:pos="2880"/>
          <w:tab w:val="left" w:pos="3600"/>
          <w:tab w:val="left" w:pos="4320"/>
          <w:tab w:val="left" w:pos="5040"/>
          <w:tab w:val="left" w:pos="5760"/>
          <w:tab w:val="left" w:pos="6480"/>
          <w:tab w:val="left" w:pos="7200"/>
          <w:tab w:val="left" w:pos="7920"/>
        </w:tabs>
        <w:suppressAutoHyphens/>
        <w:spacing w:line="240" w:lineRule="atLeast"/>
        <w:jc w:val="both"/>
        <w:rPr>
          <w:rStyle w:val="basetext"/>
        </w:rPr>
      </w:pPr>
      <w:r w:rsidRPr="009A3944">
        <w:rPr>
          <w:rStyle w:val="CDT"/>
          <w:rFonts w:ascii="Times New Roman" w:eastAsia="Courier New" w:hAnsi="Times New Roman" w:cs="Times New Roman"/>
          <w:sz w:val="24"/>
        </w:rPr>
        <w:t>None of the above are abstract data types.</w:t>
      </w:r>
    </w:p>
    <w:p w:rsidR="00725934" w:rsidRPr="009A3944" w:rsidRDefault="00725934" w:rsidP="00725934">
      <w:pPr>
        <w:pStyle w:val="Body"/>
        <w:numPr>
          <w:ins w:id="714" w:author="Windows" w:date="2005-06-24T12:36:00Z"/>
        </w:num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jc w:val="both"/>
        <w:rPr>
          <w:rFonts w:ascii="Times New Roman" w:hAnsi="Times New Roman" w:cs="Times New Roman"/>
          <w:color w:val="auto"/>
        </w:rPr>
      </w:pPr>
      <w:r w:rsidRPr="009A3944">
        <w:rPr>
          <w:rStyle w:val="basetext"/>
          <w:color w:val="auto"/>
          <w:sz w:val="24"/>
        </w:rPr>
        <w:t>12.</w:t>
      </w:r>
      <w:r w:rsidRPr="009A3944">
        <w:rPr>
          <w:rStyle w:val="basetext"/>
          <w:rFonts w:cs="Times New Roman"/>
          <w:color w:val="auto"/>
          <w:sz w:val="24"/>
        </w:rPr>
        <w:t xml:space="preserve"> Which of the following are </w:t>
      </w:r>
      <w:r w:rsidRPr="009A3944">
        <w:rPr>
          <w:rStyle w:val="basetext"/>
          <w:rFonts w:cs="Times New Roman"/>
          <w:i/>
          <w:color w:val="auto"/>
          <w:sz w:val="24"/>
        </w:rPr>
        <w:t>true</w:t>
      </w:r>
      <w:r w:rsidRPr="009A3944">
        <w:rPr>
          <w:rStyle w:val="basetext"/>
          <w:rFonts w:cs="Times New Roman"/>
          <w:color w:val="auto"/>
          <w:sz w:val="24"/>
        </w:rPr>
        <w:t xml:space="preserve"> about an abstract data type?</w:t>
      </w:r>
    </w:p>
    <w:p w:rsidR="00725934" w:rsidRPr="009A3944" w:rsidRDefault="00725934" w:rsidP="00725934">
      <w:pPr>
        <w:pStyle w:val="Body"/>
        <w:tabs>
          <w:tab w:val="left" w:pos="360"/>
          <w:tab w:val="left" w:pos="1080"/>
          <w:tab w:val="left" w:pos="1440"/>
          <w:tab w:val="left" w:pos="2160"/>
          <w:tab w:val="left" w:pos="2880"/>
          <w:tab w:val="left" w:pos="3600"/>
          <w:tab w:val="left" w:pos="4320"/>
          <w:tab w:val="left" w:pos="5040"/>
          <w:tab w:val="left" w:pos="5760"/>
          <w:tab w:val="left" w:pos="6480"/>
          <w:tab w:val="left" w:pos="7200"/>
        </w:tabs>
        <w:spacing w:line="240" w:lineRule="atLeast"/>
        <w:ind w:left="1800" w:hanging="1080"/>
        <w:rPr>
          <w:rStyle w:val="basetext"/>
          <w:rFonts w:cs="Times New Roman"/>
          <w:color w:val="auto"/>
          <w:sz w:val="24"/>
        </w:rPr>
      </w:pPr>
      <w:r w:rsidRPr="009A3944">
        <w:rPr>
          <w:rStyle w:val="basetext"/>
          <w:rFonts w:cs="Times New Roman"/>
          <w:color w:val="auto"/>
          <w:sz w:val="24"/>
        </w:rPr>
        <w:t>I.</w:t>
      </w:r>
      <w:r w:rsidRPr="009A3944">
        <w:rPr>
          <w:rStyle w:val="basetext"/>
          <w:rFonts w:cs="Times New Roman"/>
          <w:color w:val="auto"/>
          <w:sz w:val="24"/>
        </w:rPr>
        <w:tab/>
        <w:t>Captures a data representation.</w:t>
      </w:r>
    </w:p>
    <w:p w:rsidR="00725934" w:rsidRPr="009A3944" w:rsidRDefault="00725934" w:rsidP="00725934">
      <w:pPr>
        <w:pStyle w:val="Body"/>
        <w:tabs>
          <w:tab w:val="left" w:pos="360"/>
          <w:tab w:val="left" w:pos="1080"/>
          <w:tab w:val="left" w:pos="1440"/>
          <w:tab w:val="left" w:pos="2160"/>
          <w:tab w:val="left" w:pos="2880"/>
          <w:tab w:val="left" w:pos="3600"/>
          <w:tab w:val="left" w:pos="4320"/>
          <w:tab w:val="left" w:pos="5040"/>
          <w:tab w:val="left" w:pos="5760"/>
          <w:tab w:val="left" w:pos="6480"/>
          <w:tab w:val="left" w:pos="7200"/>
        </w:tabs>
        <w:spacing w:line="240" w:lineRule="atLeast"/>
        <w:ind w:left="1800" w:hanging="1080"/>
        <w:rPr>
          <w:rStyle w:val="basetext"/>
          <w:rFonts w:cs="Times New Roman"/>
          <w:color w:val="auto"/>
          <w:sz w:val="24"/>
        </w:rPr>
      </w:pPr>
      <w:r w:rsidRPr="009A3944">
        <w:rPr>
          <w:rStyle w:val="basetext"/>
          <w:rFonts w:cs="Times New Roman"/>
          <w:color w:val="auto"/>
          <w:sz w:val="24"/>
        </w:rPr>
        <w:t>II.</w:t>
      </w:r>
      <w:r w:rsidRPr="009A3944">
        <w:rPr>
          <w:rStyle w:val="basetext"/>
          <w:rFonts w:cs="Times New Roman"/>
          <w:color w:val="auto"/>
          <w:sz w:val="24"/>
        </w:rPr>
        <w:tab/>
        <w:t>Defines the operations that are allowed on its data.</w:t>
      </w:r>
    </w:p>
    <w:p w:rsidR="00725934" w:rsidRPr="009A3944" w:rsidRDefault="00725934" w:rsidP="00EB551F">
      <w:pPr>
        <w:pStyle w:val="Body"/>
        <w:tabs>
          <w:tab w:val="left" w:pos="360"/>
          <w:tab w:val="left" w:pos="1080"/>
          <w:tab w:val="left" w:pos="1440"/>
          <w:tab w:val="left" w:pos="2160"/>
          <w:tab w:val="left" w:pos="2880"/>
          <w:tab w:val="left" w:pos="3600"/>
          <w:tab w:val="left" w:pos="4320"/>
          <w:tab w:val="left" w:pos="5040"/>
          <w:tab w:val="left" w:pos="5760"/>
          <w:tab w:val="left" w:pos="6480"/>
          <w:tab w:val="left" w:pos="7200"/>
        </w:tabs>
        <w:spacing w:line="240" w:lineRule="atLeast"/>
        <w:ind w:left="1800" w:hanging="1080"/>
        <w:rPr>
          <w:rStyle w:val="basetext"/>
          <w:rFonts w:cs="Times New Roman"/>
          <w:color w:val="auto"/>
          <w:sz w:val="24"/>
        </w:rPr>
      </w:pPr>
      <w:r w:rsidRPr="009A3944">
        <w:rPr>
          <w:rStyle w:val="basetext"/>
          <w:rFonts w:cs="Times New Roman"/>
          <w:color w:val="auto"/>
          <w:sz w:val="24"/>
        </w:rPr>
        <w:t>III.</w:t>
      </w:r>
      <w:r w:rsidRPr="009A3944">
        <w:rPr>
          <w:rStyle w:val="basetext"/>
          <w:rFonts w:cs="Times New Roman"/>
          <w:color w:val="auto"/>
          <w:sz w:val="24"/>
        </w:rPr>
        <w:tab/>
        <w:t>Replaces structured programming.</w:t>
      </w:r>
    </w:p>
    <w:p w:rsidR="00725934" w:rsidRPr="009A3944" w:rsidRDefault="00725934" w:rsidP="00725934">
      <w:pPr>
        <w:numPr>
          <w:ilvl w:val="0"/>
          <w:numId w:val="139"/>
        </w:numPr>
        <w:suppressAutoHyphens/>
        <w:rPr>
          <w:rStyle w:val="basetext"/>
          <w:rFonts w:cs="Times New Roman"/>
          <w:sz w:val="24"/>
        </w:rPr>
      </w:pPr>
      <w:r w:rsidRPr="009A3944">
        <w:rPr>
          <w:rStyle w:val="basetext"/>
          <w:rFonts w:cs="Times New Roman"/>
          <w:sz w:val="24"/>
        </w:rPr>
        <w:t xml:space="preserve"> I, II and III.</w:t>
      </w:r>
    </w:p>
    <w:p w:rsidR="00725934" w:rsidRPr="009A3944" w:rsidRDefault="00725934" w:rsidP="00725934">
      <w:pPr>
        <w:numPr>
          <w:ilvl w:val="0"/>
          <w:numId w:val="139"/>
        </w:numPr>
        <w:suppressAutoHyphens/>
        <w:rPr>
          <w:rStyle w:val="basetext"/>
          <w:rFonts w:cs="Times New Roman"/>
          <w:sz w:val="24"/>
        </w:rPr>
      </w:pPr>
      <w:r w:rsidRPr="009A3944">
        <w:rPr>
          <w:rStyle w:val="basetext"/>
          <w:rFonts w:cs="Times New Roman"/>
          <w:sz w:val="24"/>
        </w:rPr>
        <w:t xml:space="preserve"> I and II.</w:t>
      </w:r>
    </w:p>
    <w:p w:rsidR="00725934" w:rsidRPr="009A3944" w:rsidRDefault="00725934" w:rsidP="00725934">
      <w:pPr>
        <w:numPr>
          <w:ilvl w:val="0"/>
          <w:numId w:val="139"/>
        </w:numPr>
        <w:suppressAutoHyphens/>
        <w:rPr>
          <w:rStyle w:val="basetext"/>
          <w:rFonts w:cs="Times New Roman"/>
          <w:sz w:val="24"/>
        </w:rPr>
      </w:pPr>
      <w:r w:rsidRPr="009A3944">
        <w:rPr>
          <w:rStyle w:val="basetext"/>
          <w:rFonts w:cs="Times New Roman"/>
          <w:sz w:val="24"/>
        </w:rPr>
        <w:t xml:space="preserve"> I and III.</w:t>
      </w:r>
    </w:p>
    <w:p w:rsidR="00725934" w:rsidRPr="009A3944" w:rsidRDefault="00725934" w:rsidP="00725934">
      <w:pPr>
        <w:numPr>
          <w:ilvl w:val="0"/>
          <w:numId w:val="139"/>
        </w:numPr>
        <w:suppressAutoHyphens/>
        <w:rPr>
          <w:rFonts w:ascii="Times New Roman" w:hAnsi="Times New Roman" w:cs="Times New Roman"/>
          <w:sz w:val="24"/>
        </w:rPr>
      </w:pPr>
      <w:r w:rsidRPr="009A3944">
        <w:rPr>
          <w:rStyle w:val="basetext"/>
          <w:rFonts w:cs="Times New Roman"/>
          <w:sz w:val="24"/>
        </w:rPr>
        <w:t xml:space="preserve"> II and III</w:t>
      </w:r>
    </w:p>
    <w:p w:rsidR="003038D8" w:rsidRPr="009A3944" w:rsidRDefault="003038D8">
      <w:pPr>
        <w:rPr>
          <w:rFonts w:ascii="Times New Roman" w:hAnsi="Times New Roman" w:cs="Times New Roman"/>
          <w:bCs w:val="0"/>
          <w:sz w:val="24"/>
        </w:rPr>
      </w:pPr>
      <w:r w:rsidRPr="009A3944">
        <w:rPr>
          <w:rFonts w:ascii="Times New Roman" w:hAnsi="Times New Roman" w:cs="Times New Roman"/>
          <w:bCs w:val="0"/>
          <w:sz w:val="24"/>
        </w:rPr>
        <w:br w:type="page"/>
      </w:r>
    </w:p>
    <w:p w:rsidR="003038D8" w:rsidRPr="009A3944" w:rsidRDefault="003038D8" w:rsidP="003038D8">
      <w:pPr>
        <w:rPr>
          <w:rFonts w:ascii="Times New Roman" w:hAnsi="Times New Roman" w:cs="Times New Roman"/>
          <w:b/>
          <w:sz w:val="24"/>
        </w:rPr>
      </w:pPr>
      <w:r w:rsidRPr="009A3944">
        <w:rPr>
          <w:rFonts w:ascii="Times New Roman" w:hAnsi="Times New Roman" w:cs="Times New Roman"/>
          <w:b/>
          <w:sz w:val="24"/>
        </w:rPr>
        <w:t>Lesson 9: Operator Overloading</w:t>
      </w:r>
    </w:p>
    <w:p w:rsidR="003038D8" w:rsidRPr="009A3944" w:rsidRDefault="003038D8" w:rsidP="003038D8">
      <w:pPr>
        <w:pStyle w:val="NormalWeb"/>
        <w:keepNext/>
        <w:ind w:right="792"/>
      </w:pPr>
      <w:r w:rsidRPr="009A3944">
        <w:rPr>
          <w:b/>
          <w:bCs/>
          <w:szCs w:val="27"/>
        </w:rPr>
        <w:t>Operator Overloading</w:t>
      </w:r>
    </w:p>
    <w:p w:rsidR="003038D8" w:rsidRPr="009A3944" w:rsidRDefault="003038D8" w:rsidP="003038D8">
      <w:pPr>
        <w:pStyle w:val="western"/>
        <w:spacing w:before="29" w:beforeAutospacing="0" w:after="29"/>
        <w:ind w:right="0"/>
        <w:jc w:val="left"/>
      </w:pPr>
      <w:r w:rsidRPr="009A3944">
        <w:t>C++ enables the programmer to overload most operators to be sensitive to the context in which they are used. The compiler generates the appropriate code based on the context (in particular, the types of the operands). Although operator overloading sounds like an exotic capability, most programmers implicitly use overloaded operators regularly. For example, the C++ language itself overloads the addition operator (+) and the subtraction operator (-). These operators perform differently, depending on their context in integer arithmetic, floating-point arithmetic and pointer arithmetic.</w:t>
      </w:r>
    </w:p>
    <w:p w:rsidR="003038D8" w:rsidRPr="009A3944" w:rsidRDefault="003038D8" w:rsidP="003038D8">
      <w:pPr>
        <w:pStyle w:val="western"/>
        <w:spacing w:before="29" w:beforeAutospacing="0"/>
        <w:ind w:right="0"/>
        <w:jc w:val="left"/>
        <w:rPr>
          <w:b/>
          <w:bCs/>
        </w:rPr>
      </w:pPr>
    </w:p>
    <w:p w:rsidR="003038D8" w:rsidRPr="009A3944" w:rsidRDefault="003038D8" w:rsidP="003038D8">
      <w:pPr>
        <w:pStyle w:val="western"/>
        <w:spacing w:before="29" w:beforeAutospacing="0"/>
        <w:ind w:right="0"/>
        <w:jc w:val="left"/>
      </w:pPr>
      <w:r w:rsidRPr="009A3944">
        <w:rPr>
          <w:b/>
          <w:bCs/>
        </w:rPr>
        <w:t>Fundamentals of Operator Overloading</w:t>
      </w:r>
    </w:p>
    <w:p w:rsidR="003038D8" w:rsidRPr="009A3944" w:rsidRDefault="003038D8" w:rsidP="003038D8">
      <w:pPr>
        <w:pStyle w:val="western"/>
        <w:ind w:right="0"/>
        <w:jc w:val="left"/>
      </w:pPr>
      <w:r w:rsidRPr="009A3944">
        <w:t>In C++ programmers can use fundamental data types and can define new data types. The fundamental types can be used with C++'s rich collection of operators. Operators provide programmers with a concise notation for expressing manipulations of objects of fundamental types.</w:t>
      </w:r>
    </w:p>
    <w:p w:rsidR="003038D8" w:rsidRPr="009A3944" w:rsidRDefault="003038D8" w:rsidP="003038D8">
      <w:pPr>
        <w:pStyle w:val="western"/>
        <w:spacing w:after="29"/>
        <w:ind w:right="0"/>
        <w:jc w:val="left"/>
      </w:pPr>
      <w:r w:rsidRPr="009A3944">
        <w:t>Programmers can use operators with user-defined types as well. Although C++ does not allow new operators to be created, it does allow most existing operators to be overloaded so that, when these operators are used with objects, the operators have meaning appropriate to those objects. This is a powerful capability.</w:t>
      </w:r>
    </w:p>
    <w:p w:rsidR="003038D8" w:rsidRPr="009A3944" w:rsidRDefault="003038D8" w:rsidP="003038D8">
      <w:pPr>
        <w:pStyle w:val="western"/>
        <w:spacing w:before="29" w:beforeAutospacing="0" w:after="29"/>
        <w:ind w:right="0"/>
        <w:jc w:val="left"/>
      </w:pPr>
      <w:r w:rsidRPr="009A3944">
        <w:t>An operator is overloaded by writing a non-static member function definition or global function definition as you normally would, except that the function name now becomes the keyword operator followed by the symbol for the operator being overloaded. For example, the function name operator+ would be used to overload the addition operator (+). When operators are overloaded as member functions, they must be non-static, because they must be called on an object of the class and operate on that object.</w:t>
      </w:r>
    </w:p>
    <w:p w:rsidR="003038D8" w:rsidRPr="009A3944" w:rsidRDefault="003038D8" w:rsidP="003038D8">
      <w:pPr>
        <w:pStyle w:val="western"/>
        <w:spacing w:before="29" w:beforeAutospacing="0" w:after="29"/>
        <w:ind w:right="0"/>
        <w:jc w:val="left"/>
      </w:pPr>
    </w:p>
    <w:p w:rsidR="003038D8" w:rsidRPr="009A3944" w:rsidRDefault="003038D8" w:rsidP="003038D8">
      <w:pPr>
        <w:pStyle w:val="western"/>
        <w:spacing w:before="29" w:beforeAutospacing="0" w:after="29"/>
        <w:ind w:right="0"/>
        <w:jc w:val="left"/>
      </w:pPr>
      <w:r w:rsidRPr="009A3944">
        <w:t>To use an operator on class objects, that operator must be overloaded with three exceptions.</w:t>
      </w:r>
    </w:p>
    <w:p w:rsidR="003038D8" w:rsidRPr="009A3944" w:rsidRDefault="003038D8" w:rsidP="003038D8">
      <w:pPr>
        <w:pStyle w:val="NormalWeb"/>
        <w:numPr>
          <w:ilvl w:val="0"/>
          <w:numId w:val="140"/>
        </w:numPr>
        <w:spacing w:before="29" w:beforeAutospacing="0" w:after="29" w:afterAutospacing="0"/>
      </w:pPr>
      <w:r w:rsidRPr="009A3944">
        <w:rPr>
          <w:szCs w:val="20"/>
        </w:rPr>
        <w:t>Assignment operator (=)</w:t>
      </w:r>
    </w:p>
    <w:p w:rsidR="003038D8" w:rsidRPr="009A3944" w:rsidRDefault="003038D8" w:rsidP="003038D8">
      <w:pPr>
        <w:pStyle w:val="NormalWeb"/>
        <w:numPr>
          <w:ilvl w:val="1"/>
          <w:numId w:val="140"/>
        </w:numPr>
        <w:spacing w:before="29" w:beforeAutospacing="0" w:after="29" w:afterAutospacing="0"/>
      </w:pPr>
      <w:r w:rsidRPr="009A3944">
        <w:rPr>
          <w:szCs w:val="20"/>
        </w:rPr>
        <w:t>May be used with every class to perform memberwise assignment between objects</w:t>
      </w:r>
    </w:p>
    <w:p w:rsidR="003038D8" w:rsidRPr="009A3944" w:rsidRDefault="003038D8" w:rsidP="003038D8">
      <w:pPr>
        <w:pStyle w:val="NormalWeb"/>
        <w:numPr>
          <w:ilvl w:val="0"/>
          <w:numId w:val="140"/>
        </w:numPr>
        <w:spacing w:before="29" w:beforeAutospacing="0" w:after="29" w:afterAutospacing="0"/>
      </w:pPr>
      <w:r w:rsidRPr="009A3944">
        <w:rPr>
          <w:szCs w:val="20"/>
        </w:rPr>
        <w:t>Address operator (&amp;)</w:t>
      </w:r>
    </w:p>
    <w:p w:rsidR="003038D8" w:rsidRPr="009A3944" w:rsidRDefault="003038D8" w:rsidP="003038D8">
      <w:pPr>
        <w:pStyle w:val="NormalWeb"/>
        <w:numPr>
          <w:ilvl w:val="1"/>
          <w:numId w:val="140"/>
        </w:numPr>
        <w:spacing w:before="29" w:beforeAutospacing="0" w:after="29" w:afterAutospacing="0"/>
      </w:pPr>
      <w:r w:rsidRPr="009A3944">
        <w:rPr>
          <w:szCs w:val="20"/>
        </w:rPr>
        <w:t>Returns address of object</w:t>
      </w:r>
    </w:p>
    <w:p w:rsidR="003038D8" w:rsidRPr="009A3944" w:rsidRDefault="003038D8" w:rsidP="003038D8">
      <w:pPr>
        <w:pStyle w:val="NormalWeb"/>
        <w:numPr>
          <w:ilvl w:val="0"/>
          <w:numId w:val="140"/>
        </w:numPr>
        <w:spacing w:before="29" w:beforeAutospacing="0" w:after="29" w:afterAutospacing="0"/>
      </w:pPr>
      <w:r w:rsidRPr="009A3944">
        <w:rPr>
          <w:szCs w:val="20"/>
        </w:rPr>
        <w:t>Comma operator (,)</w:t>
      </w:r>
    </w:p>
    <w:p w:rsidR="003038D8" w:rsidRPr="009A3944" w:rsidRDefault="003038D8" w:rsidP="003038D8">
      <w:pPr>
        <w:pStyle w:val="NormalWeb"/>
        <w:numPr>
          <w:ilvl w:val="1"/>
          <w:numId w:val="140"/>
        </w:numPr>
        <w:spacing w:before="29" w:beforeAutospacing="0" w:after="29" w:afterAutospacing="0"/>
      </w:pPr>
      <w:r w:rsidRPr="009A3944">
        <w:rPr>
          <w:szCs w:val="20"/>
        </w:rPr>
        <w:t>Evaluates expression to its left then the expression to its right</w:t>
      </w:r>
    </w:p>
    <w:p w:rsidR="003038D8" w:rsidRPr="009A3944" w:rsidRDefault="003038D8" w:rsidP="003038D8">
      <w:pPr>
        <w:pStyle w:val="NormalWeb"/>
        <w:numPr>
          <w:ilvl w:val="1"/>
          <w:numId w:val="140"/>
        </w:numPr>
        <w:spacing w:before="29" w:beforeAutospacing="0" w:after="29" w:afterAutospacing="0"/>
      </w:pPr>
      <w:r w:rsidRPr="009A3944">
        <w:rPr>
          <w:szCs w:val="20"/>
        </w:rPr>
        <w:t>Returns the value of the expression to its right</w:t>
      </w:r>
    </w:p>
    <w:p w:rsidR="003038D8" w:rsidRPr="009A3944" w:rsidRDefault="003038D8" w:rsidP="003038D8">
      <w:pPr>
        <w:pStyle w:val="western"/>
        <w:spacing w:before="29" w:beforeAutospacing="0" w:after="29"/>
        <w:ind w:right="0"/>
        <w:jc w:val="left"/>
      </w:pPr>
    </w:p>
    <w:p w:rsidR="003038D8" w:rsidRPr="009A3944" w:rsidRDefault="003038D8" w:rsidP="003038D8">
      <w:pPr>
        <w:pStyle w:val="western"/>
        <w:spacing w:before="29" w:beforeAutospacing="0" w:after="29"/>
        <w:ind w:right="0"/>
        <w:jc w:val="left"/>
      </w:pPr>
      <w:r w:rsidRPr="009A3944">
        <w:t>Overloading provides concise notation</w:t>
      </w:r>
    </w:p>
    <w:p w:rsidR="003038D8" w:rsidRPr="009A3944" w:rsidRDefault="003038D8" w:rsidP="003038D8">
      <w:pPr>
        <w:pStyle w:val="western"/>
        <w:spacing w:before="0" w:beforeAutospacing="0"/>
        <w:ind w:right="0"/>
        <w:jc w:val="left"/>
        <w:rPr>
          <w:sz w:val="22"/>
          <w:szCs w:val="22"/>
        </w:rPr>
      </w:pPr>
      <w:r w:rsidRPr="009A3944">
        <w:rPr>
          <w:rFonts w:ascii="Courier New" w:hAnsi="Courier New" w:cs="Courier New"/>
          <w:sz w:val="22"/>
          <w:szCs w:val="22"/>
        </w:rPr>
        <w:t>object2 = object1.add( object2 );</w:t>
      </w:r>
    </w:p>
    <w:p w:rsidR="003038D8" w:rsidRPr="009A3944" w:rsidRDefault="003038D8" w:rsidP="003038D8">
      <w:pPr>
        <w:pStyle w:val="western"/>
        <w:spacing w:before="0" w:beforeAutospacing="0"/>
        <w:ind w:left="720" w:right="0" w:firstLine="720"/>
        <w:jc w:val="left"/>
        <w:rPr>
          <w:sz w:val="22"/>
          <w:szCs w:val="22"/>
        </w:rPr>
      </w:pPr>
      <w:r w:rsidRPr="009A3944">
        <w:rPr>
          <w:rFonts w:ascii="Courier New" w:hAnsi="Courier New" w:cs="Courier New"/>
          <w:sz w:val="22"/>
          <w:szCs w:val="22"/>
        </w:rPr>
        <w:t>vs.</w:t>
      </w:r>
    </w:p>
    <w:p w:rsidR="003038D8" w:rsidRPr="009A3944" w:rsidRDefault="003038D8" w:rsidP="003038D8">
      <w:pPr>
        <w:pStyle w:val="western"/>
        <w:spacing w:before="0" w:beforeAutospacing="0"/>
        <w:ind w:right="0"/>
        <w:jc w:val="left"/>
        <w:rPr>
          <w:sz w:val="22"/>
          <w:szCs w:val="22"/>
        </w:rPr>
      </w:pPr>
      <w:r w:rsidRPr="009A3944">
        <w:rPr>
          <w:rFonts w:ascii="Courier New" w:hAnsi="Courier New" w:cs="Courier New"/>
          <w:sz w:val="22"/>
          <w:szCs w:val="22"/>
        </w:rPr>
        <w:t>object2 = object2 + object1;</w:t>
      </w:r>
    </w:p>
    <w:p w:rsidR="003038D8" w:rsidRPr="009A3944" w:rsidRDefault="003038D8" w:rsidP="003038D8">
      <w:pPr>
        <w:pStyle w:val="western"/>
        <w:spacing w:before="29" w:beforeAutospacing="0" w:after="29"/>
        <w:ind w:right="0"/>
        <w:jc w:val="left"/>
      </w:pPr>
      <w:r w:rsidRPr="009A3944">
        <w:t xml:space="preserve">Operator overloading is not automatic, you must write operator-overloading functions to perform the desired operations. Sometimes these functions are best made member functions; sometimes they are best as friend functions; occasionally they can be made global, non-friend functions. </w:t>
      </w:r>
    </w:p>
    <w:p w:rsidR="003038D8" w:rsidRPr="009A3944" w:rsidRDefault="003038D8" w:rsidP="003038D8">
      <w:pPr>
        <w:pStyle w:val="western"/>
        <w:spacing w:before="29" w:beforeAutospacing="0" w:after="29"/>
        <w:ind w:right="0"/>
        <w:jc w:val="left"/>
      </w:pPr>
      <w:r w:rsidRPr="009A3944">
        <w:t>The jobs performed by overloaded operators can also be performed by function calls, but operator notation is often clearer and more familiar to programmers. An operator is overloaded by writing a non-static member-function definition or global function definition in which the function name is the keyword operator followed by the symbol for the operator being overloaded. When operators are overloaded as member functions, they must be non-static, because they must be called on an object of the class and operate on that object.</w:t>
      </w:r>
    </w:p>
    <w:p w:rsidR="003038D8" w:rsidRPr="009A3944" w:rsidRDefault="003038D8" w:rsidP="003038D8">
      <w:pPr>
        <w:pStyle w:val="western"/>
        <w:spacing w:before="29" w:beforeAutospacing="0" w:after="29"/>
        <w:ind w:right="0"/>
        <w:jc w:val="left"/>
        <w:rPr>
          <w:b/>
          <w:bCs/>
        </w:rPr>
      </w:pPr>
    </w:p>
    <w:p w:rsidR="003038D8" w:rsidRPr="009A3944" w:rsidRDefault="003038D8" w:rsidP="003038D8">
      <w:pPr>
        <w:pStyle w:val="western"/>
        <w:spacing w:before="29" w:beforeAutospacing="0" w:after="29"/>
        <w:ind w:right="0"/>
        <w:jc w:val="left"/>
        <w:rPr>
          <w:b/>
          <w:bCs/>
        </w:rPr>
      </w:pPr>
      <w:r w:rsidRPr="009A3944">
        <w:rPr>
          <w:b/>
          <w:bCs/>
        </w:rPr>
        <w:t>Restrictions on Operator Overloading</w:t>
      </w:r>
    </w:p>
    <w:p w:rsidR="003038D8" w:rsidRPr="009A3944" w:rsidRDefault="003038D8" w:rsidP="003038D8">
      <w:pPr>
        <w:pStyle w:val="Heading5"/>
        <w:rPr>
          <w:rFonts w:ascii="Times New Roman" w:hAnsi="Times New Roman"/>
          <w:b w:val="0"/>
        </w:rPr>
      </w:pPr>
    </w:p>
    <w:p w:rsidR="003038D8" w:rsidRPr="009A3944" w:rsidRDefault="003038D8" w:rsidP="003038D8">
      <w:pPr>
        <w:pStyle w:val="Heading5"/>
        <w:rPr>
          <w:rFonts w:ascii="Times New Roman" w:hAnsi="Times New Roman"/>
          <w:b w:val="0"/>
        </w:rPr>
      </w:pPr>
      <w:r w:rsidRPr="009A3944">
        <w:rPr>
          <w:rFonts w:ascii="Times New Roman" w:hAnsi="Times New Roman"/>
          <w:b w:val="0"/>
        </w:rPr>
        <w:t>See Figure 11.1. Operators that can be overloaded and Figure 11.2. Operators that cannot be overloaded on page 469 in the textbook</w:t>
      </w:r>
    </w:p>
    <w:p w:rsidR="003038D8" w:rsidRPr="009A3944" w:rsidRDefault="003038D8" w:rsidP="003038D8">
      <w:pPr>
        <w:pStyle w:val="western"/>
        <w:ind w:right="0"/>
        <w:jc w:val="left"/>
      </w:pPr>
      <w:r w:rsidRPr="009A3944">
        <w:t>We cannot change:</w:t>
      </w:r>
    </w:p>
    <w:p w:rsidR="003038D8" w:rsidRPr="009A3944" w:rsidRDefault="003038D8" w:rsidP="003038D8">
      <w:pPr>
        <w:pStyle w:val="NormalWeb"/>
        <w:numPr>
          <w:ilvl w:val="0"/>
          <w:numId w:val="141"/>
        </w:numPr>
        <w:spacing w:before="0" w:beforeAutospacing="0" w:after="0" w:afterAutospacing="0"/>
      </w:pPr>
      <w:r w:rsidRPr="009A3944">
        <w:rPr>
          <w:szCs w:val="20"/>
        </w:rPr>
        <w:t>Precedence of operator (order of evaluation)</w:t>
      </w:r>
    </w:p>
    <w:p w:rsidR="003038D8" w:rsidRPr="009A3944" w:rsidRDefault="003038D8" w:rsidP="003038D8">
      <w:pPr>
        <w:pStyle w:val="NormalWeb"/>
        <w:numPr>
          <w:ilvl w:val="1"/>
          <w:numId w:val="141"/>
        </w:numPr>
        <w:spacing w:before="0" w:beforeAutospacing="0" w:after="0" w:afterAutospacing="0"/>
      </w:pPr>
      <w:r w:rsidRPr="009A3944">
        <w:rPr>
          <w:szCs w:val="20"/>
        </w:rPr>
        <w:t>Use parentheses to force order of operators</w:t>
      </w:r>
    </w:p>
    <w:p w:rsidR="003038D8" w:rsidRPr="009A3944" w:rsidRDefault="003038D8" w:rsidP="003038D8">
      <w:pPr>
        <w:pStyle w:val="NormalWeb"/>
        <w:numPr>
          <w:ilvl w:val="0"/>
          <w:numId w:val="141"/>
        </w:numPr>
        <w:spacing w:before="29" w:beforeAutospacing="0" w:after="29" w:afterAutospacing="0"/>
      </w:pPr>
      <w:r w:rsidRPr="009A3944">
        <w:rPr>
          <w:szCs w:val="20"/>
        </w:rPr>
        <w:t>Associativity (left-to-right or right-to-left)</w:t>
      </w:r>
    </w:p>
    <w:p w:rsidR="003038D8" w:rsidRPr="009A3944" w:rsidRDefault="003038D8" w:rsidP="003038D8">
      <w:pPr>
        <w:pStyle w:val="NormalWeb"/>
        <w:numPr>
          <w:ilvl w:val="0"/>
          <w:numId w:val="141"/>
        </w:numPr>
        <w:spacing w:before="29" w:beforeAutospacing="0" w:after="29" w:afterAutospacing="0"/>
      </w:pPr>
      <w:r w:rsidRPr="009A3944">
        <w:rPr>
          <w:szCs w:val="20"/>
        </w:rPr>
        <w:t>"arity" - Number of operands</w:t>
      </w:r>
    </w:p>
    <w:p w:rsidR="003038D8" w:rsidRPr="009A3944" w:rsidRDefault="003038D8" w:rsidP="003038D8">
      <w:pPr>
        <w:pStyle w:val="NormalWeb"/>
        <w:numPr>
          <w:ilvl w:val="1"/>
          <w:numId w:val="141"/>
        </w:numPr>
        <w:spacing w:before="29" w:beforeAutospacing="0" w:after="29" w:afterAutospacing="0"/>
      </w:pPr>
      <w:r w:rsidRPr="009A3944">
        <w:rPr>
          <w:szCs w:val="20"/>
        </w:rPr>
        <w:t>e.g., &amp; is unary, can only act on one operand</w:t>
      </w:r>
    </w:p>
    <w:p w:rsidR="003038D8" w:rsidRPr="009A3944" w:rsidRDefault="003038D8" w:rsidP="003038D8">
      <w:pPr>
        <w:pStyle w:val="NormalWeb"/>
        <w:numPr>
          <w:ilvl w:val="0"/>
          <w:numId w:val="141"/>
        </w:numPr>
        <w:spacing w:before="29" w:beforeAutospacing="0" w:after="29" w:afterAutospacing="0"/>
      </w:pPr>
      <w:r w:rsidRPr="009A3944">
        <w:rPr>
          <w:szCs w:val="20"/>
        </w:rPr>
        <w:t>How operators act on built-in data types (i.e., cannot change integer addition)</w:t>
      </w:r>
    </w:p>
    <w:p w:rsidR="003038D8" w:rsidRPr="009A3944" w:rsidRDefault="003038D8" w:rsidP="003038D8">
      <w:pPr>
        <w:pStyle w:val="NormalWeb"/>
        <w:numPr>
          <w:ilvl w:val="0"/>
          <w:numId w:val="141"/>
        </w:numPr>
        <w:spacing w:before="29" w:beforeAutospacing="0" w:after="29" w:afterAutospacing="0"/>
      </w:pPr>
      <w:r w:rsidRPr="009A3944">
        <w:rPr>
          <w:szCs w:val="20"/>
        </w:rPr>
        <w:t>Cannot create new operators; only existing operators can be overloaded</w:t>
      </w:r>
    </w:p>
    <w:p w:rsidR="003038D8" w:rsidRPr="009A3944" w:rsidRDefault="003038D8" w:rsidP="003038D8">
      <w:pPr>
        <w:pStyle w:val="NormalWeb"/>
        <w:numPr>
          <w:ilvl w:val="0"/>
          <w:numId w:val="141"/>
        </w:numPr>
        <w:spacing w:before="29" w:beforeAutospacing="0" w:after="29" w:afterAutospacing="0"/>
      </w:pPr>
      <w:r w:rsidRPr="009A3944">
        <w:rPr>
          <w:szCs w:val="20"/>
        </w:rPr>
        <w:t>Operators must be overloaded explicitly</w:t>
      </w:r>
    </w:p>
    <w:p w:rsidR="003038D8" w:rsidRPr="009A3944" w:rsidRDefault="003038D8" w:rsidP="003038D8">
      <w:pPr>
        <w:pStyle w:val="NormalWeb"/>
        <w:numPr>
          <w:ilvl w:val="0"/>
          <w:numId w:val="141"/>
        </w:numPr>
        <w:spacing w:before="29" w:beforeAutospacing="0" w:after="29" w:afterAutospacing="0"/>
      </w:pPr>
      <w:r w:rsidRPr="009A3944">
        <w:rPr>
          <w:szCs w:val="20"/>
        </w:rPr>
        <w:t>Overloading + and = does not overload +=</w:t>
      </w:r>
    </w:p>
    <w:p w:rsidR="003038D8" w:rsidRPr="009A3944" w:rsidRDefault="003038D8" w:rsidP="003038D8">
      <w:pPr>
        <w:pStyle w:val="NormalWeb"/>
        <w:numPr>
          <w:ilvl w:val="0"/>
          <w:numId w:val="141"/>
        </w:numPr>
        <w:spacing w:before="29" w:beforeAutospacing="0" w:after="29" w:afterAutospacing="0"/>
      </w:pPr>
      <w:r w:rsidRPr="009A3944">
        <w:rPr>
          <w:szCs w:val="20"/>
        </w:rPr>
        <w:t>Operator ?: cannot be overloaded</w:t>
      </w:r>
    </w:p>
    <w:p w:rsidR="003038D8" w:rsidRPr="009A3944" w:rsidRDefault="003038D8" w:rsidP="003038D8">
      <w:pPr>
        <w:pStyle w:val="western"/>
        <w:spacing w:before="29" w:beforeAutospacing="0" w:after="29"/>
        <w:ind w:right="0"/>
        <w:jc w:val="left"/>
      </w:pPr>
    </w:p>
    <w:p w:rsidR="003038D8" w:rsidRPr="009A3944" w:rsidRDefault="003038D8" w:rsidP="003038D8">
      <w:pPr>
        <w:pStyle w:val="western"/>
        <w:spacing w:before="29" w:beforeAutospacing="0" w:after="29"/>
        <w:ind w:right="0"/>
        <w:jc w:val="left"/>
      </w:pPr>
      <w:r w:rsidRPr="009A3944">
        <w:t>Overloading an assignment operator and an addition operator to allow statements like</w:t>
      </w:r>
    </w:p>
    <w:p w:rsidR="003038D8" w:rsidRPr="009A3944" w:rsidRDefault="003038D8" w:rsidP="003038D8">
      <w:pPr>
        <w:pStyle w:val="western"/>
        <w:ind w:right="0"/>
        <w:jc w:val="left"/>
      </w:pPr>
      <w:r w:rsidRPr="009A3944">
        <w:rPr>
          <w:rFonts w:ascii="Courier New" w:hAnsi="Courier New" w:cs="Courier New"/>
        </w:rPr>
        <w:t>object2 = object2 + object1;</w:t>
      </w:r>
    </w:p>
    <w:p w:rsidR="003038D8" w:rsidRPr="009A3944" w:rsidRDefault="003038D8" w:rsidP="003038D8">
      <w:pPr>
        <w:pStyle w:val="western"/>
        <w:spacing w:before="29" w:beforeAutospacing="0" w:after="29"/>
        <w:ind w:right="0"/>
        <w:jc w:val="left"/>
      </w:pPr>
      <w:r w:rsidRPr="009A3944">
        <w:t>does not imply that the += operator is also overloaded to allow statements such as</w:t>
      </w:r>
    </w:p>
    <w:p w:rsidR="003038D8" w:rsidRPr="009A3944" w:rsidRDefault="003038D8" w:rsidP="003038D8">
      <w:pPr>
        <w:pStyle w:val="western"/>
        <w:ind w:right="0"/>
        <w:jc w:val="left"/>
      </w:pPr>
      <w:r w:rsidRPr="009A3944">
        <w:rPr>
          <w:rFonts w:ascii="Courier New" w:hAnsi="Courier New" w:cs="Courier New"/>
        </w:rPr>
        <w:t>object2 += object1;</w:t>
      </w:r>
    </w:p>
    <w:p w:rsidR="003038D8" w:rsidRPr="009A3944" w:rsidRDefault="003038D8" w:rsidP="003038D8">
      <w:pPr>
        <w:pStyle w:val="western"/>
        <w:spacing w:before="29" w:beforeAutospacing="0" w:after="29"/>
        <w:ind w:right="0"/>
        <w:jc w:val="left"/>
      </w:pPr>
      <w:r w:rsidRPr="009A3944">
        <w:t>Such behavior can be achieved only by explicitly overloading operator += for that class.</w:t>
      </w:r>
    </w:p>
    <w:p w:rsidR="003038D8" w:rsidRPr="009A3944" w:rsidRDefault="003038D8" w:rsidP="003038D8">
      <w:pPr>
        <w:pStyle w:val="western"/>
        <w:spacing w:before="29" w:beforeAutospacing="0"/>
        <w:ind w:right="0"/>
        <w:jc w:val="left"/>
        <w:rPr>
          <w:b/>
          <w:bCs/>
        </w:rPr>
      </w:pPr>
    </w:p>
    <w:p w:rsidR="003038D8" w:rsidRPr="009A3944" w:rsidRDefault="003038D8" w:rsidP="003038D8">
      <w:pPr>
        <w:pStyle w:val="western"/>
        <w:spacing w:before="29" w:beforeAutospacing="0"/>
        <w:ind w:right="0"/>
        <w:jc w:val="left"/>
      </w:pPr>
      <w:r w:rsidRPr="009A3944">
        <w:rPr>
          <w:b/>
          <w:bCs/>
        </w:rPr>
        <w:t>Operator Functions as Class Members vs. Global Functions</w:t>
      </w:r>
    </w:p>
    <w:p w:rsidR="003038D8" w:rsidRPr="009A3944" w:rsidRDefault="003038D8" w:rsidP="003038D8">
      <w:pPr>
        <w:pStyle w:val="western"/>
        <w:ind w:right="0"/>
        <w:jc w:val="left"/>
      </w:pPr>
      <w:r w:rsidRPr="009A3944">
        <w:t>Operator functions can be member functions or global functions; global functions are often made friends for performance reasons. Member functions use the this pointer implicitly to obtain one of their class object arguments (the left operand for binary operators). Arguments for both operands of a binary operator must be explicitly listed in a global function call.</w:t>
      </w:r>
    </w:p>
    <w:p w:rsidR="003038D8" w:rsidRPr="009A3944" w:rsidRDefault="003038D8" w:rsidP="003038D8">
      <w:pPr>
        <w:pStyle w:val="western"/>
        <w:spacing w:before="29" w:beforeAutospacing="0" w:after="29"/>
        <w:ind w:right="0"/>
        <w:jc w:val="left"/>
      </w:pPr>
      <w:r w:rsidRPr="009A3944">
        <w:t>When an operator function is implemented as a member function:</w:t>
      </w:r>
    </w:p>
    <w:p w:rsidR="003038D8" w:rsidRPr="009A3944" w:rsidRDefault="003038D8" w:rsidP="003038D8">
      <w:pPr>
        <w:pStyle w:val="NormalWeb"/>
        <w:numPr>
          <w:ilvl w:val="0"/>
          <w:numId w:val="142"/>
        </w:numPr>
        <w:spacing w:before="29" w:beforeAutospacing="0" w:after="29" w:afterAutospacing="0"/>
      </w:pPr>
      <w:r w:rsidRPr="009A3944">
        <w:rPr>
          <w:szCs w:val="20"/>
        </w:rPr>
        <w:t>Leftmost object must be of same class as operator function</w:t>
      </w:r>
    </w:p>
    <w:p w:rsidR="003038D8" w:rsidRPr="009A3944" w:rsidRDefault="003038D8" w:rsidP="003038D8">
      <w:pPr>
        <w:pStyle w:val="NormalWeb"/>
        <w:numPr>
          <w:ilvl w:val="0"/>
          <w:numId w:val="142"/>
        </w:numPr>
        <w:spacing w:before="29" w:beforeAutospacing="0" w:after="29" w:afterAutospacing="0"/>
      </w:pPr>
      <w:r w:rsidRPr="009A3944">
        <w:rPr>
          <w:szCs w:val="20"/>
        </w:rPr>
        <w:t>Use this keyword to implicitly get left operand argument</w:t>
      </w:r>
    </w:p>
    <w:p w:rsidR="003038D8" w:rsidRPr="009A3944" w:rsidRDefault="003038D8" w:rsidP="003038D8">
      <w:pPr>
        <w:pStyle w:val="NormalWeb"/>
        <w:numPr>
          <w:ilvl w:val="0"/>
          <w:numId w:val="142"/>
        </w:numPr>
        <w:spacing w:before="29" w:beforeAutospacing="0" w:after="29" w:afterAutospacing="0"/>
      </w:pPr>
      <w:r w:rsidRPr="009A3944">
        <w:rPr>
          <w:szCs w:val="20"/>
        </w:rPr>
        <w:t>Operators (), [], -&gt; or any assignment operator must be overloaded as a class member function</w:t>
      </w:r>
    </w:p>
    <w:p w:rsidR="003038D8" w:rsidRPr="009A3944" w:rsidRDefault="003038D8" w:rsidP="003038D8">
      <w:pPr>
        <w:pStyle w:val="NormalWeb"/>
        <w:numPr>
          <w:ilvl w:val="0"/>
          <w:numId w:val="142"/>
        </w:numPr>
        <w:spacing w:before="29" w:beforeAutospacing="0" w:after="29" w:afterAutospacing="0"/>
      </w:pPr>
      <w:r w:rsidRPr="009A3944">
        <w:rPr>
          <w:szCs w:val="20"/>
        </w:rPr>
        <w:t>Operator member functions of a specific class are called when</w:t>
      </w:r>
    </w:p>
    <w:p w:rsidR="003038D8" w:rsidRPr="009A3944" w:rsidRDefault="003038D8" w:rsidP="003038D8">
      <w:pPr>
        <w:pStyle w:val="NormalWeb"/>
        <w:numPr>
          <w:ilvl w:val="1"/>
          <w:numId w:val="142"/>
        </w:numPr>
        <w:spacing w:before="29" w:beforeAutospacing="0" w:after="29" w:afterAutospacing="0"/>
      </w:pPr>
      <w:r w:rsidRPr="009A3944">
        <w:rPr>
          <w:szCs w:val="20"/>
        </w:rPr>
        <w:t>Left operand of binary operator is of this class</w:t>
      </w:r>
    </w:p>
    <w:p w:rsidR="003038D8" w:rsidRPr="009A3944" w:rsidRDefault="003038D8" w:rsidP="003038D8">
      <w:pPr>
        <w:pStyle w:val="NormalWeb"/>
        <w:numPr>
          <w:ilvl w:val="1"/>
          <w:numId w:val="142"/>
        </w:numPr>
        <w:spacing w:before="29" w:beforeAutospacing="0" w:after="29" w:afterAutospacing="0"/>
      </w:pPr>
      <w:r w:rsidRPr="009A3944">
        <w:rPr>
          <w:szCs w:val="20"/>
        </w:rPr>
        <w:t>Single operand of unary operator is of this class</w:t>
      </w:r>
    </w:p>
    <w:p w:rsidR="003038D8" w:rsidRPr="009A3944" w:rsidRDefault="003038D8" w:rsidP="003038D8">
      <w:pPr>
        <w:pStyle w:val="NormalWeb"/>
        <w:numPr>
          <w:ilvl w:val="0"/>
          <w:numId w:val="142"/>
        </w:numPr>
        <w:spacing w:before="29" w:beforeAutospacing="0" w:after="29" w:afterAutospacing="0"/>
      </w:pPr>
      <w:r w:rsidRPr="009A3944">
        <w:rPr>
          <w:szCs w:val="20"/>
        </w:rPr>
        <w:t>As global functions</w:t>
      </w:r>
    </w:p>
    <w:p w:rsidR="003038D8" w:rsidRPr="009A3944" w:rsidRDefault="003038D8" w:rsidP="003038D8">
      <w:pPr>
        <w:pStyle w:val="NormalWeb"/>
        <w:numPr>
          <w:ilvl w:val="1"/>
          <w:numId w:val="142"/>
        </w:numPr>
        <w:spacing w:before="29" w:beforeAutospacing="0" w:after="29" w:afterAutospacing="0"/>
      </w:pPr>
      <w:r w:rsidRPr="009A3944">
        <w:rPr>
          <w:szCs w:val="20"/>
        </w:rPr>
        <w:t>Need parameters for both operands</w:t>
      </w:r>
    </w:p>
    <w:p w:rsidR="003038D8" w:rsidRPr="009A3944" w:rsidRDefault="003038D8" w:rsidP="003038D8">
      <w:pPr>
        <w:pStyle w:val="NormalWeb"/>
        <w:numPr>
          <w:ilvl w:val="1"/>
          <w:numId w:val="142"/>
        </w:numPr>
        <w:spacing w:before="29" w:beforeAutospacing="0" w:after="29" w:afterAutospacing="0"/>
      </w:pPr>
      <w:r w:rsidRPr="009A3944">
        <w:rPr>
          <w:szCs w:val="20"/>
        </w:rPr>
        <w:t>Can have object of different class than operator</w:t>
      </w:r>
    </w:p>
    <w:p w:rsidR="003038D8" w:rsidRPr="009A3944" w:rsidRDefault="003038D8" w:rsidP="003038D8">
      <w:pPr>
        <w:pStyle w:val="NormalWeb"/>
        <w:numPr>
          <w:ilvl w:val="1"/>
          <w:numId w:val="142"/>
        </w:numPr>
        <w:spacing w:before="29" w:beforeAutospacing="0" w:after="29" w:afterAutospacing="0"/>
      </w:pPr>
      <w:r w:rsidRPr="009A3944">
        <w:rPr>
          <w:szCs w:val="20"/>
        </w:rPr>
        <w:t>Can be a friend to access private or protected data</w:t>
      </w:r>
    </w:p>
    <w:p w:rsidR="003038D8" w:rsidRPr="009A3944" w:rsidRDefault="003038D8" w:rsidP="003038D8">
      <w:pPr>
        <w:pStyle w:val="western"/>
        <w:spacing w:before="29" w:beforeAutospacing="0" w:after="29"/>
        <w:ind w:right="0"/>
        <w:jc w:val="left"/>
      </w:pPr>
      <w:r w:rsidRPr="009A3944">
        <w:t>When an operator function is implemented as a member function, the leftmost (or only) operand must be an object (or a reference to an object) of the operator's class.</w:t>
      </w:r>
    </w:p>
    <w:p w:rsidR="003038D8" w:rsidRPr="009A3944" w:rsidRDefault="003038D8" w:rsidP="003038D8">
      <w:pPr>
        <w:pStyle w:val="western"/>
        <w:spacing w:before="29" w:beforeAutospacing="0" w:after="29"/>
        <w:ind w:right="0"/>
        <w:jc w:val="left"/>
      </w:pPr>
      <w:r w:rsidRPr="009A3944">
        <w:t>If the left operand must be an object of a different class or a fundamental type, this operator function must be implemented as a global function.</w:t>
      </w:r>
    </w:p>
    <w:p w:rsidR="003038D8" w:rsidRPr="009A3944" w:rsidRDefault="003038D8" w:rsidP="003038D8">
      <w:pPr>
        <w:pStyle w:val="western"/>
        <w:spacing w:before="29" w:beforeAutospacing="0" w:after="29"/>
        <w:ind w:right="0"/>
        <w:jc w:val="left"/>
      </w:pPr>
      <w:r w:rsidRPr="009A3944">
        <w:t>A global operator function can be made a friend of a class if that function must access private or protected members of that class directly.</w:t>
      </w:r>
    </w:p>
    <w:p w:rsidR="003038D8" w:rsidRPr="009A3944" w:rsidRDefault="003038D8" w:rsidP="003038D8">
      <w:pPr>
        <w:pStyle w:val="Heading4"/>
        <w:jc w:val="both"/>
        <w:rPr>
          <w:sz w:val="20"/>
          <w:szCs w:val="20"/>
        </w:rPr>
      </w:pPr>
    </w:p>
    <w:p w:rsidR="003038D8" w:rsidRPr="009A3944" w:rsidRDefault="003038D8" w:rsidP="003038D8">
      <w:pPr>
        <w:pStyle w:val="western"/>
        <w:spacing w:before="29" w:beforeAutospacing="0"/>
        <w:ind w:right="0"/>
        <w:jc w:val="left"/>
        <w:rPr>
          <w:b/>
          <w:bCs/>
        </w:rPr>
      </w:pPr>
      <w:r w:rsidRPr="009A3944">
        <w:rPr>
          <w:b/>
          <w:bCs/>
        </w:rPr>
        <w:t>Overloaded Stream Insertion and Stream Extraction Operators Are Overloaded as Global Functions</w:t>
      </w:r>
    </w:p>
    <w:p w:rsidR="003038D8" w:rsidRPr="009A3944" w:rsidRDefault="003038D8" w:rsidP="003038D8">
      <w:pPr>
        <w:pStyle w:val="western"/>
        <w:spacing w:before="29" w:beforeAutospacing="0" w:after="29"/>
        <w:ind w:right="0"/>
        <w:jc w:val="left"/>
      </w:pPr>
      <w:r w:rsidRPr="009A3944">
        <w:t xml:space="preserve">Another example of an overloaded operator built into C++ is operator &lt;&lt;, which is used both as the stream insertion operator and as the bitwise left-shift operator. Similarly, &gt;&gt; is also overloaded; it is used both as the stream extraction operator and as the bitwise right-shift operator. </w:t>
      </w:r>
    </w:p>
    <w:p w:rsidR="003038D8" w:rsidRPr="009A3944" w:rsidRDefault="003038D8" w:rsidP="003038D8">
      <w:pPr>
        <w:pStyle w:val="western"/>
        <w:spacing w:before="29" w:beforeAutospacing="0" w:after="29"/>
        <w:ind w:right="0"/>
        <w:jc w:val="left"/>
      </w:pPr>
    </w:p>
    <w:p w:rsidR="003038D8" w:rsidRPr="009A3944" w:rsidRDefault="003038D8" w:rsidP="003038D8">
      <w:pPr>
        <w:pStyle w:val="western"/>
        <w:spacing w:before="29" w:beforeAutospacing="0" w:after="29"/>
        <w:ind w:right="0"/>
        <w:jc w:val="left"/>
      </w:pPr>
      <w:r w:rsidRPr="009A3944">
        <w:t>The overloaded stream insertion operator (&lt;&lt;) is used in an expression in which the left operand has type ostream &amp;, as in cout &lt;&lt; classObject. To use the operator in this manner where the right operand is an object of a user-defined class, it must be overloaded as a global function. To be a member function, operator &lt;&lt; would have to be a member of the ostream class. This is not possible for user-defined classes, since we are not allowed to modify C++ Standard Library classes.</w:t>
      </w:r>
    </w:p>
    <w:p w:rsidR="003038D8" w:rsidRPr="009A3944" w:rsidRDefault="003038D8" w:rsidP="003038D8">
      <w:pPr>
        <w:pStyle w:val="western"/>
        <w:spacing w:before="29" w:beforeAutospacing="0" w:after="29"/>
        <w:ind w:right="0"/>
        <w:jc w:val="left"/>
      </w:pPr>
    </w:p>
    <w:p w:rsidR="003038D8" w:rsidRPr="009A3944" w:rsidRDefault="003038D8" w:rsidP="003038D8">
      <w:pPr>
        <w:pStyle w:val="western"/>
        <w:spacing w:before="29" w:beforeAutospacing="0" w:after="29"/>
        <w:ind w:right="0"/>
        <w:jc w:val="left"/>
      </w:pPr>
      <w:r w:rsidRPr="009A3944">
        <w:t>Similarly, the overloaded stream extraction operator (&gt;&gt;) is used in an expression in which the left operand has type istream &amp;, as in cin &gt;&gt; classObject, and the right operand is an object of a user-defined class, so it, too, must be a global function. Also, each of these overloaded operator functions may require access to the private data members of the class object being output or input, so these overloaded operator functions can be made friend functions of the class for performance reasons.</w:t>
      </w:r>
    </w:p>
    <w:p w:rsidR="003038D8" w:rsidRPr="009A3944" w:rsidRDefault="003038D8" w:rsidP="003038D8">
      <w:pPr>
        <w:pStyle w:val="western"/>
        <w:spacing w:before="29" w:beforeAutospacing="0" w:after="29"/>
        <w:ind w:right="0"/>
        <w:jc w:val="left"/>
      </w:pPr>
    </w:p>
    <w:p w:rsidR="003038D8" w:rsidRPr="009A3944" w:rsidRDefault="003038D8" w:rsidP="003038D8">
      <w:pPr>
        <w:pStyle w:val="western"/>
        <w:spacing w:before="29" w:beforeAutospacing="0" w:after="29"/>
        <w:ind w:right="0"/>
        <w:jc w:val="left"/>
      </w:pPr>
      <w:r w:rsidRPr="009A3944">
        <w:t>It is possible to overload an operator as a global, non-friend function, but such a function requiring access to a class's private or protected data would need to use set or get functions provided in that class's public interface. The overhead of calling these functions could cause poor performance, so these functions can be inlined to improve performance.</w:t>
      </w:r>
    </w:p>
    <w:p w:rsidR="003038D8" w:rsidRPr="009A3944" w:rsidRDefault="003038D8" w:rsidP="003038D8">
      <w:pPr>
        <w:pStyle w:val="western"/>
        <w:spacing w:before="29" w:beforeAutospacing="0" w:after="29"/>
        <w:ind w:right="0"/>
        <w:jc w:val="left"/>
      </w:pPr>
      <w:r w:rsidRPr="009A3944">
        <w:t xml:space="preserve">The overloaded stream insertion operator (&lt;&lt;) is used in an expression in which the left operand has type ostream &amp;. </w:t>
      </w:r>
    </w:p>
    <w:p w:rsidR="003038D8" w:rsidRPr="009A3944" w:rsidRDefault="003038D8" w:rsidP="003038D8">
      <w:pPr>
        <w:pStyle w:val="western"/>
        <w:ind w:right="0"/>
        <w:jc w:val="left"/>
        <w:rPr>
          <w:rFonts w:ascii="Courier New" w:hAnsi="Courier New" w:cs="Courier New"/>
        </w:rPr>
      </w:pPr>
      <w:r w:rsidRPr="009A3944">
        <w:t>The function operator&lt;&lt; accepts 2 arguments; a reference to ostream and the appropriate data type.</w:t>
      </w:r>
    </w:p>
    <w:p w:rsidR="003038D8" w:rsidRPr="009A3944" w:rsidRDefault="003038D8" w:rsidP="003038D8">
      <w:pPr>
        <w:rPr>
          <w:sz w:val="22"/>
          <w:szCs w:val="22"/>
        </w:rPr>
      </w:pPr>
    </w:p>
    <w:p w:rsidR="003038D8" w:rsidRPr="009A3944" w:rsidRDefault="003038D8" w:rsidP="003038D8">
      <w:pPr>
        <w:rPr>
          <w:b/>
          <w:bCs w:val="0"/>
          <w:szCs w:val="27"/>
        </w:rPr>
      </w:pPr>
      <w:r w:rsidRPr="009A3944">
        <w:rPr>
          <w:szCs w:val="22"/>
        </w:rPr>
        <w:t>=====================================================================</w:t>
      </w:r>
      <w:r w:rsidRPr="009A3944">
        <w:rPr>
          <w:szCs w:val="27"/>
        </w:rPr>
        <w:br/>
      </w:r>
      <w:r w:rsidRPr="009A3944">
        <w:rPr>
          <w:rFonts w:ascii="Courier New" w:hAnsi="Courier New" w:cs="Courier New"/>
          <w:sz w:val="22"/>
          <w:szCs w:val="22"/>
        </w:rPr>
        <w:t>Function prototype to be included in the class definition is:</w:t>
      </w:r>
      <w:r w:rsidRPr="009A3944">
        <w:rPr>
          <w:szCs w:val="27"/>
        </w:rPr>
        <w:br/>
      </w:r>
      <w:r w:rsidRPr="009A3944">
        <w:rPr>
          <w:szCs w:val="22"/>
        </w:rPr>
        <w:t>=====================================================================</w:t>
      </w:r>
    </w:p>
    <w:p w:rsidR="003038D8" w:rsidRPr="009A3944" w:rsidRDefault="003038D8" w:rsidP="003038D8">
      <w:pPr>
        <w:pStyle w:val="western"/>
        <w:ind w:right="0"/>
        <w:jc w:val="left"/>
        <w:rPr>
          <w:rFonts w:ascii="Courier New" w:hAnsi="Courier New" w:cs="Courier New"/>
          <w:sz w:val="22"/>
        </w:rPr>
      </w:pPr>
      <w:r w:rsidRPr="009A3944">
        <w:rPr>
          <w:rFonts w:ascii="Courier New" w:hAnsi="Courier New" w:cs="Courier New"/>
          <w:sz w:val="22"/>
        </w:rPr>
        <w:t>friend ostream&amp; operator&lt;&lt;(ostream&amp;, const ClassName&amp;);</w:t>
      </w:r>
    </w:p>
    <w:p w:rsidR="003038D8" w:rsidRPr="009A3944" w:rsidRDefault="003038D8" w:rsidP="003038D8">
      <w:pPr>
        <w:pStyle w:val="western"/>
        <w:ind w:right="0"/>
        <w:jc w:val="left"/>
        <w:rPr>
          <w:sz w:val="22"/>
        </w:rPr>
      </w:pPr>
      <w:r w:rsidRPr="009A3944">
        <w:rPr>
          <w:rFonts w:ascii="Courier New" w:hAnsi="Courier New" w:cs="Courier New"/>
          <w:sz w:val="22"/>
        </w:rPr>
        <w:t>friend istream&amp; operator&gt;&gt;(istream&amp;, ClassName&amp;);</w:t>
      </w:r>
    </w:p>
    <w:p w:rsidR="003038D8" w:rsidRPr="009A3944" w:rsidRDefault="003038D8" w:rsidP="003038D8">
      <w:pPr>
        <w:pStyle w:val="western"/>
        <w:spacing w:before="29" w:beforeAutospacing="0"/>
        <w:ind w:right="0"/>
        <w:jc w:val="left"/>
        <w:rPr>
          <w:b/>
          <w:bCs/>
          <w:sz w:val="22"/>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Player.h This contains the class definition.</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#include &lt;iostream&gt;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#include &lt;string&gt;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#include &lt;ctime&gt;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using namespace std;</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class Player</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 Function prototypesOverloaded insertion and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 extration operators. Note that the left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 parameter is a reference to object of the output/input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 streams and the right parameter is a reference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 to an object of a user defined datatype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friend ostream &amp;operator&lt;&lt;(ostream&amp;, const Player&amp;);</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friend istream &amp;operator&gt;&gt;(istream&amp; , Player&amp;);</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private: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string playerName; //stores the name of the player</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int playerScore; //stores the player's score</w:t>
      </w:r>
    </w:p>
    <w:p w:rsidR="003038D8" w:rsidRPr="009A3944" w:rsidRDefault="003038D8" w:rsidP="003038D8">
      <w:pPr>
        <w:pStyle w:val="western"/>
        <w:spacing w:before="29" w:beforeAutospacing="0"/>
        <w:ind w:right="0"/>
        <w:jc w:val="left"/>
        <w:rPr>
          <w:rFonts w:ascii="Courier New" w:hAnsi="Courier New" w:cs="Courier New"/>
          <w:noProof/>
          <w:sz w:val="20"/>
          <w:szCs w:val="28"/>
        </w:rPr>
      </w:pPr>
      <w:r w:rsidRPr="009A3944">
        <w:rPr>
          <w:rFonts w:ascii="Courier New" w:hAnsi="Courier New" w:cs="Courier New"/>
          <w:noProof/>
          <w:sz w:val="20"/>
          <w:szCs w:val="28"/>
        </w:rPr>
        <w:t>};</w:t>
      </w:r>
    </w:p>
    <w:p w:rsidR="003038D8" w:rsidRPr="009A3944" w:rsidRDefault="003038D8" w:rsidP="003038D8">
      <w:pPr>
        <w:pStyle w:val="western"/>
        <w:spacing w:before="29" w:beforeAutospacing="0"/>
        <w:ind w:right="0"/>
        <w:jc w:val="left"/>
        <w:rPr>
          <w:rFonts w:ascii="Courier New" w:hAnsi="Courier New" w:cs="Courier New"/>
          <w:noProof/>
          <w:sz w:val="20"/>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Player.cpp</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#include "Player.h"</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ostream&amp; operator&lt;&lt;(ostream&amp; output, const Player&amp; player)</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output&lt;&lt;"Name is: "&lt;&lt;player.playerName&lt;&lt;"Score is: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r w:rsidRPr="009A3944">
        <w:rPr>
          <w:rFonts w:ascii="Courier New" w:hAnsi="Courier New" w:cs="Courier New"/>
          <w:noProof/>
          <w:szCs w:val="28"/>
        </w:rPr>
        <w:tab/>
        <w:t>&lt;&lt;player.playerScore&lt;&lt;endl;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return output;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istream&amp; operator&gt;&gt;(istream&amp; input, Player&amp; player)</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input &gt;&gt; player.playerName;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input &gt;&gt; player.playerScore;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return input;</w:t>
      </w:r>
    </w:p>
    <w:p w:rsidR="003038D8" w:rsidRPr="009A3944" w:rsidRDefault="003038D8" w:rsidP="003038D8">
      <w:pPr>
        <w:pStyle w:val="western"/>
        <w:spacing w:before="29" w:beforeAutospacing="0"/>
        <w:ind w:right="0"/>
        <w:jc w:val="left"/>
        <w:rPr>
          <w:rFonts w:ascii="Courier New" w:hAnsi="Courier New" w:cs="Courier New"/>
          <w:noProof/>
          <w:sz w:val="20"/>
          <w:szCs w:val="28"/>
        </w:rPr>
      </w:pPr>
      <w:r w:rsidRPr="009A3944">
        <w:rPr>
          <w:rFonts w:ascii="Courier New" w:hAnsi="Courier New" w:cs="Courier New"/>
          <w:noProof/>
          <w:sz w:val="20"/>
          <w:szCs w:val="28"/>
        </w:rPr>
        <w:t>}</w:t>
      </w:r>
    </w:p>
    <w:p w:rsidR="003038D8" w:rsidRPr="009A3944" w:rsidRDefault="003038D8" w:rsidP="003038D8">
      <w:pPr>
        <w:pStyle w:val="western"/>
        <w:spacing w:before="29" w:beforeAutospacing="0"/>
        <w:ind w:right="0"/>
        <w:jc w:val="left"/>
        <w:rPr>
          <w:rFonts w:ascii="Courier New" w:hAnsi="Courier New" w:cs="Courier New"/>
          <w:noProof/>
          <w:sz w:val="20"/>
          <w:szCs w:val="28"/>
        </w:rPr>
      </w:pPr>
    </w:p>
    <w:p w:rsidR="003038D8" w:rsidRPr="009A3944" w:rsidRDefault="003038D8" w:rsidP="003038D8">
      <w:pPr>
        <w:pStyle w:val="western"/>
        <w:spacing w:before="29" w:beforeAutospacing="0"/>
        <w:ind w:right="0"/>
        <w:jc w:val="left"/>
        <w:rPr>
          <w:rFonts w:ascii="Courier New" w:hAnsi="Courier New" w:cs="Courier New"/>
          <w:noProof/>
          <w:sz w:val="20"/>
          <w:szCs w:val="28"/>
        </w:rPr>
      </w:pPr>
    </w:p>
    <w:p w:rsidR="003038D8" w:rsidRPr="009A3944" w:rsidRDefault="003038D8" w:rsidP="003038D8">
      <w:pPr>
        <w:pStyle w:val="western"/>
        <w:spacing w:before="29" w:beforeAutospacing="0"/>
        <w:ind w:right="0"/>
        <w:jc w:val="left"/>
        <w:rPr>
          <w:rFonts w:ascii="Courier New" w:hAnsi="Courier New" w:cs="Courier New"/>
          <w:noProof/>
          <w:sz w:val="20"/>
          <w:szCs w:val="28"/>
        </w:rPr>
      </w:pPr>
    </w:p>
    <w:p w:rsidR="003038D8" w:rsidRPr="009A3944" w:rsidRDefault="003038D8" w:rsidP="003038D8">
      <w:pPr>
        <w:pStyle w:val="western"/>
        <w:spacing w:before="29" w:beforeAutospacing="0"/>
        <w:ind w:right="0"/>
        <w:jc w:val="left"/>
        <w:rPr>
          <w:rFonts w:ascii="Courier New" w:hAnsi="Courier New" w:cs="Courier New"/>
          <w:noProof/>
          <w:sz w:val="20"/>
          <w:szCs w:val="28"/>
        </w:rPr>
      </w:pPr>
    </w:p>
    <w:p w:rsidR="003038D8" w:rsidRPr="009A3944" w:rsidRDefault="003038D8" w:rsidP="003038D8">
      <w:pPr>
        <w:pStyle w:val="western"/>
        <w:spacing w:before="29" w:beforeAutospacing="0"/>
        <w:ind w:right="0"/>
        <w:jc w:val="left"/>
        <w:rPr>
          <w:rFonts w:ascii="Courier New" w:hAnsi="Courier New" w:cs="Courier New"/>
          <w:noProof/>
          <w:sz w:val="20"/>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Main.cpp</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#include "Player.h"</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int main()</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Player player;</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cout&lt;&lt;"Please enter your name and score separated by spaces: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//Notice that we are able to use the name of the object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//directly without using any member functions.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cin&gt;&gt;player; </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cout&lt;&lt;"You entered: "&lt;&lt;endl;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//Notice that we are able to use the name of the object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//directly without using any member functions.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cout&lt;&lt;player;</w:t>
      </w:r>
    </w:p>
    <w:p w:rsidR="003038D8" w:rsidRPr="009A3944" w:rsidRDefault="003038D8" w:rsidP="003038D8">
      <w:pPr>
        <w:pStyle w:val="western"/>
        <w:spacing w:before="29" w:beforeAutospacing="0"/>
        <w:ind w:right="0"/>
        <w:jc w:val="left"/>
        <w:rPr>
          <w:rFonts w:ascii="Courier New" w:hAnsi="Courier New" w:cs="Courier New"/>
          <w:noProof/>
          <w:sz w:val="20"/>
          <w:szCs w:val="28"/>
        </w:rPr>
      </w:pPr>
      <w:r w:rsidRPr="009A3944">
        <w:rPr>
          <w:rFonts w:ascii="Courier New" w:hAnsi="Courier New" w:cs="Courier New"/>
          <w:noProof/>
          <w:sz w:val="20"/>
          <w:szCs w:val="28"/>
        </w:rPr>
        <w:t>}</w:t>
      </w:r>
    </w:p>
    <w:p w:rsidR="003038D8" w:rsidRPr="009A3944" w:rsidRDefault="003038D8" w:rsidP="003038D8">
      <w:pPr>
        <w:pStyle w:val="western"/>
        <w:spacing w:before="29" w:beforeAutospacing="0"/>
        <w:ind w:right="0"/>
        <w:jc w:val="left"/>
        <w:rPr>
          <w:b/>
          <w:bCs/>
        </w:rPr>
      </w:pPr>
    </w:p>
    <w:p w:rsidR="003038D8" w:rsidRPr="009A3944" w:rsidRDefault="003038D8" w:rsidP="003038D8">
      <w:pPr>
        <w:pStyle w:val="western"/>
        <w:spacing w:before="29" w:beforeAutospacing="0"/>
        <w:ind w:right="0"/>
        <w:jc w:val="left"/>
      </w:pPr>
      <w:r w:rsidRPr="009A3944">
        <w:rPr>
          <w:b/>
          <w:bCs/>
        </w:rPr>
        <w:t>Overloading Binary Operators</w:t>
      </w:r>
    </w:p>
    <w:p w:rsidR="003038D8" w:rsidRPr="009A3944" w:rsidRDefault="003038D8" w:rsidP="003038D8">
      <w:pPr>
        <w:pStyle w:val="western"/>
        <w:ind w:right="0"/>
        <w:jc w:val="left"/>
      </w:pPr>
      <w:r w:rsidRPr="009A3944">
        <w:t>A binary operator can be overloaded as a non-static member function with one argument or as a global function with two arguments (one of those arguments must be either a class object or a reference to a class object).</w:t>
      </w:r>
    </w:p>
    <w:p w:rsidR="003038D8" w:rsidRPr="009A3944" w:rsidRDefault="003038D8" w:rsidP="003038D8">
      <w:pPr>
        <w:pStyle w:val="western"/>
        <w:ind w:right="0"/>
        <w:jc w:val="left"/>
        <w:rPr>
          <w:rFonts w:ascii="Courier New" w:hAnsi="Courier New" w:cs="Courier New"/>
          <w:sz w:val="27"/>
          <w:szCs w:val="27"/>
        </w:rPr>
      </w:pPr>
      <w:r w:rsidRPr="009A3944">
        <w:t>==============================================================</w:t>
      </w:r>
      <w:r w:rsidRPr="009A3944">
        <w:rPr>
          <w:szCs w:val="27"/>
        </w:rPr>
        <w:br/>
      </w:r>
      <w:r w:rsidRPr="009A3944">
        <w:t xml:space="preserve">Function prototype to be included in the class definition for overloading the +  and = = operator as a </w:t>
      </w:r>
      <w:r w:rsidRPr="009A3944">
        <w:rPr>
          <w:i/>
          <w:iCs/>
        </w:rPr>
        <w:t>member function</w:t>
      </w:r>
      <w:r w:rsidRPr="009A3944">
        <w:t xml:space="preserve"> is:</w:t>
      </w:r>
      <w:r w:rsidRPr="009A3944">
        <w:rPr>
          <w:szCs w:val="27"/>
        </w:rPr>
        <w:br/>
      </w:r>
      <w:r w:rsidRPr="009A3944">
        <w:t>==============================================================</w:t>
      </w:r>
      <w:r w:rsidRPr="009A3944">
        <w:rPr>
          <w:szCs w:val="27"/>
        </w:rPr>
        <w:br/>
      </w:r>
      <w:r w:rsidRPr="009A3944">
        <w:rPr>
          <w:rFonts w:ascii="Courier New" w:hAnsi="Courier New" w:cs="Courier New"/>
          <w:sz w:val="22"/>
        </w:rPr>
        <w:t>ClassName operator+(const ClassName&amp; right) const;</w:t>
      </w:r>
    </w:p>
    <w:p w:rsidR="003038D8" w:rsidRPr="009A3944" w:rsidRDefault="003038D8" w:rsidP="003038D8"/>
    <w:p w:rsidR="003038D8" w:rsidRPr="009A3944" w:rsidRDefault="003038D8" w:rsidP="003038D8">
      <w:pPr>
        <w:rPr>
          <w:rFonts w:ascii="Courier New" w:hAnsi="Courier New" w:cs="Courier New"/>
          <w:sz w:val="22"/>
          <w:szCs w:val="22"/>
        </w:rPr>
      </w:pPr>
      <w:r w:rsidRPr="009A3944">
        <w:rPr>
          <w:rFonts w:ascii="Courier New" w:hAnsi="Courier New" w:cs="Courier New"/>
          <w:sz w:val="22"/>
        </w:rPr>
        <w:t>bool</w:t>
      </w:r>
      <w:r w:rsidRPr="009A3944">
        <w:rPr>
          <w:rFonts w:ascii="Courier New" w:hAnsi="Courier New" w:cs="Courier New"/>
          <w:sz w:val="22"/>
          <w:szCs w:val="22"/>
        </w:rPr>
        <w:t xml:space="preserve"> operator==(</w:t>
      </w:r>
      <w:r w:rsidRPr="009A3944">
        <w:rPr>
          <w:rFonts w:ascii="Courier New" w:hAnsi="Courier New" w:cs="Courier New"/>
          <w:sz w:val="22"/>
        </w:rPr>
        <w:t>const</w:t>
      </w:r>
      <w:r w:rsidRPr="009A3944">
        <w:rPr>
          <w:rFonts w:ascii="Courier New" w:hAnsi="Courier New" w:cs="Courier New"/>
          <w:sz w:val="22"/>
          <w:szCs w:val="22"/>
        </w:rPr>
        <w:t xml:space="preserve"> ClassName&amp; right) </w:t>
      </w:r>
      <w:r w:rsidRPr="009A3944">
        <w:rPr>
          <w:rFonts w:ascii="Courier New" w:hAnsi="Courier New" w:cs="Courier New"/>
          <w:sz w:val="22"/>
        </w:rPr>
        <w:t>const</w:t>
      </w:r>
      <w:r w:rsidRPr="009A3944">
        <w:rPr>
          <w:rFonts w:ascii="Courier New" w:hAnsi="Courier New" w:cs="Courier New"/>
          <w:sz w:val="22"/>
          <w:szCs w:val="22"/>
        </w:rPr>
        <w:t>;</w:t>
      </w:r>
    </w:p>
    <w:p w:rsidR="003038D8" w:rsidRPr="009A3944" w:rsidRDefault="003038D8" w:rsidP="003038D8">
      <w:pPr>
        <w:rPr>
          <w:rFonts w:ascii="Courier New" w:hAnsi="Courier New" w:cs="Courier New"/>
          <w:sz w:val="22"/>
          <w:szCs w:val="27"/>
        </w:rPr>
      </w:pPr>
    </w:p>
    <w:p w:rsidR="003038D8" w:rsidRPr="009A3944" w:rsidRDefault="003038D8" w:rsidP="003038D8">
      <w:pPr>
        <w:rPr>
          <w:rFonts w:ascii="Courier New" w:hAnsi="Courier New" w:cs="Courier New"/>
          <w:sz w:val="22"/>
          <w:szCs w:val="22"/>
        </w:rPr>
      </w:pPr>
      <w:r w:rsidRPr="009A3944">
        <w:t>========================================================================</w:t>
      </w:r>
      <w:r w:rsidRPr="009A3944">
        <w:rPr>
          <w:szCs w:val="27"/>
        </w:rPr>
        <w:br/>
      </w:r>
      <w:r w:rsidRPr="009A3944">
        <w:rPr>
          <w:rFonts w:ascii="Courier New" w:hAnsi="Courier New" w:cs="Courier New"/>
          <w:sz w:val="22"/>
          <w:szCs w:val="22"/>
        </w:rPr>
        <w:t xml:space="preserve">Function prototype to be included in the class definition for overloading the +  and = = operator as a </w:t>
      </w:r>
      <w:r w:rsidRPr="009A3944">
        <w:rPr>
          <w:rFonts w:ascii="Courier New" w:hAnsi="Courier New" w:cs="Courier New"/>
          <w:i/>
          <w:iCs/>
          <w:sz w:val="22"/>
          <w:szCs w:val="22"/>
        </w:rPr>
        <w:t>global function</w:t>
      </w:r>
      <w:r w:rsidRPr="009A3944">
        <w:rPr>
          <w:rFonts w:ascii="Courier New" w:hAnsi="Courier New" w:cs="Courier New"/>
          <w:sz w:val="22"/>
          <w:szCs w:val="22"/>
        </w:rPr>
        <w:t xml:space="preserve"> is:</w:t>
      </w:r>
      <w:r w:rsidRPr="009A3944">
        <w:rPr>
          <w:szCs w:val="27"/>
        </w:rPr>
        <w:br/>
      </w:r>
      <w:r w:rsidRPr="009A3944">
        <w:t>========================================================================</w:t>
      </w:r>
      <w:r w:rsidRPr="009A3944">
        <w:rPr>
          <w:szCs w:val="27"/>
        </w:rPr>
        <w:br/>
      </w:r>
    </w:p>
    <w:p w:rsidR="003038D8" w:rsidRPr="009A3944" w:rsidRDefault="003038D8" w:rsidP="003038D8">
      <w:pPr>
        <w:rPr>
          <w:rFonts w:ascii="Courier New" w:hAnsi="Courier New" w:cs="Courier New"/>
          <w:sz w:val="22"/>
          <w:szCs w:val="27"/>
        </w:rPr>
      </w:pPr>
      <w:r w:rsidRPr="009A3944">
        <w:rPr>
          <w:rFonts w:ascii="Courier New" w:hAnsi="Courier New" w:cs="Courier New"/>
          <w:sz w:val="22"/>
          <w:szCs w:val="22"/>
        </w:rPr>
        <w:t>friend ClassName operator+(const ClassName&amp; left , const ClassName&amp; right);</w:t>
      </w:r>
    </w:p>
    <w:p w:rsidR="003038D8" w:rsidRPr="009A3944" w:rsidRDefault="003038D8" w:rsidP="003038D8">
      <w:pPr>
        <w:rPr>
          <w:sz w:val="27"/>
          <w:szCs w:val="27"/>
        </w:rPr>
      </w:pPr>
      <w:r w:rsidRPr="009A3944">
        <w:rPr>
          <w:rFonts w:ascii="Courier New" w:hAnsi="Courier New" w:cs="Courier New"/>
          <w:sz w:val="22"/>
          <w:szCs w:val="27"/>
        </w:rPr>
        <w:br/>
      </w:r>
      <w:r w:rsidRPr="009A3944">
        <w:rPr>
          <w:rFonts w:ascii="Courier New" w:hAnsi="Courier New" w:cs="Courier New"/>
          <w:sz w:val="22"/>
        </w:rPr>
        <w:t>friend bool operator==(const ClassName&amp; left, const ClassName&amp; right);</w:t>
      </w:r>
    </w:p>
    <w:p w:rsidR="003038D8" w:rsidRPr="009A3944" w:rsidRDefault="003038D8" w:rsidP="003038D8">
      <w:pPr>
        <w:pStyle w:val="western"/>
        <w:spacing w:before="29" w:beforeAutospacing="0" w:after="29"/>
        <w:ind w:right="0"/>
        <w:jc w:val="left"/>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BinaryOperator.h</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In this program the binary operators + and == are overloaded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as member functions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#include &lt;iostream&gt;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#include &lt;string&gt;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using namespace std;</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class BinaryOperator</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//Overloaded insertion and extraction operators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friend ostream&amp; operator&lt;&lt;(ostream&amp;, const BinaryOperator&amp;);</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friend istream&amp; operator&gt;&gt;(istream&amp;, BinaryOperator&amp;);</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public:</w:t>
      </w:r>
      <w:r w:rsidRPr="009A3944">
        <w:rPr>
          <w:rFonts w:ascii="Courier New" w:hAnsi="Courier New" w:cs="Courier New"/>
          <w:noProof/>
          <w:szCs w:val="28"/>
        </w:rPr>
        <w:tab/>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BinaryOperator(string ="", int =0); //constructor</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//Overloaded + operator</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BinaryOperator operator+(const BinaryOperator&amp;) const;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//Overloaded == operator</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bool operator==(const BinaryOperator&amp;) const;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//Get Function</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string getName();</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private: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//Member variables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int playerScore;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string playerName;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BianryOperator.cpp</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#include "BinaryOperator.h"</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BinaryOperator::BinaryOperator(string name , int score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playerName = name;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playerScore = score;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string BinaryOperator::getName()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//returns the contents of the member variable playerName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return playerName;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BinaryOperator BinaryOperator::operator+(const BinaryOperator &amp;right) const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BinaryOperator temp; //create a temp object to store the result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//adding the score of the current object and the score of the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object right and storing in temp object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temp.playerScore = playerScore + right.playerScore;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temp.playerName = ""; //setting the name of the temp obj to null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return temp; //return temp object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bool BinaryOperator::operator ==(const BinaryOperator &amp; right) const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//tests if the player score of the object rigth is same as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 score of the current object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if(right.playerScore == playerScore)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r w:rsidRPr="009A3944">
        <w:rPr>
          <w:rFonts w:ascii="Courier New" w:hAnsi="Courier New" w:cs="Courier New"/>
          <w:noProof/>
          <w:szCs w:val="28"/>
        </w:rPr>
        <w:tab/>
        <w:t>return true; // returns true if scores are same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else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r w:rsidRPr="009A3944">
        <w:rPr>
          <w:rFonts w:ascii="Courier New" w:hAnsi="Courier New" w:cs="Courier New"/>
          <w:noProof/>
          <w:szCs w:val="28"/>
        </w:rPr>
        <w:tab/>
        <w:t>return false; // returns false if scores are not same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Main.cpp</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#include "BinaryOperator.h"</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int main()</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create an object called alien and assign name and score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BinaryOperator alien("Zork", 250);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create an object called cowBoy and assign name and score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BinaryOperator cowBoy("Buffalo Bill", 540);</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 Notice that we are using the + operator directly to add the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 contents of 2 objects and display them. This is not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 possible if we did not overload the + operator and the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&lt;&lt; operator</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cout&lt;&lt;"Total score of alien and cowboy is: "&lt;&lt; alien + cowBoy &lt;&lt;endl;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 Notice that we are using the == operator directly to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 check the contents of 2 objects. This is not possible if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 we did not overload the == operator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if(alien == cowBoy)</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w:t>
      </w:r>
    </w:p>
    <w:p w:rsidR="003038D8" w:rsidRPr="009A3944" w:rsidRDefault="003038D8" w:rsidP="003038D8">
      <w:pPr>
        <w:autoSpaceDE w:val="0"/>
        <w:autoSpaceDN w:val="0"/>
        <w:adjustRightInd w:val="0"/>
        <w:ind w:left="1440"/>
        <w:rPr>
          <w:rFonts w:ascii="Courier New" w:hAnsi="Courier New" w:cs="Courier New"/>
          <w:noProof/>
          <w:szCs w:val="28"/>
        </w:rPr>
      </w:pPr>
      <w:r w:rsidRPr="009A3944">
        <w:rPr>
          <w:rFonts w:ascii="Courier New" w:hAnsi="Courier New" w:cs="Courier New"/>
          <w:noProof/>
          <w:szCs w:val="28"/>
        </w:rPr>
        <w:t>cout&lt;&lt;alien.getName() &lt;&lt; " And " &lt;&lt; cowBoy.getName() &lt;&lt;" have same scores"&lt;&lt;endl;</w:t>
      </w:r>
    </w:p>
    <w:p w:rsidR="003038D8" w:rsidRPr="009A3944" w:rsidRDefault="003038D8" w:rsidP="003038D8">
      <w:pPr>
        <w:autoSpaceDE w:val="0"/>
        <w:autoSpaceDN w:val="0"/>
        <w:adjustRightInd w:val="0"/>
        <w:ind w:firstLine="72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else</w:t>
      </w:r>
    </w:p>
    <w:p w:rsidR="003038D8" w:rsidRPr="009A3944" w:rsidRDefault="003038D8" w:rsidP="003038D8">
      <w:pPr>
        <w:autoSpaceDE w:val="0"/>
        <w:autoSpaceDN w:val="0"/>
        <w:adjustRightInd w:val="0"/>
        <w:ind w:firstLine="72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ind w:left="1440"/>
        <w:rPr>
          <w:rFonts w:ascii="Courier New" w:hAnsi="Courier New" w:cs="Courier New"/>
          <w:noProof/>
          <w:szCs w:val="28"/>
        </w:rPr>
      </w:pPr>
      <w:r w:rsidRPr="009A3944">
        <w:rPr>
          <w:rFonts w:ascii="Courier New" w:hAnsi="Courier New" w:cs="Courier New"/>
          <w:noProof/>
          <w:szCs w:val="28"/>
        </w:rPr>
        <w:t>cout&lt;&lt;alien.getName() &lt;&lt; " And " &lt;&lt; cowBoy.getName() &lt;&lt;" do not have same scores"&lt;&lt;endl;</w:t>
      </w:r>
    </w:p>
    <w:p w:rsidR="003038D8" w:rsidRPr="009A3944" w:rsidRDefault="003038D8" w:rsidP="003038D8">
      <w:pPr>
        <w:autoSpaceDE w:val="0"/>
        <w:autoSpaceDN w:val="0"/>
        <w:adjustRightInd w:val="0"/>
        <w:ind w:firstLine="72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cout&lt;&lt;"\nEnter new score for cowBoy: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 Notice that we are using the &gt;&gt; operator directly to get the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 score for cowBoy object. This is not possible if we did not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 overload the &gt;&gt; operator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cin&gt;&gt;cowBoy;</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cout&lt;&lt;"\nYou have entered: "&lt;&lt;cowBoy&lt;&lt;endl;</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if(alien == cowBoy)</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w:t>
      </w:r>
    </w:p>
    <w:p w:rsidR="003038D8" w:rsidRPr="009A3944" w:rsidRDefault="003038D8" w:rsidP="003038D8">
      <w:pPr>
        <w:autoSpaceDE w:val="0"/>
        <w:autoSpaceDN w:val="0"/>
        <w:adjustRightInd w:val="0"/>
        <w:ind w:left="1440"/>
        <w:rPr>
          <w:rFonts w:ascii="Courier New" w:hAnsi="Courier New" w:cs="Courier New"/>
          <w:noProof/>
          <w:szCs w:val="28"/>
        </w:rPr>
      </w:pPr>
      <w:r w:rsidRPr="009A3944">
        <w:rPr>
          <w:rFonts w:ascii="Courier New" w:hAnsi="Courier New" w:cs="Courier New"/>
          <w:noProof/>
          <w:szCs w:val="28"/>
        </w:rPr>
        <w:t>cout&lt;&lt;alien.getName() &lt;&lt; " And " &lt;&lt; cowBoy.getName() &lt;&lt;" have same scores"&lt;&lt;endl;</w:t>
      </w:r>
    </w:p>
    <w:p w:rsidR="003038D8" w:rsidRPr="009A3944" w:rsidRDefault="003038D8" w:rsidP="003038D8">
      <w:pPr>
        <w:autoSpaceDE w:val="0"/>
        <w:autoSpaceDN w:val="0"/>
        <w:adjustRightInd w:val="0"/>
        <w:ind w:firstLine="72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else</w:t>
      </w:r>
    </w:p>
    <w:p w:rsidR="003038D8" w:rsidRPr="009A3944" w:rsidRDefault="003038D8" w:rsidP="003038D8">
      <w:pPr>
        <w:autoSpaceDE w:val="0"/>
        <w:autoSpaceDN w:val="0"/>
        <w:adjustRightInd w:val="0"/>
        <w:ind w:firstLine="72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ind w:left="1440"/>
        <w:rPr>
          <w:rFonts w:ascii="Courier New" w:hAnsi="Courier New" w:cs="Courier New"/>
          <w:noProof/>
          <w:szCs w:val="28"/>
        </w:rPr>
      </w:pPr>
      <w:r w:rsidRPr="009A3944">
        <w:rPr>
          <w:rFonts w:ascii="Courier New" w:hAnsi="Courier New" w:cs="Courier New"/>
          <w:noProof/>
          <w:szCs w:val="28"/>
        </w:rPr>
        <w:t>cout&lt;&lt;alien.getName() &lt;&lt; " And " &lt;&lt; cowBoy.getName() &lt;&lt;" do not have same scores"&lt;&lt;endl;</w:t>
      </w:r>
    </w:p>
    <w:p w:rsidR="003038D8" w:rsidRPr="009A3944" w:rsidRDefault="003038D8" w:rsidP="003038D8">
      <w:pPr>
        <w:autoSpaceDE w:val="0"/>
        <w:autoSpaceDN w:val="0"/>
        <w:adjustRightInd w:val="0"/>
        <w:ind w:firstLine="72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return 0;</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ostream&amp; operator&lt;&lt;(ostream&amp; output, const BinaryOperator&amp; object)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output &lt;&lt; object.playerScore; // storing the score in the output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return output; //returning the output object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istream&amp; operator&gt;&gt;(istream&amp; input, BinaryOperator&amp; object)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input &gt;&gt; object.playerScore; //gets the score stored</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return input;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 w:val="28"/>
          <w:szCs w:val="28"/>
        </w:rPr>
      </w:pPr>
    </w:p>
    <w:p w:rsidR="003038D8" w:rsidRPr="009A3944" w:rsidRDefault="003038D8" w:rsidP="003038D8">
      <w:pPr>
        <w:pStyle w:val="western"/>
        <w:spacing w:before="29" w:beforeAutospacing="0"/>
        <w:ind w:right="0"/>
        <w:jc w:val="left"/>
      </w:pPr>
      <w:r w:rsidRPr="009A3944">
        <w:rPr>
          <w:b/>
          <w:bCs/>
        </w:rPr>
        <w:t>Overloading Unary operator</w:t>
      </w:r>
    </w:p>
    <w:p w:rsidR="003038D8" w:rsidRPr="009A3944" w:rsidRDefault="003038D8" w:rsidP="003038D8">
      <w:pPr>
        <w:rPr>
          <w:sz w:val="22"/>
          <w:szCs w:val="22"/>
        </w:rPr>
      </w:pPr>
    </w:p>
    <w:p w:rsidR="003038D8" w:rsidRPr="009A3944" w:rsidRDefault="003038D8" w:rsidP="003038D8">
      <w:pPr>
        <w:rPr>
          <w:rFonts w:ascii="Times New Roman" w:hAnsi="Times New Roman" w:cs="Times New Roman"/>
          <w:sz w:val="24"/>
        </w:rPr>
      </w:pPr>
      <w:r w:rsidRPr="009A3944">
        <w:rPr>
          <w:rFonts w:ascii="Times New Roman" w:hAnsi="Times New Roman" w:cs="Times New Roman"/>
          <w:sz w:val="24"/>
        </w:rPr>
        <w:t>The process of overloading unary operators is similar to that of binary operators. In case of unary the operand is only one. Therefore to overload the unary class:</w:t>
      </w:r>
      <w:r w:rsidRPr="009A3944">
        <w:rPr>
          <w:rFonts w:ascii="Times New Roman" w:hAnsi="Times New Roman" w:cs="Times New Roman"/>
          <w:sz w:val="24"/>
        </w:rPr>
        <w:br/>
      </w:r>
      <w:r w:rsidRPr="009A3944">
        <w:rPr>
          <w:rStyle w:val="apple-tab-span"/>
          <w:rFonts w:ascii="Times New Roman" w:hAnsi="Times New Roman" w:cs="Times New Roman"/>
          <w:sz w:val="24"/>
        </w:rPr>
        <w:tab/>
      </w:r>
      <w:r w:rsidRPr="009A3944">
        <w:rPr>
          <w:rFonts w:ascii="Times New Roman" w:hAnsi="Times New Roman" w:cs="Times New Roman"/>
          <w:sz w:val="24"/>
        </w:rPr>
        <w:t>1. If the operator function is a member of class, it has no parameters</w:t>
      </w:r>
      <w:r w:rsidRPr="009A3944">
        <w:rPr>
          <w:rFonts w:ascii="Times New Roman" w:hAnsi="Times New Roman" w:cs="Times New Roman"/>
          <w:sz w:val="24"/>
        </w:rPr>
        <w:br/>
      </w:r>
      <w:r w:rsidRPr="009A3944">
        <w:rPr>
          <w:rStyle w:val="apple-tab-span"/>
          <w:rFonts w:ascii="Times New Roman" w:hAnsi="Times New Roman" w:cs="Times New Roman"/>
          <w:sz w:val="24"/>
        </w:rPr>
        <w:tab/>
      </w:r>
      <w:r w:rsidRPr="009A3944">
        <w:rPr>
          <w:rFonts w:ascii="Times New Roman" w:hAnsi="Times New Roman" w:cs="Times New Roman"/>
          <w:sz w:val="24"/>
        </w:rPr>
        <w:t>2. If the operator is a non- member (friend), it has one parameter.</w:t>
      </w:r>
    </w:p>
    <w:p w:rsidR="003038D8" w:rsidRPr="009A3944" w:rsidRDefault="003038D8" w:rsidP="003038D8">
      <w:pPr>
        <w:pStyle w:val="western"/>
        <w:spacing w:before="29" w:beforeAutospacing="0"/>
        <w:ind w:right="0"/>
        <w:jc w:val="left"/>
        <w:rPr>
          <w:b/>
          <w:bCs/>
        </w:rPr>
      </w:pPr>
    </w:p>
    <w:p w:rsidR="003038D8" w:rsidRPr="009A3944" w:rsidRDefault="003038D8" w:rsidP="003038D8">
      <w:pPr>
        <w:pStyle w:val="NormalWeb"/>
        <w:spacing w:before="29" w:beforeAutospacing="0" w:after="29"/>
      </w:pPr>
      <w:r w:rsidRPr="009A3944">
        <w:rPr>
          <w:b/>
          <w:bCs/>
          <w:szCs w:val="20"/>
        </w:rPr>
        <w:t>Overloading ++ and --</w:t>
      </w:r>
    </w:p>
    <w:p w:rsidR="003038D8" w:rsidRPr="009A3944" w:rsidRDefault="003038D8" w:rsidP="003038D8">
      <w:pPr>
        <w:pStyle w:val="NormalWeb"/>
        <w:spacing w:before="29" w:beforeAutospacing="0" w:after="29"/>
      </w:pPr>
      <w:r w:rsidRPr="009A3944">
        <w:rPr>
          <w:szCs w:val="20"/>
        </w:rPr>
        <w:t>The prefix and postfix versions of the increment and decrement operators can all be overloaded. We will see how the compiler distinguishes between the prefix version and the postfix version of an increment or decrement operator. To overload the increment operator to allow both prefix and postfix increment usage, each overloaded operator function must have a distinct signature, so that the compiler will be able to determine which version of ++ is intended. The prefix versions are overloaded exactly as any other prefix unary operator would be.</w:t>
      </w:r>
    </w:p>
    <w:p w:rsidR="003038D8" w:rsidRPr="009A3944" w:rsidRDefault="003038D8" w:rsidP="003038D8">
      <w:pPr>
        <w:pStyle w:val="NormalWeb"/>
        <w:rPr>
          <w:rFonts w:ascii="Courier New" w:hAnsi="Courier New" w:cs="Courier New"/>
          <w:sz w:val="22"/>
          <w:szCs w:val="22"/>
        </w:rPr>
      </w:pPr>
      <w:r w:rsidRPr="009A3944">
        <w:t>==============================================================</w:t>
      </w:r>
      <w:r w:rsidRPr="009A3944">
        <w:rPr>
          <w:szCs w:val="27"/>
        </w:rPr>
        <w:br/>
      </w:r>
      <w:r w:rsidRPr="009A3944">
        <w:t>Function prototype to be included in the class definition for overloading the ++ prefix  and postfix operators as member functions ==============================================================</w:t>
      </w:r>
      <w:r w:rsidRPr="009A3944">
        <w:rPr>
          <w:szCs w:val="27"/>
        </w:rPr>
        <w:br/>
      </w:r>
      <w:r w:rsidRPr="009A3944">
        <w:rPr>
          <w:rFonts w:ascii="Courier New" w:hAnsi="Courier New" w:cs="Courier New"/>
          <w:sz w:val="22"/>
          <w:szCs w:val="22"/>
        </w:rPr>
        <w:t xml:space="preserve">ClassName&amp; </w:t>
      </w:r>
      <w:r w:rsidRPr="009A3944">
        <w:rPr>
          <w:rFonts w:ascii="Courier New" w:hAnsi="Courier New" w:cs="Courier New"/>
        </w:rPr>
        <w:t>operator</w:t>
      </w:r>
      <w:r w:rsidRPr="009A3944">
        <w:rPr>
          <w:rFonts w:ascii="Courier New" w:hAnsi="Courier New" w:cs="Courier New"/>
          <w:sz w:val="22"/>
          <w:szCs w:val="22"/>
        </w:rPr>
        <w:t>++();  // prefix ++ operator</w:t>
      </w:r>
    </w:p>
    <w:p w:rsidR="003038D8" w:rsidRPr="009A3944" w:rsidRDefault="003038D8" w:rsidP="003038D8">
      <w:pPr>
        <w:pStyle w:val="NormalWeb"/>
        <w:rPr>
          <w:rFonts w:ascii="Courier New" w:hAnsi="Courier New" w:cs="Courier New"/>
          <w:sz w:val="22"/>
          <w:szCs w:val="27"/>
        </w:rPr>
      </w:pPr>
      <w:r w:rsidRPr="009A3944">
        <w:rPr>
          <w:rFonts w:ascii="Courier New" w:hAnsi="Courier New" w:cs="Courier New"/>
          <w:sz w:val="22"/>
          <w:szCs w:val="22"/>
        </w:rPr>
        <w:t>ClassName</w:t>
      </w:r>
      <w:r w:rsidRPr="009A3944">
        <w:rPr>
          <w:rFonts w:ascii="Courier New" w:hAnsi="Courier New" w:cs="Courier New"/>
        </w:rPr>
        <w:t xml:space="preserve"> </w:t>
      </w:r>
      <w:r w:rsidRPr="009A3944">
        <w:rPr>
          <w:rFonts w:ascii="Courier New" w:hAnsi="Courier New" w:cs="Courier New"/>
          <w:sz w:val="22"/>
          <w:szCs w:val="22"/>
        </w:rPr>
        <w:t>operator++ (int) //postfix ++ operator</w:t>
      </w:r>
    </w:p>
    <w:p w:rsidR="003038D8" w:rsidRPr="009A3944" w:rsidRDefault="003038D8" w:rsidP="003038D8">
      <w:pPr>
        <w:pStyle w:val="NormalWeb"/>
        <w:rPr>
          <w:rFonts w:ascii="Courier New" w:hAnsi="Courier New" w:cs="Courier New"/>
          <w:sz w:val="22"/>
          <w:szCs w:val="22"/>
        </w:rPr>
      </w:pPr>
      <w:r w:rsidRPr="009A3944">
        <w:t>==============================================================</w:t>
      </w:r>
      <w:r w:rsidRPr="009A3944">
        <w:rPr>
          <w:szCs w:val="27"/>
        </w:rPr>
        <w:br/>
      </w:r>
      <w:r w:rsidRPr="009A3944">
        <w:t>Function prototype to be included in the class definition for overloading the ++ prefix and postfix operators as global functions ==============================================================</w:t>
      </w:r>
      <w:r w:rsidRPr="009A3944">
        <w:rPr>
          <w:szCs w:val="27"/>
        </w:rPr>
        <w:br/>
      </w:r>
      <w:r w:rsidRPr="009A3944">
        <w:rPr>
          <w:rFonts w:ascii="Courier New" w:hAnsi="Courier New" w:cs="Courier New"/>
          <w:sz w:val="22"/>
          <w:szCs w:val="22"/>
        </w:rPr>
        <w:t xml:space="preserve">ClassName&amp; </w:t>
      </w:r>
      <w:r w:rsidRPr="009A3944">
        <w:rPr>
          <w:rFonts w:ascii="Courier New" w:hAnsi="Courier New" w:cs="Courier New"/>
        </w:rPr>
        <w:t>operator</w:t>
      </w:r>
      <w:r w:rsidRPr="009A3944">
        <w:rPr>
          <w:rFonts w:ascii="Courier New" w:hAnsi="Courier New" w:cs="Courier New"/>
          <w:sz w:val="22"/>
          <w:szCs w:val="22"/>
        </w:rPr>
        <w:t>++ (ClassName&amp;); // prefix ++ operator</w:t>
      </w:r>
    </w:p>
    <w:p w:rsidR="003038D8" w:rsidRPr="009A3944" w:rsidRDefault="003038D8" w:rsidP="003038D8">
      <w:pPr>
        <w:pStyle w:val="NormalWeb"/>
        <w:rPr>
          <w:rFonts w:ascii="Courier New" w:hAnsi="Courier New" w:cs="Courier New"/>
          <w:sz w:val="22"/>
          <w:szCs w:val="22"/>
        </w:rPr>
      </w:pPr>
      <w:r w:rsidRPr="009A3944">
        <w:rPr>
          <w:rFonts w:ascii="Courier New" w:hAnsi="Courier New" w:cs="Courier New"/>
          <w:sz w:val="22"/>
          <w:szCs w:val="22"/>
        </w:rPr>
        <w:t>ClassName operator++ (ClassName&amp;, int) //postfix ++ operator</w:t>
      </w:r>
    </w:p>
    <w:p w:rsidR="003038D8" w:rsidRPr="009A3944" w:rsidRDefault="003038D8" w:rsidP="003038D8">
      <w:pPr>
        <w:pStyle w:val="NormalWeb"/>
        <w:spacing w:before="29" w:beforeAutospacing="0" w:after="29"/>
        <w:rPr>
          <w:szCs w:val="20"/>
        </w:rPr>
      </w:pPr>
      <w:r w:rsidRPr="009A3944">
        <w:rPr>
          <w:szCs w:val="20"/>
        </w:rPr>
        <w:t xml:space="preserve">The integer argument usually passed as 0 is strictly a "dummy value" that enables the compiler to distinguish between the prefix and postfix increment operator functions. </w:t>
      </w:r>
    </w:p>
    <w:p w:rsidR="003038D8" w:rsidRPr="009A3944" w:rsidRDefault="003038D8" w:rsidP="003038D8">
      <w:pPr>
        <w:pStyle w:val="NormalWeb"/>
        <w:spacing w:before="29" w:beforeAutospacing="0" w:after="29"/>
        <w:rPr>
          <w:szCs w:val="20"/>
        </w:rPr>
      </w:pPr>
      <w:r w:rsidRPr="009A3944">
        <w:rPr>
          <w:szCs w:val="20"/>
        </w:rPr>
        <w:t>Exercises</w:t>
      </w:r>
    </w:p>
    <w:p w:rsidR="003038D8" w:rsidRPr="009A3944" w:rsidRDefault="003038D8" w:rsidP="003038D8">
      <w:pPr>
        <w:pStyle w:val="doctext"/>
      </w:pPr>
      <w:r w:rsidRPr="009A3944">
        <w:t>Fill in the blanks in each of the following:</w:t>
      </w:r>
    </w:p>
    <w:p w:rsidR="003038D8" w:rsidRPr="009A3944" w:rsidRDefault="003038D8" w:rsidP="003038D8">
      <w:pPr>
        <w:pStyle w:val="doclist"/>
        <w:numPr>
          <w:ilvl w:val="0"/>
          <w:numId w:val="143"/>
        </w:numPr>
      </w:pPr>
      <w:r w:rsidRPr="009A3944">
        <w:t xml:space="preserve">Suppose </w:t>
      </w:r>
      <w:r w:rsidRPr="009A3944">
        <w:rPr>
          <w:rStyle w:val="HTMLTypewriter"/>
        </w:rPr>
        <w:t>a</w:t>
      </w:r>
      <w:r w:rsidRPr="009A3944">
        <w:t xml:space="preserve"> and </w:t>
      </w:r>
      <w:r w:rsidRPr="009A3944">
        <w:rPr>
          <w:rStyle w:val="HTMLTypewriter"/>
        </w:rPr>
        <w:t>b</w:t>
      </w:r>
      <w:r w:rsidRPr="009A3944">
        <w:t xml:space="preserve"> are integer variables and we form the sum </w:t>
      </w:r>
      <w:r w:rsidRPr="009A3944">
        <w:rPr>
          <w:rStyle w:val="HTMLTypewriter"/>
        </w:rPr>
        <w:t>a + b</w:t>
      </w:r>
      <w:r w:rsidRPr="009A3944">
        <w:t xml:space="preserve">. Now suppose </w:t>
      </w:r>
      <w:r w:rsidRPr="009A3944">
        <w:rPr>
          <w:rStyle w:val="HTMLTypewriter"/>
        </w:rPr>
        <w:t>c</w:t>
      </w:r>
      <w:r w:rsidRPr="009A3944">
        <w:t xml:space="preserve"> and </w:t>
      </w:r>
      <w:r w:rsidRPr="009A3944">
        <w:rPr>
          <w:rStyle w:val="HTMLTypewriter"/>
        </w:rPr>
        <w:t>d</w:t>
      </w:r>
      <w:r w:rsidRPr="009A3944">
        <w:t xml:space="preserve"> are floating-point variables and we form the sum </w:t>
      </w:r>
      <w:r w:rsidRPr="009A3944">
        <w:rPr>
          <w:rStyle w:val="HTMLTypewriter"/>
        </w:rPr>
        <w:t>c + d</w:t>
      </w:r>
      <w:r w:rsidRPr="009A3944">
        <w:t xml:space="preserve">. The two </w:t>
      </w:r>
      <w:r w:rsidRPr="009A3944">
        <w:rPr>
          <w:rStyle w:val="HTMLTypewriter"/>
        </w:rPr>
        <w:t>+</w:t>
      </w:r>
      <w:r w:rsidRPr="009A3944">
        <w:t xml:space="preserve"> operators here are clearly being used for different purposes. This is an example of __________.</w:t>
      </w:r>
    </w:p>
    <w:p w:rsidR="003038D8" w:rsidRPr="009A3944" w:rsidRDefault="003038D8" w:rsidP="003038D8">
      <w:pPr>
        <w:pStyle w:val="doclist"/>
        <w:numPr>
          <w:ilvl w:val="0"/>
          <w:numId w:val="143"/>
        </w:numPr>
      </w:pPr>
      <w:r w:rsidRPr="009A3944">
        <w:t>Keyword __________ introduces an overloaded-operator function definition.</w:t>
      </w:r>
    </w:p>
    <w:p w:rsidR="003038D8" w:rsidRPr="009A3944" w:rsidRDefault="003038D8" w:rsidP="003038D8">
      <w:pPr>
        <w:pStyle w:val="doclist"/>
        <w:numPr>
          <w:ilvl w:val="0"/>
          <w:numId w:val="143"/>
        </w:numPr>
      </w:pPr>
      <w:r w:rsidRPr="009A3944">
        <w:t>To use operators on class objects, they must be overloaded, with the exception of operators __________, __________ and __________.</w:t>
      </w:r>
    </w:p>
    <w:p w:rsidR="003038D8" w:rsidRPr="009A3944" w:rsidRDefault="003038D8" w:rsidP="003038D8">
      <w:pPr>
        <w:pStyle w:val="doclist"/>
        <w:numPr>
          <w:ilvl w:val="0"/>
          <w:numId w:val="143"/>
        </w:numPr>
      </w:pPr>
      <w:r w:rsidRPr="009A3944">
        <w:t>The __________, __________ and __________ of an operator cannot be changed by overloading the operator.</w:t>
      </w:r>
    </w:p>
    <w:p w:rsidR="003038D8" w:rsidRPr="009A3944" w:rsidRDefault="003038D8" w:rsidP="003038D8">
      <w:pPr>
        <w:pStyle w:val="NormalWeb"/>
        <w:spacing w:before="29" w:beforeAutospacing="0" w:after="29"/>
        <w:rPr>
          <w:rStyle w:val="basetext"/>
        </w:rPr>
      </w:pPr>
      <w:r w:rsidRPr="009A3944">
        <w:rPr>
          <w:szCs w:val="20"/>
        </w:rPr>
        <w:t>Multiple Choice</w:t>
      </w:r>
    </w:p>
    <w:p w:rsidR="003038D8" w:rsidRPr="009A3944" w:rsidRDefault="003038D8" w:rsidP="003038D8">
      <w:pPr>
        <w:pStyle w:val="ListParagraph"/>
        <w:numPr>
          <w:ilvl w:val="3"/>
          <w:numId w:val="145"/>
        </w:numPr>
        <w:suppressAutoHyphens/>
        <w:spacing w:after="0" w:line="240" w:lineRule="auto"/>
        <w:ind w:left="360"/>
        <w:outlineLvl w:val="0"/>
        <w:rPr>
          <w:rFonts w:ascii="Calibri" w:eastAsia="Calibri" w:hAnsi="Calibri" w:cs="Times New Roman"/>
          <w:szCs w:val="24"/>
        </w:rPr>
      </w:pPr>
      <w:r w:rsidRPr="009A3944">
        <w:rPr>
          <w:rStyle w:val="basetext"/>
          <w:rFonts w:eastAsia="Calibri" w:cs="Times New Roman"/>
        </w:rPr>
        <w:t xml:space="preserve"> The correct function name for overloading the addition (</w:t>
      </w:r>
      <w:r w:rsidRPr="009A3944">
        <w:rPr>
          <w:rStyle w:val="CDT"/>
          <w:rFonts w:ascii="Times New Roman" w:eastAsia="Calibri" w:hAnsi="Times New Roman" w:cs="Times New Roman"/>
          <w:sz w:val="24"/>
        </w:rPr>
        <w:t>+</w:t>
      </w:r>
      <w:r w:rsidRPr="009A3944">
        <w:rPr>
          <w:rStyle w:val="basetext"/>
          <w:rFonts w:eastAsia="Calibri" w:cs="Times New Roman"/>
        </w:rPr>
        <w:t>) operator is</w:t>
      </w:r>
      <w:r w:rsidRPr="009A3944">
        <w:rPr>
          <w:rFonts w:ascii="Calibri" w:eastAsia="Calibri" w:hAnsi="Calibri" w:cs="Times New Roman"/>
          <w:szCs w:val="24"/>
        </w:rPr>
        <w:t>:</w:t>
      </w:r>
    </w:p>
    <w:p w:rsidR="003038D8" w:rsidRPr="009A3944" w:rsidRDefault="003038D8" w:rsidP="003038D8">
      <w:pPr>
        <w:numPr>
          <w:ilvl w:val="0"/>
          <w:numId w:val="262"/>
        </w:numPr>
        <w:suppressAutoHyphens/>
        <w:rPr>
          <w:rStyle w:val="basetext"/>
        </w:rPr>
      </w:pPr>
      <w:r w:rsidRPr="009A3944">
        <w:rPr>
          <w:rStyle w:val="CDT"/>
          <w:rFonts w:ascii="Times New Roman" w:hAnsi="Times New Roman"/>
          <w:sz w:val="24"/>
        </w:rPr>
        <w:t>operator+</w:t>
      </w:r>
    </w:p>
    <w:p w:rsidR="003038D8" w:rsidRPr="009A3944" w:rsidRDefault="003038D8" w:rsidP="003038D8">
      <w:pPr>
        <w:numPr>
          <w:ilvl w:val="0"/>
          <w:numId w:val="262"/>
        </w:numPr>
        <w:suppressAutoHyphens/>
        <w:rPr>
          <w:rStyle w:val="basetext"/>
        </w:rPr>
      </w:pPr>
      <w:r w:rsidRPr="009A3944">
        <w:rPr>
          <w:rStyle w:val="CDT"/>
          <w:rFonts w:ascii="Times New Roman" w:hAnsi="Times New Roman"/>
          <w:sz w:val="24"/>
        </w:rPr>
        <w:t>operator(+)</w:t>
      </w:r>
    </w:p>
    <w:p w:rsidR="003038D8" w:rsidRPr="009A3944" w:rsidRDefault="003038D8" w:rsidP="003038D8">
      <w:pPr>
        <w:numPr>
          <w:ilvl w:val="0"/>
          <w:numId w:val="262"/>
        </w:numPr>
        <w:suppressAutoHyphens/>
        <w:rPr>
          <w:rStyle w:val="basetext"/>
        </w:rPr>
      </w:pPr>
      <w:r w:rsidRPr="009A3944">
        <w:rPr>
          <w:rStyle w:val="CDT"/>
          <w:rFonts w:ascii="Times New Roman" w:hAnsi="Times New Roman"/>
          <w:sz w:val="24"/>
        </w:rPr>
        <w:t>operator:+</w:t>
      </w:r>
    </w:p>
    <w:p w:rsidR="003038D8" w:rsidRPr="009A3944" w:rsidRDefault="003038D8" w:rsidP="003038D8">
      <w:pPr>
        <w:numPr>
          <w:ilvl w:val="0"/>
          <w:numId w:val="262"/>
        </w:numPr>
        <w:suppressAutoHyphens/>
        <w:outlineLvl w:val="0"/>
        <w:rPr>
          <w:rStyle w:val="basetext"/>
        </w:rPr>
      </w:pPr>
      <w:r w:rsidRPr="009A3944">
        <w:rPr>
          <w:rStyle w:val="CDT"/>
          <w:rFonts w:ascii="Times New Roman" w:hAnsi="Times New Roman"/>
          <w:sz w:val="24"/>
        </w:rPr>
        <w:t>operator_+</w:t>
      </w:r>
    </w:p>
    <w:p w:rsidR="003038D8" w:rsidRPr="009A3944" w:rsidRDefault="003038D8" w:rsidP="003038D8">
      <w:pPr>
        <w:outlineLvl w:val="0"/>
        <w:rPr>
          <w:rStyle w:val="basetext"/>
        </w:rPr>
      </w:pPr>
      <w:r w:rsidRPr="009A3944">
        <w:rPr>
          <w:rStyle w:val="basetext"/>
        </w:rPr>
        <w:t>2. Which of the following operators cannot be overloaded</w:t>
      </w:r>
      <w:r w:rsidRPr="009A3944">
        <w:t>?</w:t>
      </w:r>
    </w:p>
    <w:p w:rsidR="003038D8" w:rsidRPr="009A3944" w:rsidRDefault="003038D8" w:rsidP="003038D8">
      <w:pPr>
        <w:numPr>
          <w:ilvl w:val="0"/>
          <w:numId w:val="146"/>
        </w:numPr>
        <w:suppressAutoHyphens/>
        <w:rPr>
          <w:rStyle w:val="basetext"/>
        </w:rPr>
      </w:pPr>
      <w:r w:rsidRPr="009A3944">
        <w:t xml:space="preserve">The </w:t>
      </w:r>
      <w:r w:rsidRPr="009A3944">
        <w:rPr>
          <w:rStyle w:val="CDT"/>
          <w:rFonts w:ascii="Times New Roman" w:hAnsi="Times New Roman"/>
          <w:sz w:val="24"/>
        </w:rPr>
        <w:t>.</w:t>
      </w:r>
      <w:r w:rsidRPr="009A3944">
        <w:rPr>
          <w:rStyle w:val="basetext"/>
        </w:rPr>
        <w:t xml:space="preserve"> operator.</w:t>
      </w:r>
    </w:p>
    <w:p w:rsidR="003038D8" w:rsidRPr="009A3944" w:rsidRDefault="003038D8" w:rsidP="003038D8">
      <w:pPr>
        <w:numPr>
          <w:ilvl w:val="0"/>
          <w:numId w:val="146"/>
        </w:numPr>
        <w:suppressAutoHyphens/>
        <w:rPr>
          <w:rStyle w:val="basetext"/>
        </w:rPr>
      </w:pPr>
      <w:r w:rsidRPr="009A3944">
        <w:t xml:space="preserve">The </w:t>
      </w:r>
      <w:r w:rsidRPr="009A3944">
        <w:rPr>
          <w:rStyle w:val="CDT"/>
          <w:rFonts w:ascii="Times New Roman" w:hAnsi="Times New Roman"/>
          <w:sz w:val="24"/>
        </w:rPr>
        <w:t>-&gt;</w:t>
      </w:r>
      <w:r w:rsidRPr="009A3944">
        <w:rPr>
          <w:rStyle w:val="basetext"/>
        </w:rPr>
        <w:t xml:space="preserve"> operator.</w:t>
      </w:r>
    </w:p>
    <w:p w:rsidR="003038D8" w:rsidRPr="009A3944" w:rsidRDefault="003038D8" w:rsidP="003038D8">
      <w:pPr>
        <w:numPr>
          <w:ilvl w:val="0"/>
          <w:numId w:val="146"/>
        </w:numPr>
        <w:suppressAutoHyphens/>
        <w:rPr>
          <w:rStyle w:val="basetext"/>
        </w:rPr>
      </w:pPr>
      <w:r w:rsidRPr="009A3944">
        <w:t xml:space="preserve">The </w:t>
      </w:r>
      <w:r w:rsidRPr="009A3944">
        <w:rPr>
          <w:rStyle w:val="CDT"/>
          <w:rFonts w:ascii="Times New Roman" w:hAnsi="Times New Roman"/>
          <w:sz w:val="24"/>
        </w:rPr>
        <w:t>&amp;</w:t>
      </w:r>
      <w:r w:rsidRPr="009A3944">
        <w:rPr>
          <w:rStyle w:val="basetext"/>
        </w:rPr>
        <w:t xml:space="preserve"> operator.</w:t>
      </w:r>
    </w:p>
    <w:p w:rsidR="003038D8" w:rsidRPr="009A3944" w:rsidRDefault="003038D8" w:rsidP="003038D8">
      <w:pPr>
        <w:numPr>
          <w:ilvl w:val="0"/>
          <w:numId w:val="146"/>
        </w:numPr>
        <w:suppressAutoHyphens/>
        <w:rPr>
          <w:rStyle w:val="basetext"/>
        </w:rPr>
      </w:pPr>
      <w:r w:rsidRPr="009A3944">
        <w:t xml:space="preserve">The </w:t>
      </w:r>
      <w:r w:rsidRPr="009A3944">
        <w:rPr>
          <w:rStyle w:val="CDT"/>
          <w:rFonts w:ascii="Times New Roman" w:hAnsi="Times New Roman"/>
          <w:sz w:val="24"/>
        </w:rPr>
        <w:t>[ ]</w:t>
      </w:r>
      <w:r w:rsidRPr="009A3944">
        <w:rPr>
          <w:rStyle w:val="basetext"/>
        </w:rPr>
        <w:t xml:space="preserve"> operator.</w:t>
      </w:r>
    </w:p>
    <w:p w:rsidR="003038D8" w:rsidRPr="009A3944" w:rsidRDefault="003038D8" w:rsidP="003038D8">
      <w:pPr>
        <w:outlineLvl w:val="0"/>
        <w:rPr>
          <w:rStyle w:val="basetext"/>
        </w:rPr>
      </w:pPr>
      <w:r w:rsidRPr="009A3944">
        <w:rPr>
          <w:rStyle w:val="basetext"/>
        </w:rPr>
        <w:t>3.  Which statement about operator overloading is false</w:t>
      </w:r>
      <w:r w:rsidRPr="009A3944">
        <w:t>?</w:t>
      </w:r>
    </w:p>
    <w:p w:rsidR="003038D8" w:rsidRPr="009A3944" w:rsidRDefault="003038D8" w:rsidP="003038D8">
      <w:pPr>
        <w:numPr>
          <w:ilvl w:val="0"/>
          <w:numId w:val="147"/>
        </w:numPr>
        <w:suppressAutoHyphens/>
        <w:rPr>
          <w:rStyle w:val="basetext"/>
        </w:rPr>
      </w:pPr>
      <w:r w:rsidRPr="009A3944">
        <w:rPr>
          <w:rStyle w:val="basetext"/>
        </w:rPr>
        <w:t>New operators can never be created.</w:t>
      </w:r>
    </w:p>
    <w:p w:rsidR="003038D8" w:rsidRPr="009A3944" w:rsidRDefault="003038D8" w:rsidP="003038D8">
      <w:pPr>
        <w:numPr>
          <w:ilvl w:val="0"/>
          <w:numId w:val="147"/>
        </w:numPr>
        <w:suppressAutoHyphens/>
        <w:rPr>
          <w:rStyle w:val="basetext"/>
        </w:rPr>
      </w:pPr>
      <w:r w:rsidRPr="009A3944">
        <w:rPr>
          <w:rStyle w:val="basetext"/>
        </w:rPr>
        <w:t>Certain overloaded operators can change the number of arguments they take.</w:t>
      </w:r>
    </w:p>
    <w:p w:rsidR="003038D8" w:rsidRPr="009A3944" w:rsidRDefault="003038D8" w:rsidP="003038D8">
      <w:pPr>
        <w:numPr>
          <w:ilvl w:val="0"/>
          <w:numId w:val="147"/>
        </w:numPr>
        <w:suppressAutoHyphens/>
        <w:rPr>
          <w:rStyle w:val="basetext"/>
        </w:rPr>
      </w:pPr>
      <w:r w:rsidRPr="009A3944">
        <w:rPr>
          <w:rStyle w:val="basetext"/>
        </w:rPr>
        <w:t>The precedence of an operator cannot be changed by overloading.</w:t>
      </w:r>
    </w:p>
    <w:p w:rsidR="003038D8" w:rsidRPr="009A3944" w:rsidRDefault="003038D8" w:rsidP="003038D8">
      <w:pPr>
        <w:numPr>
          <w:ilvl w:val="0"/>
          <w:numId w:val="147"/>
        </w:numPr>
        <w:suppressAutoHyphens/>
        <w:outlineLvl w:val="0"/>
        <w:rPr>
          <w:rStyle w:val="basetext"/>
        </w:rPr>
      </w:pPr>
      <w:r w:rsidRPr="009A3944">
        <w:rPr>
          <w:rStyle w:val="basetext"/>
        </w:rPr>
        <w:t>Overloading cannot change how an operator works on built-in types.</w:t>
      </w:r>
    </w:p>
    <w:p w:rsidR="003038D8" w:rsidRPr="009A3944" w:rsidRDefault="003038D8" w:rsidP="003038D8">
      <w:pPr>
        <w:outlineLvl w:val="0"/>
        <w:rPr>
          <w:rStyle w:val="basetext"/>
        </w:rPr>
      </w:pPr>
      <w:r w:rsidRPr="009A3944">
        <w:rPr>
          <w:rStyle w:val="basetext"/>
        </w:rPr>
        <w:t xml:space="preserve">4.  To implicitly overload the </w:t>
      </w:r>
      <w:r w:rsidRPr="009A3944">
        <w:rPr>
          <w:rStyle w:val="CDT"/>
          <w:rFonts w:ascii="Times New Roman" w:hAnsi="Times New Roman"/>
          <w:sz w:val="24"/>
        </w:rPr>
        <w:t>+=</w:t>
      </w:r>
      <w:r w:rsidRPr="009A3944">
        <w:rPr>
          <w:rStyle w:val="basetext"/>
        </w:rPr>
        <w:t xml:space="preserve"> operator</w:t>
      </w:r>
      <w:r w:rsidRPr="009A3944">
        <w:t>:</w:t>
      </w:r>
    </w:p>
    <w:p w:rsidR="003038D8" w:rsidRPr="009A3944" w:rsidRDefault="003038D8" w:rsidP="003038D8">
      <w:pPr>
        <w:numPr>
          <w:ilvl w:val="0"/>
          <w:numId w:val="148"/>
        </w:numPr>
        <w:suppressAutoHyphens/>
        <w:rPr>
          <w:rStyle w:val="basetext"/>
        </w:rPr>
      </w:pPr>
      <w:r w:rsidRPr="009A3944">
        <w:rPr>
          <w:rStyle w:val="basetext"/>
        </w:rPr>
        <w:t xml:space="preserve">Only the </w:t>
      </w:r>
      <w:r w:rsidRPr="009A3944">
        <w:rPr>
          <w:rStyle w:val="CDT"/>
          <w:rFonts w:ascii="Times New Roman" w:hAnsi="Times New Roman"/>
          <w:sz w:val="24"/>
        </w:rPr>
        <w:t>+</w:t>
      </w:r>
      <w:r w:rsidRPr="009A3944">
        <w:rPr>
          <w:rStyle w:val="basetext"/>
        </w:rPr>
        <w:t xml:space="preserve"> operator needs to be overloaded.</w:t>
      </w:r>
    </w:p>
    <w:p w:rsidR="003038D8" w:rsidRPr="009A3944" w:rsidRDefault="003038D8" w:rsidP="003038D8">
      <w:pPr>
        <w:numPr>
          <w:ilvl w:val="0"/>
          <w:numId w:val="148"/>
        </w:numPr>
        <w:suppressAutoHyphens/>
        <w:rPr>
          <w:rStyle w:val="basetext"/>
        </w:rPr>
      </w:pPr>
      <w:r w:rsidRPr="009A3944">
        <w:rPr>
          <w:rStyle w:val="basetext"/>
        </w:rPr>
        <w:t xml:space="preserve">Only the </w:t>
      </w:r>
      <w:r w:rsidRPr="009A3944">
        <w:rPr>
          <w:rStyle w:val="CDT"/>
          <w:rFonts w:ascii="Times New Roman" w:hAnsi="Times New Roman"/>
          <w:sz w:val="24"/>
        </w:rPr>
        <w:t>=</w:t>
      </w:r>
      <w:r w:rsidRPr="009A3944">
        <w:rPr>
          <w:rStyle w:val="basetext"/>
        </w:rPr>
        <w:t xml:space="preserve"> operator needs to be overloaded.</w:t>
      </w:r>
    </w:p>
    <w:p w:rsidR="003038D8" w:rsidRPr="009A3944" w:rsidRDefault="003038D8" w:rsidP="003038D8">
      <w:pPr>
        <w:numPr>
          <w:ilvl w:val="0"/>
          <w:numId w:val="148"/>
        </w:numPr>
        <w:suppressAutoHyphens/>
        <w:rPr>
          <w:rStyle w:val="basetext"/>
        </w:rPr>
      </w:pPr>
      <w:r w:rsidRPr="009A3944">
        <w:rPr>
          <w:rStyle w:val="basetext"/>
        </w:rPr>
        <w:t xml:space="preserve">Both the </w:t>
      </w:r>
      <w:r w:rsidRPr="009A3944">
        <w:rPr>
          <w:rStyle w:val="CDT"/>
          <w:rFonts w:ascii="Times New Roman" w:hAnsi="Times New Roman"/>
          <w:sz w:val="24"/>
        </w:rPr>
        <w:t>+</w:t>
      </w:r>
      <w:r w:rsidRPr="009A3944">
        <w:rPr>
          <w:rStyle w:val="basetext"/>
        </w:rPr>
        <w:t xml:space="preserve"> and </w:t>
      </w:r>
      <w:r w:rsidRPr="009A3944">
        <w:rPr>
          <w:rStyle w:val="CDT"/>
          <w:rFonts w:ascii="Times New Roman" w:hAnsi="Times New Roman"/>
          <w:sz w:val="24"/>
        </w:rPr>
        <w:t>=</w:t>
      </w:r>
      <w:r w:rsidRPr="009A3944">
        <w:rPr>
          <w:rStyle w:val="basetext"/>
        </w:rPr>
        <w:t xml:space="preserve"> operators need to be overloaded.</w:t>
      </w:r>
    </w:p>
    <w:p w:rsidR="003038D8" w:rsidRPr="009A3944" w:rsidRDefault="003038D8" w:rsidP="003038D8">
      <w:pPr>
        <w:numPr>
          <w:ilvl w:val="0"/>
          <w:numId w:val="148"/>
        </w:numPr>
        <w:suppressAutoHyphens/>
        <w:rPr>
          <w:rStyle w:val="basetext"/>
        </w:rPr>
      </w:pPr>
      <w:r w:rsidRPr="009A3944">
        <w:rPr>
          <w:rStyle w:val="basetext"/>
        </w:rPr>
        <w:t xml:space="preserve">The </w:t>
      </w:r>
      <w:r w:rsidRPr="009A3944">
        <w:rPr>
          <w:rStyle w:val="CDT"/>
          <w:rFonts w:ascii="Times New Roman" w:hAnsi="Times New Roman"/>
          <w:sz w:val="24"/>
        </w:rPr>
        <w:t>+=</w:t>
      </w:r>
      <w:r w:rsidRPr="009A3944">
        <w:rPr>
          <w:rStyle w:val="basetext"/>
        </w:rPr>
        <w:t xml:space="preserve"> operator cannot be overloaded implicitly.</w:t>
      </w:r>
    </w:p>
    <w:p w:rsidR="003038D8" w:rsidRPr="009A3944" w:rsidRDefault="003038D8" w:rsidP="003038D8">
      <w:pPr>
        <w:outlineLvl w:val="0"/>
        <w:rPr>
          <w:rStyle w:val="basetext"/>
        </w:rPr>
      </w:pPr>
    </w:p>
    <w:p w:rsidR="003038D8" w:rsidRPr="009A3944" w:rsidRDefault="003038D8" w:rsidP="003038D8">
      <w:pPr>
        <w:pStyle w:val="Body"/>
        <w:spacing w:line="240" w:lineRule="atLeast"/>
        <w:rPr>
          <w:rStyle w:val="basetext"/>
          <w:bCs/>
          <w:noProof w:val="0"/>
          <w:color w:val="auto"/>
        </w:rPr>
      </w:pPr>
      <w:r w:rsidRPr="009A3944">
        <w:rPr>
          <w:rStyle w:val="basetext"/>
          <w:rFonts w:cs="Times New Roman"/>
          <w:color w:val="auto"/>
        </w:rPr>
        <w:t xml:space="preserve">5. </w:t>
      </w:r>
      <w:r w:rsidRPr="009A3944">
        <w:rPr>
          <w:rStyle w:val="basetext"/>
          <w:bCs/>
          <w:noProof w:val="0"/>
          <w:color w:val="auto"/>
        </w:rPr>
        <w:t>Which situation would</w:t>
      </w:r>
      <w:r w:rsidRPr="009A3944">
        <w:rPr>
          <w:rStyle w:val="basetext"/>
          <w:rFonts w:cs="Times New Roman"/>
          <w:color w:val="auto"/>
        </w:rPr>
        <w:t xml:space="preserve"> </w:t>
      </w:r>
      <w:r w:rsidRPr="009A3944">
        <w:rPr>
          <w:rStyle w:val="basetext"/>
          <w:bCs/>
          <w:noProof w:val="0"/>
          <w:color w:val="auto"/>
        </w:rPr>
        <w:t>require the operator to be overloaded as a global function?</w:t>
      </w:r>
    </w:p>
    <w:p w:rsidR="003038D8" w:rsidRPr="009A3944" w:rsidRDefault="003038D8" w:rsidP="003038D8">
      <w:pPr>
        <w:numPr>
          <w:ilvl w:val="0"/>
          <w:numId w:val="149"/>
        </w:numPr>
        <w:suppressAutoHyphens/>
        <w:rPr>
          <w:rStyle w:val="basetext"/>
        </w:rPr>
      </w:pPr>
      <w:r w:rsidRPr="009A3944">
        <w:rPr>
          <w:rStyle w:val="basetext"/>
        </w:rPr>
        <w:t xml:space="preserve">The overloaded operator is </w:t>
      </w:r>
      <w:r w:rsidRPr="009A3944">
        <w:rPr>
          <w:rStyle w:val="CDT"/>
          <w:rFonts w:ascii="Times New Roman" w:hAnsi="Times New Roman"/>
          <w:sz w:val="24"/>
        </w:rPr>
        <w:t>=</w:t>
      </w:r>
      <w:r w:rsidRPr="009A3944">
        <w:rPr>
          <w:rStyle w:val="basetext"/>
        </w:rPr>
        <w:t>.</w:t>
      </w:r>
    </w:p>
    <w:p w:rsidR="003038D8" w:rsidRPr="009A3944" w:rsidRDefault="003038D8" w:rsidP="003038D8">
      <w:pPr>
        <w:numPr>
          <w:ilvl w:val="0"/>
          <w:numId w:val="149"/>
        </w:numPr>
        <w:suppressAutoHyphens/>
        <w:rPr>
          <w:rStyle w:val="basetext"/>
        </w:rPr>
      </w:pPr>
      <w:r w:rsidRPr="009A3944">
        <w:rPr>
          <w:rStyle w:val="basetext"/>
        </w:rPr>
        <w:t>The left most operand must be a class object (or a reference to a class object).</w:t>
      </w:r>
    </w:p>
    <w:p w:rsidR="003038D8" w:rsidRPr="009A3944" w:rsidRDefault="003038D8" w:rsidP="003038D8">
      <w:pPr>
        <w:numPr>
          <w:ilvl w:val="0"/>
          <w:numId w:val="149"/>
        </w:numPr>
        <w:suppressAutoHyphens/>
        <w:rPr>
          <w:rStyle w:val="basetext"/>
        </w:rPr>
      </w:pPr>
      <w:r w:rsidRPr="009A3944">
        <w:rPr>
          <w:rStyle w:val="basetext"/>
        </w:rPr>
        <w:t xml:space="preserve">The left operand is an </w:t>
      </w:r>
      <w:r w:rsidRPr="009A3944">
        <w:rPr>
          <w:rStyle w:val="CDT"/>
          <w:rFonts w:ascii="Times New Roman" w:hAnsi="Times New Roman"/>
          <w:sz w:val="24"/>
        </w:rPr>
        <w:t>int</w:t>
      </w:r>
      <w:r w:rsidRPr="009A3944">
        <w:rPr>
          <w:rStyle w:val="basetext"/>
        </w:rPr>
        <w:t>.</w:t>
      </w:r>
    </w:p>
    <w:p w:rsidR="003038D8" w:rsidRPr="009A3944" w:rsidRDefault="003038D8" w:rsidP="003038D8">
      <w:pPr>
        <w:numPr>
          <w:ilvl w:val="0"/>
          <w:numId w:val="149"/>
        </w:numPr>
        <w:suppressAutoHyphens/>
        <w:rPr>
          <w:rStyle w:val="basetext"/>
        </w:rPr>
      </w:pPr>
      <w:r w:rsidRPr="009A3944">
        <w:rPr>
          <w:rStyle w:val="basetext"/>
        </w:rPr>
        <w:t>The operator returns a reference.</w:t>
      </w:r>
    </w:p>
    <w:p w:rsidR="003038D8" w:rsidRPr="009A3944" w:rsidRDefault="003038D8" w:rsidP="003038D8">
      <w:pPr>
        <w:outlineLvl w:val="0"/>
        <w:rPr>
          <w:rStyle w:val="basetext"/>
        </w:rPr>
      </w:pPr>
      <w:r w:rsidRPr="009A3944">
        <w:rPr>
          <w:rStyle w:val="basetext"/>
        </w:rPr>
        <w:t xml:space="preserve">6. Suppose you have a programmer-defined data type </w:t>
      </w:r>
      <w:r w:rsidRPr="009A3944">
        <w:rPr>
          <w:rStyle w:val="CDT"/>
          <w:rFonts w:ascii="Times New Roman" w:hAnsi="Times New Roman"/>
          <w:sz w:val="24"/>
        </w:rPr>
        <w:t>Data</w:t>
      </w:r>
      <w:r w:rsidRPr="009A3944">
        <w:rPr>
          <w:rStyle w:val="basetext"/>
        </w:rPr>
        <w:t xml:space="preserve"> and want to overload the </w:t>
      </w:r>
      <w:r w:rsidRPr="009A3944">
        <w:rPr>
          <w:rStyle w:val="CDT"/>
          <w:rFonts w:ascii="Times New Roman" w:hAnsi="Times New Roman"/>
          <w:sz w:val="24"/>
        </w:rPr>
        <w:t>&lt;&lt;</w:t>
      </w:r>
      <w:r w:rsidRPr="009A3944">
        <w:rPr>
          <w:rStyle w:val="basetext"/>
        </w:rPr>
        <w:t xml:space="preserve"> operator to output your data type to the screen in the form </w:t>
      </w:r>
      <w:r w:rsidRPr="009A3944">
        <w:rPr>
          <w:rStyle w:val="CDT"/>
          <w:rFonts w:ascii="Times New Roman" w:hAnsi="Times New Roman"/>
          <w:sz w:val="24"/>
        </w:rPr>
        <w:t>cout &lt;&lt; dataToPrint;</w:t>
      </w:r>
      <w:r w:rsidRPr="009A3944">
        <w:rPr>
          <w:rStyle w:val="basetext"/>
        </w:rPr>
        <w:t xml:space="preserve"> and allow cascaded function calls.  The first line of the function definition would be:</w:t>
      </w:r>
    </w:p>
    <w:p w:rsidR="003038D8" w:rsidRPr="009A3944" w:rsidRDefault="003038D8" w:rsidP="003038D8">
      <w:pPr>
        <w:numPr>
          <w:ilvl w:val="0"/>
          <w:numId w:val="150"/>
        </w:numPr>
        <w:suppressAutoHyphens/>
        <w:rPr>
          <w:rStyle w:val="basetext"/>
        </w:rPr>
      </w:pPr>
      <w:r w:rsidRPr="009A3944">
        <w:rPr>
          <w:rStyle w:val="CDT"/>
          <w:rFonts w:ascii="Times New Roman" w:hAnsi="Times New Roman"/>
          <w:sz w:val="24"/>
        </w:rPr>
        <w:t>ostream &amp;operator&lt;&lt;( ostream &amp;output, const Data &amp;dataToPrint )</w:t>
      </w:r>
    </w:p>
    <w:p w:rsidR="003038D8" w:rsidRPr="009A3944" w:rsidRDefault="003038D8" w:rsidP="003038D8">
      <w:pPr>
        <w:numPr>
          <w:ilvl w:val="0"/>
          <w:numId w:val="150"/>
        </w:numPr>
        <w:suppressAutoHyphens/>
        <w:rPr>
          <w:rStyle w:val="basetext"/>
        </w:rPr>
      </w:pPr>
      <w:r w:rsidRPr="009A3944">
        <w:rPr>
          <w:rStyle w:val="CDT"/>
          <w:rFonts w:ascii="Times New Roman" w:hAnsi="Times New Roman"/>
          <w:sz w:val="24"/>
        </w:rPr>
        <w:t>ostream operator&lt;&lt;( ostream &amp;output, const Data &amp;dataToPrint )</w:t>
      </w:r>
    </w:p>
    <w:p w:rsidR="003038D8" w:rsidRPr="009A3944" w:rsidRDefault="003038D8" w:rsidP="003038D8">
      <w:pPr>
        <w:numPr>
          <w:ilvl w:val="0"/>
          <w:numId w:val="150"/>
        </w:numPr>
        <w:suppressAutoHyphens/>
        <w:rPr>
          <w:rStyle w:val="basetext"/>
        </w:rPr>
      </w:pPr>
      <w:r w:rsidRPr="009A3944">
        <w:rPr>
          <w:rStyle w:val="CDT"/>
          <w:rFonts w:ascii="Times New Roman" w:hAnsi="Times New Roman"/>
          <w:sz w:val="24"/>
        </w:rPr>
        <w:t>ostream &amp;operator&lt;&lt;( const Data &amp;dataToPrint, ostream &amp;output )</w:t>
      </w:r>
    </w:p>
    <w:p w:rsidR="003038D8" w:rsidRPr="009A3944" w:rsidRDefault="003038D8" w:rsidP="003038D8">
      <w:pPr>
        <w:numPr>
          <w:ilvl w:val="0"/>
          <w:numId w:val="150"/>
        </w:numPr>
        <w:suppressAutoHyphens/>
        <w:rPr>
          <w:rStyle w:val="basetext"/>
        </w:rPr>
      </w:pPr>
      <w:r w:rsidRPr="009A3944">
        <w:rPr>
          <w:rStyle w:val="CDT"/>
          <w:rFonts w:ascii="Times New Roman" w:hAnsi="Times New Roman"/>
          <w:sz w:val="24"/>
        </w:rPr>
        <w:t>ostream operator&lt;&lt;( const Data &amp;dataToPrint, ostream &amp;output )</w:t>
      </w:r>
    </w:p>
    <w:p w:rsidR="003038D8" w:rsidRPr="009A3944" w:rsidRDefault="003038D8" w:rsidP="003038D8">
      <w:pPr>
        <w:outlineLvl w:val="0"/>
        <w:rPr>
          <w:rStyle w:val="basetext"/>
        </w:rPr>
      </w:pPr>
      <w:r w:rsidRPr="009A3944">
        <w:rPr>
          <w:rStyle w:val="basetext"/>
        </w:rPr>
        <w:t>7. For operators overloaded as non-</w:t>
      </w:r>
      <w:r w:rsidRPr="009A3944">
        <w:rPr>
          <w:rStyle w:val="CDT"/>
          <w:rFonts w:ascii="Times New Roman" w:hAnsi="Times New Roman"/>
          <w:sz w:val="24"/>
        </w:rPr>
        <w:t>static</w:t>
      </w:r>
      <w:r w:rsidRPr="009A3944">
        <w:rPr>
          <w:rStyle w:val="basetext"/>
        </w:rPr>
        <w:t xml:space="preserve"> member functions:</w:t>
      </w:r>
    </w:p>
    <w:p w:rsidR="003038D8" w:rsidRPr="009A3944" w:rsidRDefault="003038D8" w:rsidP="003038D8">
      <w:pPr>
        <w:numPr>
          <w:ilvl w:val="0"/>
          <w:numId w:val="151"/>
        </w:numPr>
        <w:suppressAutoHyphens/>
        <w:rPr>
          <w:rStyle w:val="basetext"/>
        </w:rPr>
      </w:pPr>
      <w:r w:rsidRPr="009A3944">
        <w:rPr>
          <w:rStyle w:val="basetext"/>
        </w:rPr>
        <w:t>Binary operators can have two arguments and unary operators can have one.</w:t>
      </w:r>
    </w:p>
    <w:p w:rsidR="003038D8" w:rsidRPr="009A3944" w:rsidRDefault="003038D8" w:rsidP="003038D8">
      <w:pPr>
        <w:numPr>
          <w:ilvl w:val="0"/>
          <w:numId w:val="151"/>
        </w:numPr>
        <w:suppressAutoHyphens/>
        <w:rPr>
          <w:rStyle w:val="basetext"/>
        </w:rPr>
      </w:pPr>
      <w:r w:rsidRPr="009A3944">
        <w:rPr>
          <w:rStyle w:val="basetext"/>
        </w:rPr>
        <w:t>Both binary and unary operators take one argument.</w:t>
      </w:r>
    </w:p>
    <w:p w:rsidR="003038D8" w:rsidRPr="009A3944" w:rsidRDefault="003038D8" w:rsidP="003038D8">
      <w:pPr>
        <w:numPr>
          <w:ilvl w:val="0"/>
          <w:numId w:val="151"/>
        </w:numPr>
        <w:suppressAutoHyphens/>
        <w:rPr>
          <w:rStyle w:val="basetext"/>
        </w:rPr>
      </w:pPr>
      <w:r w:rsidRPr="009A3944">
        <w:rPr>
          <w:rStyle w:val="basetext"/>
        </w:rPr>
        <w:t>Binary operators can have one argument, and unary operators cannot have any.</w:t>
      </w:r>
    </w:p>
    <w:p w:rsidR="003038D8" w:rsidRPr="009A3944" w:rsidRDefault="003038D8" w:rsidP="003038D8">
      <w:pPr>
        <w:numPr>
          <w:ilvl w:val="0"/>
          <w:numId w:val="151"/>
        </w:numPr>
        <w:suppressAutoHyphens/>
        <w:rPr>
          <w:rStyle w:val="basetext"/>
        </w:rPr>
      </w:pPr>
      <w:r w:rsidRPr="009A3944">
        <w:rPr>
          <w:rStyle w:val="basetext"/>
        </w:rPr>
        <w:t>Neither binary nor unary operators can have arguments.</w:t>
      </w:r>
    </w:p>
    <w:p w:rsidR="003038D8" w:rsidRPr="009A3944" w:rsidRDefault="003038D8" w:rsidP="003038D8">
      <w:pPr>
        <w:outlineLvl w:val="0"/>
        <w:rPr>
          <w:rStyle w:val="basetext"/>
        </w:rPr>
      </w:pPr>
      <w:r w:rsidRPr="009A3944">
        <w:rPr>
          <w:rStyle w:val="basetext"/>
        </w:rPr>
        <w:t>8. The conventional way to distinguish between the overloaded preincrement and postincrement operators (</w:t>
      </w:r>
      <w:r w:rsidRPr="009A3944">
        <w:rPr>
          <w:rStyle w:val="CDT"/>
          <w:rFonts w:ascii="Times New Roman" w:hAnsi="Times New Roman"/>
          <w:sz w:val="24"/>
        </w:rPr>
        <w:t>++</w:t>
      </w:r>
      <w:r w:rsidRPr="009A3944">
        <w:rPr>
          <w:rStyle w:val="basetext"/>
        </w:rPr>
        <w:t>) is</w:t>
      </w:r>
      <w:r w:rsidRPr="009A3944">
        <w:t>:</w:t>
      </w:r>
    </w:p>
    <w:p w:rsidR="003038D8" w:rsidRPr="009A3944" w:rsidRDefault="003038D8" w:rsidP="003038D8">
      <w:pPr>
        <w:numPr>
          <w:ilvl w:val="0"/>
          <w:numId w:val="152"/>
        </w:numPr>
        <w:suppressAutoHyphens/>
        <w:rPr>
          <w:rStyle w:val="basetext"/>
        </w:rPr>
      </w:pPr>
      <w:r w:rsidRPr="009A3944">
        <w:rPr>
          <w:rStyle w:val="basetext"/>
        </w:rPr>
        <w:t>To assign a dummy value to preincrement.</w:t>
      </w:r>
    </w:p>
    <w:p w:rsidR="003038D8" w:rsidRPr="009A3944" w:rsidRDefault="003038D8" w:rsidP="003038D8">
      <w:pPr>
        <w:numPr>
          <w:ilvl w:val="0"/>
          <w:numId w:val="152"/>
        </w:numPr>
        <w:suppressAutoHyphens/>
        <w:rPr>
          <w:rStyle w:val="basetext"/>
        </w:rPr>
      </w:pPr>
      <w:r w:rsidRPr="009A3944">
        <w:rPr>
          <w:rStyle w:val="basetext"/>
        </w:rPr>
        <w:t xml:space="preserve">To make the argument list of postincrement include an </w:t>
      </w:r>
      <w:r w:rsidRPr="009A3944">
        <w:rPr>
          <w:rStyle w:val="CDT"/>
          <w:rFonts w:ascii="Times New Roman" w:hAnsi="Times New Roman"/>
          <w:sz w:val="24"/>
        </w:rPr>
        <w:t>int</w:t>
      </w:r>
      <w:r w:rsidRPr="009A3944">
        <w:rPr>
          <w:rStyle w:val="basetext"/>
        </w:rPr>
        <w:t>.</w:t>
      </w:r>
    </w:p>
    <w:p w:rsidR="003038D8" w:rsidRPr="009A3944" w:rsidRDefault="003038D8" w:rsidP="003038D8">
      <w:pPr>
        <w:numPr>
          <w:ilvl w:val="0"/>
          <w:numId w:val="152"/>
        </w:numPr>
        <w:suppressAutoHyphens/>
        <w:rPr>
          <w:rStyle w:val="basetext"/>
        </w:rPr>
      </w:pPr>
      <w:r w:rsidRPr="009A3944">
        <w:rPr>
          <w:rStyle w:val="basetext"/>
        </w:rPr>
        <w:t>To have the postincrement operator call the preincrement operator.</w:t>
      </w:r>
    </w:p>
    <w:p w:rsidR="003038D8" w:rsidRPr="009A3944" w:rsidRDefault="003038D8" w:rsidP="003038D8">
      <w:pPr>
        <w:numPr>
          <w:ilvl w:val="0"/>
          <w:numId w:val="152"/>
        </w:numPr>
        <w:suppressAutoHyphens/>
        <w:rPr>
          <w:rStyle w:val="basetext"/>
        </w:rPr>
      </w:pPr>
      <w:r w:rsidRPr="009A3944">
        <w:rPr>
          <w:rStyle w:val="basetext"/>
        </w:rPr>
        <w:t>Implicitly done by the compiler.</w:t>
      </w:r>
    </w:p>
    <w:p w:rsidR="003038D8" w:rsidRPr="009A3944" w:rsidRDefault="003038D8" w:rsidP="003038D8">
      <w:pPr>
        <w:outlineLvl w:val="0"/>
        <w:rPr>
          <w:rStyle w:val="basetext"/>
        </w:rPr>
      </w:pPr>
      <w:r w:rsidRPr="009A3944">
        <w:rPr>
          <w:rStyle w:val="basetext"/>
        </w:rPr>
        <w:t>9. There exists a data type Date with member function Increment that increments the current Date object by one.  The ++ operator is being overloaded to postincrement an object of type Date.  Select the correct implementation:</w:t>
      </w:r>
    </w:p>
    <w:p w:rsidR="003038D8" w:rsidRPr="009A3944" w:rsidRDefault="003038D8" w:rsidP="003038D8">
      <w:pPr>
        <w:numPr>
          <w:ilvl w:val="0"/>
          <w:numId w:val="144"/>
        </w:numPr>
        <w:suppressAutoHyphens/>
        <w:rPr>
          <w:rStyle w:val="CDT"/>
          <w:rFonts w:ascii="Courier New" w:hAnsi="Courier New" w:cs="Courier New"/>
          <w:szCs w:val="20"/>
        </w:rPr>
      </w:pPr>
      <w:r w:rsidRPr="009A3944">
        <w:rPr>
          <w:rStyle w:val="basetext"/>
          <w:rFonts w:ascii="Courier New" w:hAnsi="Courier New" w:cs="Courier New"/>
          <w:szCs w:val="20"/>
        </w:rPr>
        <w:t xml:space="preserve"> </w:t>
      </w:r>
      <w:r w:rsidRPr="009A3944">
        <w:rPr>
          <w:rStyle w:val="CDT"/>
          <w:rFonts w:ascii="Courier New" w:hAnsi="Courier New" w:cs="Courier New"/>
          <w:szCs w:val="20"/>
        </w:rPr>
        <w:t>Date Date::operator++( int )</w:t>
      </w:r>
      <w:r w:rsidRPr="009A3944">
        <w:rPr>
          <w:rStyle w:val="CDT"/>
          <w:rFonts w:ascii="Courier New" w:hAnsi="Courier New" w:cs="Courier New"/>
          <w:szCs w:val="20"/>
        </w:rPr>
        <w:br/>
        <w:t>{</w:t>
      </w:r>
      <w:r w:rsidRPr="009A3944">
        <w:rPr>
          <w:rStyle w:val="CDT"/>
          <w:rFonts w:ascii="Courier New" w:hAnsi="Courier New" w:cs="Courier New"/>
          <w:szCs w:val="20"/>
        </w:rPr>
        <w:br/>
        <w:t xml:space="preserve">   Date temp = *this;</w:t>
      </w:r>
      <w:r w:rsidRPr="009A3944">
        <w:rPr>
          <w:rStyle w:val="CDT"/>
          <w:rFonts w:ascii="Courier New" w:hAnsi="Courier New" w:cs="Courier New"/>
          <w:szCs w:val="20"/>
        </w:rPr>
        <w:br/>
        <w:t xml:space="preserve">   Increment();</w:t>
      </w:r>
      <w:r w:rsidRPr="009A3944">
        <w:rPr>
          <w:rStyle w:val="CDT"/>
          <w:rFonts w:ascii="Courier New" w:hAnsi="Courier New" w:cs="Courier New"/>
          <w:szCs w:val="20"/>
        </w:rPr>
        <w:br/>
        <w:t xml:space="preserve">   return *temp;</w:t>
      </w:r>
      <w:r w:rsidRPr="009A3944">
        <w:rPr>
          <w:rStyle w:val="CDT"/>
          <w:rFonts w:ascii="Courier New" w:hAnsi="Courier New" w:cs="Courier New"/>
          <w:szCs w:val="20"/>
        </w:rPr>
        <w:br/>
        <w:t>}</w:t>
      </w:r>
    </w:p>
    <w:p w:rsidR="003038D8" w:rsidRPr="009A3944" w:rsidRDefault="003038D8" w:rsidP="003038D8">
      <w:pPr>
        <w:numPr>
          <w:ilvl w:val="0"/>
          <w:numId w:val="144"/>
        </w:numPr>
        <w:suppressAutoHyphens/>
        <w:rPr>
          <w:rStyle w:val="basetext"/>
          <w:rFonts w:ascii="Courier New" w:hAnsi="Courier New" w:cs="Courier New"/>
          <w:szCs w:val="20"/>
        </w:rPr>
      </w:pPr>
      <w:r w:rsidRPr="009A3944">
        <w:rPr>
          <w:rStyle w:val="basetext"/>
          <w:rFonts w:ascii="Courier New" w:hAnsi="Courier New" w:cs="Courier New"/>
          <w:szCs w:val="20"/>
        </w:rPr>
        <w:t>Date Date::operator++( int )</w:t>
      </w:r>
      <w:r w:rsidRPr="009A3944">
        <w:rPr>
          <w:rStyle w:val="basetext"/>
          <w:rFonts w:ascii="Courier New" w:hAnsi="Courier New" w:cs="Courier New"/>
          <w:szCs w:val="20"/>
        </w:rPr>
        <w:br/>
        <w:t>{</w:t>
      </w:r>
      <w:r w:rsidRPr="009A3944">
        <w:rPr>
          <w:rStyle w:val="basetext"/>
          <w:rFonts w:ascii="Courier New" w:hAnsi="Courier New" w:cs="Courier New"/>
          <w:szCs w:val="20"/>
        </w:rPr>
        <w:br/>
        <w:t xml:space="preserve">   Increment();</w:t>
      </w:r>
      <w:r w:rsidRPr="009A3944">
        <w:rPr>
          <w:rStyle w:val="basetext"/>
          <w:rFonts w:ascii="Courier New" w:hAnsi="Courier New" w:cs="Courier New"/>
          <w:szCs w:val="20"/>
        </w:rPr>
        <w:br/>
        <w:t xml:space="preserve">   Date temp = *this;</w:t>
      </w:r>
      <w:r w:rsidRPr="009A3944">
        <w:rPr>
          <w:rStyle w:val="basetext"/>
          <w:rFonts w:ascii="Courier New" w:hAnsi="Courier New" w:cs="Courier New"/>
          <w:szCs w:val="20"/>
        </w:rPr>
        <w:br/>
        <w:t xml:space="preserve">   return temp;</w:t>
      </w:r>
      <w:r w:rsidRPr="009A3944">
        <w:rPr>
          <w:rStyle w:val="basetext"/>
          <w:rFonts w:ascii="Courier New" w:hAnsi="Courier New" w:cs="Courier New"/>
          <w:szCs w:val="20"/>
        </w:rPr>
        <w:br/>
        <w:t>}</w:t>
      </w:r>
    </w:p>
    <w:p w:rsidR="003038D8" w:rsidRPr="009A3944" w:rsidRDefault="003038D8" w:rsidP="003038D8">
      <w:pPr>
        <w:numPr>
          <w:ilvl w:val="0"/>
          <w:numId w:val="144"/>
        </w:numPr>
        <w:suppressAutoHyphens/>
        <w:rPr>
          <w:rStyle w:val="basetext"/>
          <w:rFonts w:ascii="Courier New" w:hAnsi="Courier New" w:cs="Courier New"/>
          <w:szCs w:val="20"/>
        </w:rPr>
      </w:pPr>
      <w:r w:rsidRPr="009A3944">
        <w:rPr>
          <w:rStyle w:val="basetext"/>
        </w:rPr>
        <w:t xml:space="preserve"> </w:t>
      </w:r>
      <w:r w:rsidRPr="009A3944">
        <w:rPr>
          <w:rStyle w:val="basetext"/>
          <w:rFonts w:ascii="Courier New" w:hAnsi="Courier New" w:cs="Courier New"/>
          <w:szCs w:val="20"/>
        </w:rPr>
        <w:t>Date Date::operator++( int )</w:t>
      </w:r>
      <w:r w:rsidRPr="009A3944">
        <w:rPr>
          <w:rStyle w:val="basetext"/>
          <w:rFonts w:ascii="Courier New" w:hAnsi="Courier New" w:cs="Courier New"/>
          <w:szCs w:val="20"/>
        </w:rPr>
        <w:br/>
        <w:t>{</w:t>
      </w:r>
      <w:r w:rsidRPr="009A3944">
        <w:rPr>
          <w:rStyle w:val="basetext"/>
          <w:rFonts w:ascii="Courier New" w:hAnsi="Courier New" w:cs="Courier New"/>
          <w:szCs w:val="20"/>
        </w:rPr>
        <w:br/>
        <w:t xml:space="preserve">   Date temp = *this;</w:t>
      </w:r>
      <w:r w:rsidRPr="009A3944">
        <w:rPr>
          <w:rStyle w:val="basetext"/>
          <w:rFonts w:ascii="Courier New" w:hAnsi="Courier New" w:cs="Courier New"/>
          <w:szCs w:val="20"/>
        </w:rPr>
        <w:br/>
        <w:t xml:space="preserve">   return this;</w:t>
      </w:r>
      <w:r w:rsidRPr="009A3944">
        <w:rPr>
          <w:rStyle w:val="basetext"/>
          <w:rFonts w:ascii="Courier New" w:hAnsi="Courier New" w:cs="Courier New"/>
          <w:szCs w:val="20"/>
        </w:rPr>
        <w:br/>
        <w:t xml:space="preserve">   temp.Increment();</w:t>
      </w:r>
      <w:r w:rsidRPr="009A3944">
        <w:rPr>
          <w:rStyle w:val="basetext"/>
          <w:rFonts w:ascii="Courier New" w:hAnsi="Courier New" w:cs="Courier New"/>
          <w:szCs w:val="20"/>
        </w:rPr>
        <w:br/>
        <w:t>}</w:t>
      </w:r>
    </w:p>
    <w:p w:rsidR="003038D8" w:rsidRPr="009A3944" w:rsidRDefault="003038D8" w:rsidP="003038D8">
      <w:pPr>
        <w:numPr>
          <w:ilvl w:val="0"/>
          <w:numId w:val="144"/>
        </w:numPr>
        <w:suppressAutoHyphens/>
        <w:rPr>
          <w:rStyle w:val="basetext"/>
          <w:rFonts w:ascii="Courier New" w:hAnsi="Courier New" w:cs="Courier New"/>
          <w:szCs w:val="20"/>
        </w:rPr>
      </w:pPr>
      <w:r w:rsidRPr="009A3944">
        <w:rPr>
          <w:rStyle w:val="basetext"/>
          <w:rFonts w:ascii="Courier New" w:hAnsi="Courier New" w:cs="Courier New"/>
          <w:szCs w:val="20"/>
        </w:rPr>
        <w:t>Date Date::operator++( int )</w:t>
      </w:r>
      <w:r w:rsidRPr="009A3944">
        <w:rPr>
          <w:rStyle w:val="basetext"/>
          <w:rFonts w:ascii="Courier New" w:hAnsi="Courier New" w:cs="Courier New"/>
          <w:szCs w:val="20"/>
        </w:rPr>
        <w:br/>
        <w:t>{</w:t>
      </w:r>
      <w:r w:rsidRPr="009A3944">
        <w:rPr>
          <w:rStyle w:val="basetext"/>
          <w:rFonts w:ascii="Courier New" w:hAnsi="Courier New" w:cs="Courier New"/>
          <w:szCs w:val="20"/>
        </w:rPr>
        <w:br/>
        <w:t xml:space="preserve">   Date temp = *this;</w:t>
      </w:r>
      <w:r w:rsidRPr="009A3944">
        <w:rPr>
          <w:rStyle w:val="basetext"/>
          <w:rFonts w:ascii="Courier New" w:hAnsi="Courier New" w:cs="Courier New"/>
          <w:szCs w:val="20"/>
        </w:rPr>
        <w:br/>
        <w:t xml:space="preserve">   Increment();</w:t>
      </w:r>
      <w:r w:rsidRPr="009A3944">
        <w:rPr>
          <w:rStyle w:val="basetext"/>
          <w:rFonts w:ascii="Courier New" w:hAnsi="Courier New" w:cs="Courier New"/>
          <w:szCs w:val="20"/>
        </w:rPr>
        <w:br/>
        <w:t xml:space="preserve">   return temp;</w:t>
      </w:r>
      <w:r w:rsidRPr="009A3944">
        <w:rPr>
          <w:rStyle w:val="basetext"/>
          <w:rFonts w:ascii="Courier New" w:hAnsi="Courier New" w:cs="Courier New"/>
          <w:szCs w:val="20"/>
        </w:rPr>
        <w:br/>
        <w:t>}</w:t>
      </w:r>
    </w:p>
    <w:p w:rsidR="00580475" w:rsidRPr="009A3944" w:rsidRDefault="00580475" w:rsidP="003038D8">
      <w:pPr>
        <w:rPr>
          <w:rFonts w:ascii="Times New Roman" w:hAnsi="Times New Roman" w:cs="Times New Roman"/>
          <w:b/>
          <w:sz w:val="24"/>
        </w:rPr>
      </w:pPr>
    </w:p>
    <w:p w:rsidR="00580475" w:rsidRPr="009A3944" w:rsidRDefault="00580475" w:rsidP="003038D8">
      <w:pPr>
        <w:rPr>
          <w:rFonts w:ascii="Times New Roman" w:hAnsi="Times New Roman" w:cs="Times New Roman"/>
          <w:b/>
          <w:sz w:val="24"/>
        </w:rPr>
      </w:pPr>
    </w:p>
    <w:p w:rsidR="00580475" w:rsidRPr="009A3944" w:rsidRDefault="00580475" w:rsidP="003038D8">
      <w:pPr>
        <w:rPr>
          <w:rFonts w:ascii="Times New Roman" w:hAnsi="Times New Roman" w:cs="Times New Roman"/>
          <w:b/>
          <w:sz w:val="24"/>
        </w:rPr>
      </w:pPr>
    </w:p>
    <w:p w:rsidR="00580475" w:rsidRPr="009A3944" w:rsidRDefault="00580475" w:rsidP="003038D8">
      <w:pPr>
        <w:rPr>
          <w:rFonts w:ascii="Times New Roman" w:hAnsi="Times New Roman" w:cs="Times New Roman"/>
          <w:b/>
          <w:sz w:val="24"/>
        </w:rPr>
      </w:pPr>
    </w:p>
    <w:p w:rsidR="003038D8" w:rsidRPr="009A3944" w:rsidRDefault="003038D8" w:rsidP="003038D8">
      <w:pPr>
        <w:rPr>
          <w:rFonts w:ascii="Times New Roman" w:hAnsi="Times New Roman" w:cs="Times New Roman"/>
          <w:b/>
          <w:sz w:val="24"/>
        </w:rPr>
      </w:pPr>
      <w:r w:rsidRPr="009A3944">
        <w:rPr>
          <w:rFonts w:ascii="Times New Roman" w:hAnsi="Times New Roman" w:cs="Times New Roman"/>
          <w:b/>
          <w:sz w:val="24"/>
        </w:rPr>
        <w:t>Lesson 10: Object-Oriented Programming: Inheritance</w:t>
      </w:r>
    </w:p>
    <w:p w:rsidR="003038D8" w:rsidRPr="009A3944" w:rsidRDefault="003038D8" w:rsidP="003038D8">
      <w:pPr>
        <w:pStyle w:val="western"/>
        <w:spacing w:before="0" w:beforeAutospacing="0"/>
        <w:ind w:right="-720"/>
        <w:jc w:val="left"/>
      </w:pPr>
    </w:p>
    <w:p w:rsidR="003038D8" w:rsidRPr="009A3944" w:rsidRDefault="003038D8" w:rsidP="003038D8">
      <w:pPr>
        <w:pStyle w:val="western"/>
        <w:spacing w:before="0" w:beforeAutospacing="0"/>
        <w:ind w:right="0"/>
        <w:jc w:val="left"/>
      </w:pPr>
      <w:r w:rsidRPr="009A3944">
        <w:t xml:space="preserve">Inheritance is a form of software reuse in which the programmer creates a class that absorbs an existing class's data and behaviors and enhances them with new capabilities. An is-a relationship represents inheritance. In an is-a relationship, an object of a derived class also can be treated as an object of its base class. For example, a car is a vehicle, so any property and behavior of a vehicle are also a property of a car. </w:t>
      </w:r>
    </w:p>
    <w:p w:rsidR="003038D8" w:rsidRPr="009A3944" w:rsidRDefault="003038D8" w:rsidP="003038D8">
      <w:pPr>
        <w:pStyle w:val="western"/>
        <w:spacing w:before="0" w:beforeAutospacing="0"/>
        <w:ind w:right="0"/>
        <w:jc w:val="left"/>
      </w:pPr>
    </w:p>
    <w:p w:rsidR="003038D8" w:rsidRPr="009A3944" w:rsidRDefault="003038D8" w:rsidP="003038D8">
      <w:pPr>
        <w:pStyle w:val="western"/>
        <w:spacing w:before="0" w:beforeAutospacing="0"/>
        <w:ind w:right="0"/>
        <w:jc w:val="left"/>
        <w:rPr>
          <w:b/>
          <w:bCs/>
        </w:rPr>
      </w:pPr>
      <w:r w:rsidRPr="009A3944">
        <w:rPr>
          <w:b/>
          <w:bCs/>
        </w:rPr>
        <w:t>Advantages:</w:t>
      </w:r>
    </w:p>
    <w:p w:rsidR="003038D8" w:rsidRPr="009A3944" w:rsidRDefault="003038D8" w:rsidP="003038D8">
      <w:pPr>
        <w:pStyle w:val="western"/>
        <w:spacing w:before="0" w:beforeAutospacing="0"/>
        <w:ind w:right="0"/>
        <w:jc w:val="left"/>
      </w:pPr>
    </w:p>
    <w:p w:rsidR="003038D8" w:rsidRPr="009A3944" w:rsidRDefault="003038D8" w:rsidP="003038D8">
      <w:pPr>
        <w:pStyle w:val="western"/>
        <w:spacing w:before="0" w:beforeAutospacing="0"/>
        <w:ind w:right="0"/>
        <w:jc w:val="left"/>
      </w:pPr>
      <w:r w:rsidRPr="009A3944">
        <w:t>Software reusability saves time during program development. It also encourages the reuse of proven, debugged, high-quality software, which increases the likelihood that a system will be implemented effectively.</w:t>
      </w:r>
    </w:p>
    <w:p w:rsidR="003038D8" w:rsidRPr="009A3944" w:rsidRDefault="003038D8" w:rsidP="003038D8">
      <w:pPr>
        <w:pStyle w:val="western"/>
        <w:spacing w:before="0" w:beforeAutospacing="0"/>
        <w:ind w:right="0"/>
        <w:jc w:val="left"/>
      </w:pPr>
      <w:r w:rsidRPr="009A3944">
        <w:t xml:space="preserve">When creating a class, instead of writing completely new data members and member functions, the programmer can designate that the new class should </w:t>
      </w:r>
      <w:r w:rsidRPr="009A3944">
        <w:rPr>
          <w:b/>
          <w:bCs/>
        </w:rPr>
        <w:t>inherit</w:t>
      </w:r>
      <w:r w:rsidRPr="009A3944">
        <w:t xml:space="preserve"> the members of an existing class. This existing class is called the </w:t>
      </w:r>
      <w:r w:rsidRPr="009A3944">
        <w:rPr>
          <w:b/>
          <w:bCs/>
        </w:rPr>
        <w:t>base class (also called super class or parent class)</w:t>
      </w:r>
      <w:r w:rsidRPr="009A3944">
        <w:t xml:space="preserve">, and the new class is referred to as the </w:t>
      </w:r>
      <w:r w:rsidRPr="009A3944">
        <w:rPr>
          <w:b/>
          <w:bCs/>
        </w:rPr>
        <w:t>derived class (also called sub class or child class).</w:t>
      </w:r>
    </w:p>
    <w:p w:rsidR="003038D8" w:rsidRPr="009A3944" w:rsidRDefault="003038D8" w:rsidP="003038D8">
      <w:pPr>
        <w:pStyle w:val="western"/>
        <w:spacing w:before="0" w:beforeAutospacing="0"/>
        <w:ind w:right="0"/>
        <w:jc w:val="left"/>
      </w:pPr>
      <w:r w:rsidRPr="009A3944">
        <w:t>A derived class represents a more specialized group of objects. Typically, a derived class contains behaviors inherited from its base class plus additional behaviors.</w:t>
      </w:r>
    </w:p>
    <w:p w:rsidR="003038D8" w:rsidRPr="009A3944" w:rsidRDefault="003038D8" w:rsidP="003038D8">
      <w:pPr>
        <w:pStyle w:val="western"/>
        <w:spacing w:before="0" w:beforeAutospacing="0"/>
        <w:ind w:right="0"/>
        <w:jc w:val="left"/>
      </w:pPr>
    </w:p>
    <w:p w:rsidR="003038D8" w:rsidRPr="009A3944" w:rsidRDefault="003038D8" w:rsidP="003038D8">
      <w:pPr>
        <w:pStyle w:val="western"/>
        <w:spacing w:before="0" w:beforeAutospacing="0"/>
        <w:ind w:right="0"/>
        <w:jc w:val="left"/>
        <w:rPr>
          <w:b/>
          <w:bCs/>
        </w:rPr>
      </w:pPr>
      <w:r w:rsidRPr="009A3944">
        <w:rPr>
          <w:b/>
          <w:bCs/>
        </w:rPr>
        <w:t>Class Hierarchy</w:t>
      </w:r>
    </w:p>
    <w:p w:rsidR="003038D8" w:rsidRPr="009A3944" w:rsidRDefault="003038D8" w:rsidP="003038D8">
      <w:pPr>
        <w:pStyle w:val="western"/>
        <w:spacing w:before="0" w:beforeAutospacing="0"/>
        <w:ind w:right="0"/>
        <w:jc w:val="left"/>
      </w:pPr>
    </w:p>
    <w:p w:rsidR="003038D8" w:rsidRPr="009A3944" w:rsidRDefault="003038D8" w:rsidP="003038D8">
      <w:pPr>
        <w:pStyle w:val="western"/>
        <w:spacing w:before="0" w:beforeAutospacing="0"/>
        <w:ind w:right="0"/>
        <w:jc w:val="left"/>
      </w:pPr>
      <w:r w:rsidRPr="009A3944">
        <w:t xml:space="preserve">A </w:t>
      </w:r>
      <w:r w:rsidRPr="009A3944">
        <w:rPr>
          <w:b/>
          <w:bCs/>
        </w:rPr>
        <w:t>direct base class</w:t>
      </w:r>
      <w:r w:rsidRPr="009A3944">
        <w:t xml:space="preserve"> is the base class from which a derived class explicitly inherits. </w:t>
      </w:r>
    </w:p>
    <w:p w:rsidR="003038D8" w:rsidRPr="009A3944" w:rsidRDefault="003038D8" w:rsidP="003038D8">
      <w:pPr>
        <w:pStyle w:val="western"/>
        <w:spacing w:before="0" w:beforeAutospacing="0"/>
        <w:ind w:right="0"/>
        <w:jc w:val="left"/>
      </w:pPr>
    </w:p>
    <w:p w:rsidR="003038D8" w:rsidRPr="009A3944" w:rsidRDefault="003038D8" w:rsidP="003038D8">
      <w:pPr>
        <w:pStyle w:val="western"/>
        <w:spacing w:before="0" w:beforeAutospacing="0"/>
        <w:ind w:right="0"/>
        <w:jc w:val="left"/>
      </w:pPr>
      <w:r w:rsidRPr="009A3944">
        <w:t xml:space="preserve">An </w:t>
      </w:r>
      <w:r w:rsidRPr="009A3944">
        <w:rPr>
          <w:b/>
          <w:bCs/>
        </w:rPr>
        <w:t>indirect base class</w:t>
      </w:r>
      <w:r w:rsidRPr="009A3944">
        <w:t xml:space="preserve"> is inherited from two or more levels up in the </w:t>
      </w:r>
      <w:r w:rsidRPr="009A3944">
        <w:rPr>
          <w:b/>
          <w:bCs/>
        </w:rPr>
        <w:t>class hierarchy</w:t>
      </w:r>
      <w:r w:rsidRPr="009A3944">
        <w:t xml:space="preserve">. </w:t>
      </w:r>
    </w:p>
    <w:p w:rsidR="003038D8" w:rsidRPr="009A3944" w:rsidRDefault="003038D8" w:rsidP="003038D8">
      <w:pPr>
        <w:pStyle w:val="western"/>
        <w:spacing w:before="0" w:beforeAutospacing="0"/>
        <w:ind w:right="0"/>
        <w:jc w:val="left"/>
        <w:rPr>
          <w:b/>
          <w:bCs/>
        </w:rPr>
      </w:pPr>
    </w:p>
    <w:p w:rsidR="003038D8" w:rsidRPr="009A3944" w:rsidRDefault="003038D8" w:rsidP="003038D8">
      <w:pPr>
        <w:pStyle w:val="western"/>
        <w:spacing w:before="0" w:beforeAutospacing="0"/>
        <w:ind w:right="0"/>
        <w:jc w:val="left"/>
      </w:pPr>
      <w:r w:rsidRPr="009A3944">
        <w:rPr>
          <w:b/>
          <w:bCs/>
        </w:rPr>
        <w:t>Single inheritance</w:t>
      </w:r>
      <w:r w:rsidRPr="009A3944">
        <w:t>, a class inherits from one base class.</w:t>
      </w:r>
    </w:p>
    <w:p w:rsidR="003038D8" w:rsidRPr="009A3944" w:rsidRDefault="003038D8" w:rsidP="003038D8">
      <w:pPr>
        <w:pStyle w:val="western"/>
        <w:spacing w:before="0" w:beforeAutospacing="0"/>
        <w:ind w:right="0"/>
        <w:jc w:val="left"/>
        <w:rPr>
          <w:b/>
          <w:bCs/>
        </w:rPr>
      </w:pPr>
    </w:p>
    <w:p w:rsidR="003038D8" w:rsidRPr="009A3944" w:rsidRDefault="003038D8" w:rsidP="003038D8">
      <w:pPr>
        <w:pStyle w:val="western"/>
        <w:spacing w:before="0" w:beforeAutospacing="0"/>
        <w:ind w:right="0"/>
        <w:jc w:val="left"/>
      </w:pPr>
      <w:r w:rsidRPr="009A3944">
        <w:rPr>
          <w:b/>
          <w:bCs/>
        </w:rPr>
        <w:t>Multiple inheritance</w:t>
      </w:r>
      <w:r w:rsidRPr="009A3944">
        <w:t>, a derived class inherits from multiple (possibly unrelated) base classes. Multiple inheritance can be complex and error prone.</w:t>
      </w:r>
    </w:p>
    <w:p w:rsidR="003038D8" w:rsidRPr="009A3944" w:rsidRDefault="003038D8" w:rsidP="003038D8">
      <w:pPr>
        <w:pStyle w:val="western"/>
        <w:spacing w:before="0" w:beforeAutospacing="0"/>
        <w:ind w:right="0"/>
        <w:jc w:val="left"/>
      </w:pPr>
      <w:r w:rsidRPr="009A3944">
        <w:t>With inheritance, the common data members and member functions of all the classes in the hierarchy are declared in a base class. When changes are required for these common features, software developers need to make the changes only in the base class. The derived classes then inherit the changes. Without inheritance, changes would need to be made to all the source code files that contain a copy of the code in question.</w:t>
      </w:r>
    </w:p>
    <w:p w:rsidR="003038D8" w:rsidRPr="009A3944" w:rsidRDefault="003038D8" w:rsidP="003038D8">
      <w:pPr>
        <w:pStyle w:val="western"/>
        <w:spacing w:before="0" w:beforeAutospacing="0"/>
        <w:ind w:right="0"/>
        <w:jc w:val="left"/>
      </w:pPr>
    </w:p>
    <w:p w:rsidR="003038D8" w:rsidRPr="009A3944" w:rsidRDefault="003038D8" w:rsidP="003038D8">
      <w:pPr>
        <w:pStyle w:val="western"/>
        <w:spacing w:before="0" w:beforeAutospacing="0"/>
        <w:ind w:right="0"/>
        <w:jc w:val="left"/>
      </w:pPr>
      <w:r w:rsidRPr="009A3944">
        <w:rPr>
          <w:b/>
          <w:bCs/>
        </w:rPr>
        <w:t>Abstraction</w:t>
      </w:r>
    </w:p>
    <w:p w:rsidR="003038D8" w:rsidRPr="009A3944" w:rsidRDefault="003038D8" w:rsidP="003038D8">
      <w:pPr>
        <w:pStyle w:val="western"/>
        <w:spacing w:before="0" w:beforeAutospacing="0"/>
        <w:ind w:right="0"/>
        <w:jc w:val="left"/>
      </w:pPr>
      <w:r w:rsidRPr="009A3944">
        <w:t xml:space="preserve">Focuses on commonalities among objects in system </w:t>
      </w:r>
    </w:p>
    <w:p w:rsidR="003038D8" w:rsidRPr="009A3944" w:rsidRDefault="003038D8" w:rsidP="003038D8">
      <w:pPr>
        <w:pStyle w:val="western"/>
        <w:spacing w:before="0" w:beforeAutospacing="0"/>
        <w:ind w:right="0"/>
        <w:jc w:val="left"/>
      </w:pPr>
    </w:p>
    <w:p w:rsidR="003038D8" w:rsidRPr="009A3944" w:rsidRDefault="003038D8" w:rsidP="003038D8">
      <w:pPr>
        <w:pStyle w:val="western"/>
        <w:spacing w:before="0" w:beforeAutospacing="0"/>
        <w:ind w:right="0"/>
        <w:jc w:val="left"/>
      </w:pPr>
      <w:r w:rsidRPr="009A3944">
        <w:t>“</w:t>
      </w:r>
      <w:r w:rsidRPr="009A3944">
        <w:rPr>
          <w:b/>
          <w:bCs/>
        </w:rPr>
        <w:t>is-a” vs. “has-a”</w:t>
      </w:r>
    </w:p>
    <w:p w:rsidR="003038D8" w:rsidRPr="009A3944" w:rsidRDefault="003038D8" w:rsidP="003038D8">
      <w:pPr>
        <w:pStyle w:val="western"/>
        <w:spacing w:before="0" w:beforeAutospacing="0"/>
        <w:ind w:right="0"/>
        <w:jc w:val="left"/>
      </w:pPr>
      <w:r w:rsidRPr="009A3944">
        <w:t xml:space="preserve">The </w:t>
      </w:r>
      <w:r w:rsidRPr="009A3944">
        <w:rPr>
          <w:b/>
          <w:bCs/>
        </w:rPr>
        <w:t xml:space="preserve">is-a </w:t>
      </w:r>
      <w:r w:rsidRPr="009A3944">
        <w:t xml:space="preserve">relationship represents inheritance. In an is-a relationship, an object of a derived class also can be treated as an object of its base class.  Example: Car </w:t>
      </w:r>
      <w:r w:rsidRPr="009A3944">
        <w:rPr>
          <w:i/>
          <w:iCs/>
        </w:rPr>
        <w:t>is a</w:t>
      </w:r>
      <w:r w:rsidRPr="009A3944">
        <w:t xml:space="preserve"> vehicle, so any properties and behaviors of a vehicle are also properties of a car. </w:t>
      </w:r>
    </w:p>
    <w:p w:rsidR="003038D8" w:rsidRPr="009A3944" w:rsidRDefault="003038D8" w:rsidP="003038D8">
      <w:pPr>
        <w:pStyle w:val="western"/>
        <w:spacing w:before="0" w:beforeAutospacing="0"/>
        <w:ind w:right="0"/>
        <w:jc w:val="left"/>
      </w:pPr>
      <w:r w:rsidRPr="009A3944">
        <w:t xml:space="preserve">The </w:t>
      </w:r>
      <w:r w:rsidRPr="009A3944">
        <w:rPr>
          <w:b/>
          <w:bCs/>
        </w:rPr>
        <w:t>has-a</w:t>
      </w:r>
      <w:r w:rsidRPr="009A3944">
        <w:t xml:space="preserve"> relationship represents composition. In a has-a relationship, an object contains one or more objects of other classes as members. Example: Car </w:t>
      </w:r>
      <w:r w:rsidRPr="009A3944">
        <w:rPr>
          <w:i/>
          <w:iCs/>
        </w:rPr>
        <w:t>has a</w:t>
      </w:r>
      <w:r w:rsidRPr="009A3944">
        <w:t xml:space="preserve"> steering wheel. A car includes many components; it has a brake pedal, has a transmission and has many other components.</w:t>
      </w:r>
    </w:p>
    <w:p w:rsidR="003038D8" w:rsidRPr="009A3944" w:rsidRDefault="003038D8" w:rsidP="003038D8">
      <w:pPr>
        <w:pStyle w:val="western"/>
        <w:spacing w:before="0" w:beforeAutospacing="0"/>
        <w:ind w:right="0"/>
        <w:jc w:val="left"/>
      </w:pPr>
    </w:p>
    <w:p w:rsidR="003038D8" w:rsidRPr="009A3944" w:rsidRDefault="003038D8" w:rsidP="003038D8">
      <w:pPr>
        <w:pStyle w:val="western"/>
        <w:spacing w:before="0" w:beforeAutospacing="0"/>
        <w:ind w:right="0"/>
        <w:jc w:val="left"/>
      </w:pPr>
      <w:r w:rsidRPr="009A3944">
        <w:rPr>
          <w:b/>
          <w:bCs/>
        </w:rPr>
        <w:t>Base Classes and Derived Classes</w:t>
      </w:r>
    </w:p>
    <w:p w:rsidR="003038D8" w:rsidRPr="009A3944" w:rsidRDefault="003038D8" w:rsidP="003038D8">
      <w:pPr>
        <w:pStyle w:val="western"/>
        <w:spacing w:before="0" w:beforeAutospacing="0"/>
        <w:ind w:right="0"/>
        <w:jc w:val="left"/>
      </w:pPr>
      <w:r w:rsidRPr="009A3944">
        <w:t xml:space="preserve">Often, an object of one class is an object of another class, as well. For example, in geometry, a rectangle is a quadrilateral (as are squares, parallelograms and trapezoids). Thus, in C++, class Rectangle can be said to inherit from class Quadrilateral. In this context, class Quadrilateral is a base class, and class Rectangle is a derived class. A rectangle is a specific type of quadrilateral, but it is incorrect to claim that a quadrilateral is a rectangle. The quadrilateral could be a parallelogram or some other shape. </w:t>
      </w:r>
    </w:p>
    <w:p w:rsidR="003038D8" w:rsidRPr="009A3944" w:rsidRDefault="003038D8" w:rsidP="003038D8">
      <w:pPr>
        <w:pStyle w:val="NormalWeb"/>
        <w:spacing w:before="0" w:beforeAutospacing="0"/>
      </w:pPr>
      <w:r w:rsidRPr="009A3944">
        <w:rPr>
          <w:szCs w:val="20"/>
        </w:rPr>
        <w:t>Because every derived-class object is an object of its base class, and one base class can have many derived classes, the set of objects represented by a base class typically is larger than the set of objects represented by any of its derived classes. For example, the base class Vehicle represents all vehicles, including cars, trucks, boats, airplanes, bicycles and so on. By contrast, derived class Car represents a smaller, more specific subset of all vehicles.</w:t>
      </w:r>
    </w:p>
    <w:p w:rsidR="003038D8" w:rsidRPr="009A3944" w:rsidRDefault="003038D8" w:rsidP="003038D8">
      <w:pPr>
        <w:pStyle w:val="NormalWeb"/>
        <w:spacing w:before="0" w:beforeAutospacing="0"/>
      </w:pPr>
      <w:r w:rsidRPr="009A3944">
        <w:rPr>
          <w:szCs w:val="20"/>
        </w:rPr>
        <w:t>Inheritance relationships form treelike hierarchical structures. A base class exists in a hierarchical relationship with its derived classes. Although classes can exist independently, once they are employed in inheritance relationships, they become affiliated with other classes. A class becomes either a base class supplying members to other classes, a derived class inheriting its members from other classes, or both.</w:t>
      </w:r>
    </w:p>
    <w:p w:rsidR="003038D8" w:rsidRPr="009A3944" w:rsidRDefault="003038D8" w:rsidP="003038D8">
      <w:pPr>
        <w:pStyle w:val="western"/>
        <w:spacing w:before="0" w:beforeAutospacing="0"/>
        <w:ind w:right="0"/>
        <w:jc w:val="left"/>
      </w:pPr>
      <w:r w:rsidRPr="009A3944">
        <w:rPr>
          <w:b/>
          <w:bCs/>
        </w:rPr>
        <w:t>Deriving from Base Class</w:t>
      </w:r>
    </w:p>
    <w:p w:rsidR="003038D8" w:rsidRPr="009A3944" w:rsidRDefault="003038D8" w:rsidP="003038D8">
      <w:pPr>
        <w:pStyle w:val="western"/>
        <w:spacing w:before="0" w:beforeAutospacing="0"/>
        <w:ind w:right="0"/>
        <w:jc w:val="left"/>
      </w:pPr>
      <w:r w:rsidRPr="009A3944">
        <w:t>A derived class automatically contains all the members of the base class with some restrictions. The only members of a base class that are not inherited by a derived class are:</w:t>
      </w:r>
    </w:p>
    <w:p w:rsidR="003038D8" w:rsidRPr="009A3944" w:rsidRDefault="003038D8" w:rsidP="003038D8">
      <w:pPr>
        <w:pStyle w:val="NormalWeb"/>
        <w:numPr>
          <w:ilvl w:val="0"/>
          <w:numId w:val="153"/>
        </w:numPr>
        <w:spacing w:before="0" w:beforeAutospacing="0" w:after="0" w:afterAutospacing="0" w:line="276" w:lineRule="auto"/>
      </w:pPr>
      <w:r w:rsidRPr="009A3944">
        <w:rPr>
          <w:szCs w:val="20"/>
        </w:rPr>
        <w:t>Constructors</w:t>
      </w:r>
    </w:p>
    <w:p w:rsidR="003038D8" w:rsidRPr="009A3944" w:rsidRDefault="003038D8" w:rsidP="003038D8">
      <w:pPr>
        <w:pStyle w:val="NormalWeb"/>
        <w:numPr>
          <w:ilvl w:val="0"/>
          <w:numId w:val="153"/>
        </w:numPr>
        <w:spacing w:before="0" w:beforeAutospacing="0" w:after="0" w:afterAutospacing="0" w:line="276" w:lineRule="auto"/>
      </w:pPr>
      <w:r w:rsidRPr="009A3944">
        <w:rPr>
          <w:szCs w:val="20"/>
        </w:rPr>
        <w:t>Copy Constructors</w:t>
      </w:r>
    </w:p>
    <w:p w:rsidR="003038D8" w:rsidRPr="009A3944" w:rsidRDefault="003038D8" w:rsidP="003038D8">
      <w:pPr>
        <w:pStyle w:val="NormalWeb"/>
        <w:numPr>
          <w:ilvl w:val="0"/>
          <w:numId w:val="153"/>
        </w:numPr>
        <w:spacing w:before="0" w:beforeAutospacing="0" w:after="0" w:afterAutospacing="0" w:line="276" w:lineRule="auto"/>
      </w:pPr>
      <w:r w:rsidRPr="009A3944">
        <w:rPr>
          <w:szCs w:val="20"/>
        </w:rPr>
        <w:t>Destructors</w:t>
      </w:r>
    </w:p>
    <w:p w:rsidR="003038D8" w:rsidRPr="009A3944" w:rsidRDefault="003038D8" w:rsidP="003038D8">
      <w:pPr>
        <w:pStyle w:val="NormalWeb"/>
        <w:numPr>
          <w:ilvl w:val="0"/>
          <w:numId w:val="153"/>
        </w:numPr>
        <w:spacing w:before="0" w:beforeAutospacing="0" w:after="0" w:afterAutospacing="0" w:line="276" w:lineRule="auto"/>
      </w:pPr>
      <w:r w:rsidRPr="009A3944">
        <w:rPr>
          <w:szCs w:val="20"/>
        </w:rPr>
        <w:t>Overloaded Assignment Operators</w:t>
      </w:r>
    </w:p>
    <w:p w:rsidR="003038D8" w:rsidRPr="009A3944" w:rsidRDefault="003038D8" w:rsidP="003038D8">
      <w:pPr>
        <w:pStyle w:val="NormalWeb"/>
        <w:spacing w:before="0" w:beforeAutospacing="0"/>
      </w:pPr>
      <w:r w:rsidRPr="009A3944">
        <w:rPr>
          <w:szCs w:val="20"/>
        </w:rPr>
        <w:t xml:space="preserve">This is because the derived class requires having its own copies of the above. </w:t>
      </w:r>
    </w:p>
    <w:p w:rsidR="003038D8" w:rsidRPr="009A3944" w:rsidRDefault="003038D8" w:rsidP="003038D8">
      <w:pPr>
        <w:pStyle w:val="western"/>
        <w:spacing w:before="0" w:beforeAutospacing="0"/>
        <w:ind w:right="0"/>
        <w:jc w:val="left"/>
      </w:pPr>
      <w:r w:rsidRPr="009A3944">
        <w:rPr>
          <w:b/>
          <w:bCs/>
        </w:rPr>
        <w:t>Access Control Specifiers</w:t>
      </w:r>
    </w:p>
    <w:p w:rsidR="003038D8" w:rsidRPr="009A3944" w:rsidRDefault="003038D8" w:rsidP="003038D8">
      <w:pPr>
        <w:pStyle w:val="western"/>
        <w:spacing w:before="0" w:beforeAutospacing="0"/>
        <w:ind w:right="0"/>
        <w:jc w:val="left"/>
      </w:pPr>
      <w:r w:rsidRPr="009A3944">
        <w:rPr>
          <w:b/>
          <w:bCs/>
        </w:rPr>
        <w:t>Private</w:t>
      </w:r>
    </w:p>
    <w:p w:rsidR="003038D8" w:rsidRPr="009A3944" w:rsidRDefault="003038D8" w:rsidP="003038D8">
      <w:pPr>
        <w:pStyle w:val="western"/>
        <w:spacing w:before="0" w:beforeAutospacing="0"/>
        <w:ind w:right="0"/>
        <w:jc w:val="left"/>
      </w:pPr>
      <w:r w:rsidRPr="009A3944">
        <w:t>This is the default access mode for C++ classes. Only members of that class can access the members declared as private. Usually data members of a class should be kept private. This enables data hiding.</w:t>
      </w:r>
    </w:p>
    <w:p w:rsidR="003038D8" w:rsidRPr="009A3944" w:rsidRDefault="003038D8" w:rsidP="003038D8">
      <w:pPr>
        <w:pStyle w:val="western"/>
        <w:spacing w:before="0" w:beforeAutospacing="0"/>
        <w:ind w:right="0"/>
        <w:jc w:val="left"/>
      </w:pPr>
      <w:r w:rsidRPr="009A3944">
        <w:rPr>
          <w:b/>
          <w:bCs/>
        </w:rPr>
        <w:t>Public</w:t>
      </w:r>
    </w:p>
    <w:p w:rsidR="003038D8" w:rsidRPr="009A3944" w:rsidRDefault="003038D8" w:rsidP="003038D8">
      <w:pPr>
        <w:pStyle w:val="western"/>
        <w:spacing w:before="0" w:beforeAutospacing="0"/>
        <w:ind w:right="0"/>
        <w:jc w:val="left"/>
      </w:pPr>
      <w:r w:rsidRPr="009A3944">
        <w:t>Outside programs / functions /classes can access the publicly declared members. Usually the functions are declared as public. Public functions can be used to set the value of private data members.</w:t>
      </w:r>
    </w:p>
    <w:p w:rsidR="003038D8" w:rsidRPr="009A3944" w:rsidRDefault="003038D8" w:rsidP="003038D8">
      <w:pPr>
        <w:pStyle w:val="western"/>
        <w:spacing w:before="0" w:beforeAutospacing="0"/>
        <w:ind w:right="0"/>
        <w:jc w:val="left"/>
      </w:pPr>
      <w:r w:rsidRPr="009A3944">
        <w:rPr>
          <w:b/>
          <w:bCs/>
        </w:rPr>
        <w:t>Protected</w:t>
      </w:r>
    </w:p>
    <w:p w:rsidR="003038D8" w:rsidRPr="009A3944" w:rsidRDefault="003038D8" w:rsidP="003038D8">
      <w:pPr>
        <w:pStyle w:val="western"/>
        <w:spacing w:before="0" w:beforeAutospacing="0"/>
        <w:ind w:right="0"/>
        <w:jc w:val="left"/>
      </w:pPr>
      <w:r w:rsidRPr="009A3944">
        <w:t xml:space="preserve">These members are not accessible outside the class. However, these members are accessible by its derived class. </w:t>
      </w:r>
    </w:p>
    <w:p w:rsidR="003038D8" w:rsidRPr="009A3944" w:rsidRDefault="003038D8" w:rsidP="003038D8">
      <w:pPr>
        <w:pStyle w:val="western"/>
        <w:spacing w:before="0" w:beforeAutospacing="0"/>
        <w:ind w:right="0"/>
        <w:jc w:val="left"/>
      </w:pPr>
    </w:p>
    <w:p w:rsidR="003038D8" w:rsidRPr="009A3944" w:rsidRDefault="003038D8" w:rsidP="003038D8">
      <w:pPr>
        <w:pStyle w:val="NormalWeb"/>
        <w:spacing w:before="0" w:beforeAutospacing="0"/>
      </w:pPr>
      <w:r w:rsidRPr="009A3944">
        <w:rPr>
          <w:b/>
          <w:bCs/>
          <w:szCs w:val="20"/>
        </w:rPr>
        <w:t>Controlling Access under Inheritance</w:t>
      </w:r>
    </w:p>
    <w:p w:rsidR="003038D8" w:rsidRPr="009A3944" w:rsidRDefault="003038D8" w:rsidP="003038D8">
      <w:pPr>
        <w:pStyle w:val="NormalWeb"/>
        <w:spacing w:before="0" w:beforeAutospacing="0"/>
      </w:pPr>
      <w:r w:rsidRPr="009A3944">
        <w:rPr>
          <w:szCs w:val="20"/>
        </w:rPr>
        <w:t>A derived class's member functions cannot access its base class's private data. To enable a derived class to be able to access the members of a base class, we can declare those as protected in the base class.</w:t>
      </w:r>
    </w:p>
    <w:p w:rsidR="003038D8" w:rsidRPr="009A3944" w:rsidRDefault="003038D8" w:rsidP="003038D8">
      <w:pPr>
        <w:pStyle w:val="NormalWeb"/>
        <w:spacing w:before="0" w:beforeAutospacing="0"/>
      </w:pPr>
      <w:r w:rsidRPr="009A3944">
        <w:rPr>
          <w:b/>
          <w:bCs/>
          <w:szCs w:val="20"/>
        </w:rPr>
        <w:t>Advantages and Disadvantages of protected</w:t>
      </w:r>
    </w:p>
    <w:p w:rsidR="003038D8" w:rsidRPr="009A3944" w:rsidRDefault="003038D8" w:rsidP="003038D8">
      <w:pPr>
        <w:pStyle w:val="NormalWeb"/>
        <w:spacing w:before="0" w:beforeAutospacing="0"/>
      </w:pPr>
      <w:r w:rsidRPr="009A3944">
        <w:rPr>
          <w:szCs w:val="20"/>
        </w:rPr>
        <w:t>Inheriting protected data members slightly increases performance, because we can directly access the members without incurring the overhead of calls to set or get member functions. In most cases, however, it is better to use private data members to encourage proper software engineering, and leave code optimization issues to the compiler. This means that the code will be easier to maintain, modify and debug.</w:t>
      </w:r>
    </w:p>
    <w:p w:rsidR="003038D8" w:rsidRPr="009A3944" w:rsidRDefault="003038D8" w:rsidP="003038D8">
      <w:pPr>
        <w:pStyle w:val="NormalWeb"/>
        <w:spacing w:before="0" w:beforeAutospacing="0"/>
      </w:pPr>
      <w:r w:rsidRPr="009A3944">
        <w:rPr>
          <w:szCs w:val="20"/>
        </w:rPr>
        <w:t xml:space="preserve">Using protected data members creates two major problems. First, the derived-class object does not have to use a member function to set the value of the base-class's protected data member. Therefore, a derived-class object easily can assign an invalid value to the protected data member, thus leaving the object in an inconsistent state. </w:t>
      </w:r>
    </w:p>
    <w:p w:rsidR="003038D8" w:rsidRPr="009A3944" w:rsidRDefault="003038D8" w:rsidP="003038D8">
      <w:pPr>
        <w:pStyle w:val="NormalWeb"/>
        <w:spacing w:before="0" w:beforeAutospacing="0"/>
      </w:pPr>
      <w:r w:rsidRPr="009A3944">
        <w:rPr>
          <w:szCs w:val="20"/>
        </w:rPr>
        <w:t xml:space="preserve">The second problem with using protected data members is that derived-class member functions are more likely to be written so that they depend on the base-class implementation. In practice, derived classes should depend only on the base-class services (i.e., non private member functions) and not on the base-class implementation. With protected data members in the base class, if the base-class implementation changes, we may need to modify all derived classes of that base class. In such a case, the software is said to be </w:t>
      </w:r>
      <w:r w:rsidRPr="009A3944">
        <w:rPr>
          <w:b/>
          <w:bCs/>
          <w:szCs w:val="20"/>
        </w:rPr>
        <w:t>fragile</w:t>
      </w:r>
      <w:r w:rsidRPr="009A3944">
        <w:rPr>
          <w:szCs w:val="20"/>
        </w:rPr>
        <w:t xml:space="preserve"> or </w:t>
      </w:r>
      <w:r w:rsidRPr="009A3944">
        <w:rPr>
          <w:b/>
          <w:bCs/>
          <w:szCs w:val="20"/>
        </w:rPr>
        <w:t>brittle</w:t>
      </w:r>
      <w:r w:rsidRPr="009A3944">
        <w:rPr>
          <w:szCs w:val="20"/>
        </w:rPr>
        <w:t>, because a small change in the base class can "break" derived-class implementation.</w:t>
      </w:r>
    </w:p>
    <w:p w:rsidR="003038D8" w:rsidRPr="009A3944" w:rsidRDefault="003038D8" w:rsidP="003038D8">
      <w:pPr>
        <w:pStyle w:val="NormalWeb"/>
        <w:spacing w:before="0" w:beforeAutospacing="0"/>
      </w:pPr>
      <w:r w:rsidRPr="009A3944">
        <w:rPr>
          <w:b/>
          <w:bCs/>
          <w:szCs w:val="20"/>
        </w:rPr>
        <w:t>Relationship between Base Classes and Derived Classes</w:t>
      </w:r>
    </w:p>
    <w:p w:rsidR="003038D8" w:rsidRPr="009A3944" w:rsidRDefault="003038D8" w:rsidP="003038D8">
      <w:pPr>
        <w:pStyle w:val="doctext"/>
        <w:spacing w:before="0" w:beforeAutospacing="0" w:after="0" w:afterAutospacing="0"/>
        <w:rPr>
          <w:i/>
        </w:rPr>
      </w:pPr>
      <w:r w:rsidRPr="009A3944">
        <w:rPr>
          <w:i/>
        </w:rPr>
        <w:t>Refer to Pages 528 - 531 in the textbook for the program</w:t>
      </w:r>
    </w:p>
    <w:p w:rsidR="003038D8" w:rsidRPr="009A3944" w:rsidRDefault="003038D8" w:rsidP="003038D8">
      <w:pPr>
        <w:pStyle w:val="NormalWeb"/>
        <w:spacing w:before="240" w:beforeAutospacing="0" w:line="276" w:lineRule="auto"/>
        <w:rPr>
          <w:b/>
          <w:bCs/>
          <w:szCs w:val="20"/>
        </w:rPr>
      </w:pPr>
      <w:r w:rsidRPr="009A3944">
        <w:rPr>
          <w:b/>
          <w:bCs/>
          <w:szCs w:val="20"/>
        </w:rPr>
        <w:t>Including the Base Class Header File in the Derived Class Header File with #include</w:t>
      </w:r>
    </w:p>
    <w:p w:rsidR="003038D8" w:rsidRPr="009A3944" w:rsidRDefault="003038D8" w:rsidP="003038D8">
      <w:pPr>
        <w:pStyle w:val="NormalWeb"/>
        <w:spacing w:before="0" w:beforeAutospacing="0"/>
      </w:pPr>
      <w:r w:rsidRPr="009A3944">
        <w:rPr>
          <w:szCs w:val="20"/>
        </w:rPr>
        <w:t xml:space="preserve">We #include the base class's header file in the derived class's header file. This is necessary for three reasons. First, we must tell the compiler that the base class exists. </w:t>
      </w:r>
    </w:p>
    <w:p w:rsidR="003038D8" w:rsidRPr="009A3944" w:rsidRDefault="003038D8" w:rsidP="003038D8">
      <w:pPr>
        <w:pStyle w:val="NormalWeb"/>
        <w:spacing w:before="0" w:beforeAutospacing="0"/>
      </w:pPr>
      <w:r w:rsidRPr="009A3944">
        <w:rPr>
          <w:szCs w:val="20"/>
        </w:rPr>
        <w:t xml:space="preserve">The second reason is that the compiler uses a class definition to determine the size of an object of that class. A client program that creates an object of a class must #include the class definition to enable the compiler to reserve the proper amount of memory for the object. When using inheritance, a derived-class object's size depends on the data members declared explicitly in its class definition and the data members inherited from its direct and indirect base classes. </w:t>
      </w:r>
    </w:p>
    <w:p w:rsidR="003038D8" w:rsidRPr="009A3944" w:rsidRDefault="003038D8" w:rsidP="003038D8">
      <w:pPr>
        <w:pStyle w:val="NormalWeb"/>
        <w:spacing w:before="0" w:beforeAutospacing="0"/>
        <w:rPr>
          <w:szCs w:val="20"/>
        </w:rPr>
      </w:pPr>
      <w:r w:rsidRPr="009A3944">
        <w:rPr>
          <w:szCs w:val="20"/>
        </w:rPr>
        <w:t>The last reason is to allow the compiler to determine whether the derived class uses the base class's inherited members properly.</w:t>
      </w:r>
    </w:p>
    <w:p w:rsidR="003038D8" w:rsidRPr="009A3944" w:rsidRDefault="003038D8" w:rsidP="003038D8">
      <w:pPr>
        <w:autoSpaceDE w:val="0"/>
        <w:autoSpaceDN w:val="0"/>
        <w:adjustRightInd w:val="0"/>
        <w:rPr>
          <w:rFonts w:ascii="Courier New" w:hAnsi="Courier New" w:cs="Courier New"/>
          <w:noProof/>
          <w:sz w:val="22"/>
          <w:szCs w:val="28"/>
        </w:rPr>
      </w:pPr>
      <w:r w:rsidRPr="009A3944">
        <w:rPr>
          <w:rFonts w:ascii="Courier New" w:hAnsi="Courier New" w:cs="Courier New"/>
          <w:noProof/>
          <w:sz w:val="22"/>
          <w:szCs w:val="28"/>
        </w:rPr>
        <w:t>//----------------------------------------------------------</w:t>
      </w:r>
    </w:p>
    <w:p w:rsidR="003038D8" w:rsidRPr="009A3944" w:rsidRDefault="003038D8" w:rsidP="003038D8">
      <w:pPr>
        <w:autoSpaceDE w:val="0"/>
        <w:autoSpaceDN w:val="0"/>
        <w:adjustRightInd w:val="0"/>
        <w:rPr>
          <w:rFonts w:ascii="Courier New" w:hAnsi="Courier New" w:cs="Courier New"/>
          <w:noProof/>
          <w:sz w:val="22"/>
          <w:szCs w:val="28"/>
        </w:rPr>
      </w:pPr>
      <w:r w:rsidRPr="009A3944">
        <w:rPr>
          <w:rFonts w:ascii="Courier New" w:hAnsi="Courier New" w:cs="Courier New"/>
          <w:noProof/>
          <w:sz w:val="22"/>
          <w:szCs w:val="28"/>
        </w:rPr>
        <w:t>// Filename: Boss.h</w:t>
      </w:r>
    </w:p>
    <w:p w:rsidR="003038D8" w:rsidRPr="009A3944" w:rsidRDefault="003038D8" w:rsidP="003038D8">
      <w:pPr>
        <w:autoSpaceDE w:val="0"/>
        <w:autoSpaceDN w:val="0"/>
        <w:adjustRightInd w:val="0"/>
        <w:rPr>
          <w:rFonts w:ascii="Courier New" w:hAnsi="Courier New" w:cs="Courier New"/>
          <w:noProof/>
          <w:sz w:val="22"/>
          <w:szCs w:val="28"/>
        </w:rPr>
      </w:pPr>
      <w:r w:rsidRPr="009A3944">
        <w:rPr>
          <w:rFonts w:ascii="Courier New" w:hAnsi="Courier New" w:cs="Courier New"/>
          <w:noProof/>
          <w:sz w:val="22"/>
          <w:szCs w:val="28"/>
        </w:rPr>
        <w:t>// Base class definition</w:t>
      </w:r>
    </w:p>
    <w:p w:rsidR="003038D8" w:rsidRPr="009A3944" w:rsidRDefault="003038D8" w:rsidP="003038D8">
      <w:pPr>
        <w:autoSpaceDE w:val="0"/>
        <w:autoSpaceDN w:val="0"/>
        <w:adjustRightInd w:val="0"/>
        <w:rPr>
          <w:rFonts w:ascii="Courier New" w:hAnsi="Courier New" w:cs="Courier New"/>
          <w:noProof/>
          <w:sz w:val="22"/>
          <w:szCs w:val="28"/>
        </w:rPr>
      </w:pPr>
      <w:r w:rsidRPr="009A3944">
        <w:rPr>
          <w:rFonts w:ascii="Courier New" w:hAnsi="Courier New" w:cs="Courier New"/>
          <w:noProof/>
          <w:sz w:val="22"/>
          <w:szCs w:val="28"/>
        </w:rPr>
        <w:t>//----------------------------------------------------------</w:t>
      </w:r>
    </w:p>
    <w:p w:rsidR="003038D8" w:rsidRPr="009A3944" w:rsidRDefault="003038D8" w:rsidP="003038D8">
      <w:pPr>
        <w:autoSpaceDE w:val="0"/>
        <w:autoSpaceDN w:val="0"/>
        <w:adjustRightInd w:val="0"/>
        <w:rPr>
          <w:rFonts w:ascii="Courier New" w:hAnsi="Courier New" w:cs="Courier New"/>
          <w:noProof/>
          <w:sz w:val="22"/>
          <w:szCs w:val="28"/>
        </w:rPr>
      </w:pPr>
      <w:r w:rsidRPr="009A3944">
        <w:rPr>
          <w:rFonts w:ascii="Courier New" w:hAnsi="Courier New" w:cs="Courier New"/>
          <w:noProof/>
          <w:sz w:val="22"/>
          <w:szCs w:val="28"/>
        </w:rPr>
        <w:t>#ifndef BOSS_H</w:t>
      </w:r>
    </w:p>
    <w:p w:rsidR="003038D8" w:rsidRPr="009A3944" w:rsidRDefault="003038D8" w:rsidP="003038D8">
      <w:pPr>
        <w:autoSpaceDE w:val="0"/>
        <w:autoSpaceDN w:val="0"/>
        <w:adjustRightInd w:val="0"/>
        <w:rPr>
          <w:rFonts w:ascii="Courier New" w:hAnsi="Courier New" w:cs="Courier New"/>
          <w:noProof/>
          <w:sz w:val="22"/>
          <w:szCs w:val="28"/>
        </w:rPr>
      </w:pPr>
      <w:r w:rsidRPr="009A3944">
        <w:rPr>
          <w:rFonts w:ascii="Courier New" w:hAnsi="Courier New" w:cs="Courier New"/>
          <w:noProof/>
          <w:sz w:val="22"/>
          <w:szCs w:val="28"/>
        </w:rPr>
        <w:t>#define BOSS_H</w:t>
      </w:r>
    </w:p>
    <w:p w:rsidR="003038D8" w:rsidRPr="009A3944" w:rsidRDefault="003038D8" w:rsidP="003038D8">
      <w:pPr>
        <w:autoSpaceDE w:val="0"/>
        <w:autoSpaceDN w:val="0"/>
        <w:adjustRightInd w:val="0"/>
        <w:rPr>
          <w:rFonts w:ascii="Courier New" w:hAnsi="Courier New" w:cs="Courier New"/>
          <w:noProof/>
          <w:sz w:val="22"/>
          <w:szCs w:val="28"/>
        </w:rPr>
      </w:pPr>
    </w:p>
    <w:p w:rsidR="003038D8" w:rsidRPr="009A3944" w:rsidRDefault="003038D8" w:rsidP="003038D8">
      <w:pPr>
        <w:autoSpaceDE w:val="0"/>
        <w:autoSpaceDN w:val="0"/>
        <w:adjustRightInd w:val="0"/>
        <w:rPr>
          <w:rFonts w:ascii="Courier New" w:hAnsi="Courier New" w:cs="Courier New"/>
          <w:noProof/>
          <w:sz w:val="22"/>
          <w:szCs w:val="28"/>
        </w:rPr>
      </w:pPr>
      <w:r w:rsidRPr="009A3944">
        <w:rPr>
          <w:rFonts w:ascii="Courier New" w:hAnsi="Courier New" w:cs="Courier New"/>
          <w:noProof/>
          <w:sz w:val="22"/>
          <w:szCs w:val="28"/>
        </w:rPr>
        <w:t>#include &lt;iostream&gt;</w:t>
      </w:r>
    </w:p>
    <w:p w:rsidR="003038D8" w:rsidRPr="009A3944" w:rsidRDefault="003038D8" w:rsidP="003038D8">
      <w:pPr>
        <w:autoSpaceDE w:val="0"/>
        <w:autoSpaceDN w:val="0"/>
        <w:adjustRightInd w:val="0"/>
        <w:rPr>
          <w:rFonts w:ascii="Courier New" w:hAnsi="Courier New" w:cs="Courier New"/>
          <w:noProof/>
          <w:sz w:val="22"/>
          <w:szCs w:val="28"/>
        </w:rPr>
      </w:pPr>
      <w:r w:rsidRPr="009A3944">
        <w:rPr>
          <w:rFonts w:ascii="Courier New" w:hAnsi="Courier New" w:cs="Courier New"/>
          <w:noProof/>
          <w:sz w:val="22"/>
          <w:szCs w:val="28"/>
        </w:rPr>
        <w:t>using namespace std;</w:t>
      </w:r>
    </w:p>
    <w:p w:rsidR="003038D8" w:rsidRPr="009A3944" w:rsidRDefault="003038D8" w:rsidP="003038D8">
      <w:pPr>
        <w:autoSpaceDE w:val="0"/>
        <w:autoSpaceDN w:val="0"/>
        <w:adjustRightInd w:val="0"/>
        <w:rPr>
          <w:rFonts w:ascii="Courier New" w:hAnsi="Courier New" w:cs="Courier New"/>
          <w:noProof/>
          <w:sz w:val="22"/>
          <w:szCs w:val="28"/>
        </w:rPr>
      </w:pPr>
    </w:p>
    <w:p w:rsidR="003038D8" w:rsidRPr="009A3944" w:rsidRDefault="003038D8" w:rsidP="003038D8">
      <w:pPr>
        <w:autoSpaceDE w:val="0"/>
        <w:autoSpaceDN w:val="0"/>
        <w:adjustRightInd w:val="0"/>
        <w:rPr>
          <w:rFonts w:ascii="Courier New" w:hAnsi="Courier New" w:cs="Courier New"/>
          <w:noProof/>
          <w:sz w:val="22"/>
          <w:szCs w:val="28"/>
        </w:rPr>
      </w:pPr>
      <w:r w:rsidRPr="009A3944">
        <w:rPr>
          <w:rFonts w:ascii="Courier New" w:hAnsi="Courier New" w:cs="Courier New"/>
          <w:noProof/>
          <w:sz w:val="22"/>
          <w:szCs w:val="28"/>
        </w:rPr>
        <w:t>class Boss</w:t>
      </w:r>
    </w:p>
    <w:p w:rsidR="003038D8" w:rsidRPr="009A3944" w:rsidRDefault="003038D8" w:rsidP="003038D8">
      <w:pPr>
        <w:autoSpaceDE w:val="0"/>
        <w:autoSpaceDN w:val="0"/>
        <w:adjustRightInd w:val="0"/>
        <w:rPr>
          <w:rFonts w:ascii="Courier New" w:hAnsi="Courier New" w:cs="Courier New"/>
          <w:noProof/>
          <w:sz w:val="22"/>
          <w:szCs w:val="28"/>
        </w:rPr>
      </w:pPr>
      <w:r w:rsidRPr="009A3944">
        <w:rPr>
          <w:rFonts w:ascii="Courier New" w:hAnsi="Courier New" w:cs="Courier New"/>
          <w:noProof/>
          <w:sz w:val="22"/>
          <w:szCs w:val="28"/>
        </w:rPr>
        <w:t>{</w:t>
      </w:r>
    </w:p>
    <w:p w:rsidR="003038D8" w:rsidRPr="009A3944" w:rsidRDefault="003038D8" w:rsidP="003038D8">
      <w:pPr>
        <w:autoSpaceDE w:val="0"/>
        <w:autoSpaceDN w:val="0"/>
        <w:adjustRightInd w:val="0"/>
        <w:rPr>
          <w:rFonts w:ascii="Courier New" w:hAnsi="Courier New" w:cs="Courier New"/>
          <w:noProof/>
          <w:sz w:val="22"/>
          <w:szCs w:val="28"/>
        </w:rPr>
      </w:pPr>
      <w:r w:rsidRPr="009A3944">
        <w:rPr>
          <w:rFonts w:ascii="Courier New" w:hAnsi="Courier New" w:cs="Courier New"/>
          <w:noProof/>
          <w:sz w:val="22"/>
          <w:szCs w:val="28"/>
        </w:rPr>
        <w:t>public:</w:t>
      </w:r>
    </w:p>
    <w:p w:rsidR="003038D8" w:rsidRPr="009A3944" w:rsidRDefault="003038D8" w:rsidP="003038D8">
      <w:pPr>
        <w:autoSpaceDE w:val="0"/>
        <w:autoSpaceDN w:val="0"/>
        <w:adjustRightInd w:val="0"/>
        <w:rPr>
          <w:rFonts w:ascii="Courier New" w:hAnsi="Courier New" w:cs="Courier New"/>
          <w:noProof/>
          <w:sz w:val="22"/>
          <w:szCs w:val="28"/>
        </w:rPr>
      </w:pPr>
      <w:r w:rsidRPr="009A3944">
        <w:rPr>
          <w:rFonts w:ascii="Courier New" w:hAnsi="Courier New" w:cs="Courier New"/>
          <w:noProof/>
          <w:sz w:val="22"/>
          <w:szCs w:val="28"/>
        </w:rPr>
        <w:tab/>
        <w:t>Boss();</w:t>
      </w:r>
    </w:p>
    <w:p w:rsidR="003038D8" w:rsidRPr="009A3944" w:rsidRDefault="003038D8" w:rsidP="003038D8">
      <w:pPr>
        <w:autoSpaceDE w:val="0"/>
        <w:autoSpaceDN w:val="0"/>
        <w:adjustRightInd w:val="0"/>
        <w:rPr>
          <w:rFonts w:ascii="Courier New" w:hAnsi="Courier New" w:cs="Courier New"/>
          <w:noProof/>
          <w:sz w:val="22"/>
          <w:szCs w:val="28"/>
        </w:rPr>
      </w:pPr>
      <w:r w:rsidRPr="009A3944">
        <w:rPr>
          <w:rFonts w:ascii="Courier New" w:hAnsi="Courier New" w:cs="Courier New"/>
          <w:noProof/>
          <w:sz w:val="22"/>
          <w:szCs w:val="28"/>
        </w:rPr>
        <w:tab/>
        <w:t>~Boss();</w:t>
      </w:r>
    </w:p>
    <w:p w:rsidR="003038D8" w:rsidRPr="009A3944" w:rsidRDefault="003038D8" w:rsidP="003038D8">
      <w:pPr>
        <w:autoSpaceDE w:val="0"/>
        <w:autoSpaceDN w:val="0"/>
        <w:adjustRightInd w:val="0"/>
        <w:rPr>
          <w:rFonts w:ascii="Courier New" w:hAnsi="Courier New" w:cs="Courier New"/>
          <w:noProof/>
          <w:sz w:val="22"/>
          <w:szCs w:val="28"/>
        </w:rPr>
      </w:pPr>
      <w:r w:rsidRPr="009A3944">
        <w:rPr>
          <w:rFonts w:ascii="Courier New" w:hAnsi="Courier New" w:cs="Courier New"/>
          <w:noProof/>
          <w:sz w:val="22"/>
          <w:szCs w:val="28"/>
        </w:rPr>
        <w:tab/>
        <w:t>void setDamage(int att);</w:t>
      </w:r>
    </w:p>
    <w:p w:rsidR="003038D8" w:rsidRPr="009A3944" w:rsidRDefault="003038D8" w:rsidP="003038D8">
      <w:pPr>
        <w:autoSpaceDE w:val="0"/>
        <w:autoSpaceDN w:val="0"/>
        <w:adjustRightInd w:val="0"/>
        <w:rPr>
          <w:rFonts w:ascii="Courier New" w:hAnsi="Courier New" w:cs="Courier New"/>
          <w:noProof/>
          <w:sz w:val="22"/>
          <w:szCs w:val="28"/>
        </w:rPr>
      </w:pPr>
      <w:r w:rsidRPr="009A3944">
        <w:rPr>
          <w:rFonts w:ascii="Courier New" w:hAnsi="Courier New" w:cs="Courier New"/>
          <w:noProof/>
          <w:sz w:val="22"/>
          <w:szCs w:val="28"/>
        </w:rPr>
        <w:tab/>
        <w:t>int getDamage();</w:t>
      </w:r>
    </w:p>
    <w:p w:rsidR="003038D8" w:rsidRPr="009A3944" w:rsidRDefault="003038D8" w:rsidP="003038D8">
      <w:pPr>
        <w:autoSpaceDE w:val="0"/>
        <w:autoSpaceDN w:val="0"/>
        <w:adjustRightInd w:val="0"/>
        <w:rPr>
          <w:rFonts w:ascii="Courier New" w:hAnsi="Courier New" w:cs="Courier New"/>
          <w:noProof/>
          <w:sz w:val="22"/>
          <w:szCs w:val="28"/>
        </w:rPr>
      </w:pPr>
      <w:r w:rsidRPr="009A3944">
        <w:rPr>
          <w:rFonts w:ascii="Courier New" w:hAnsi="Courier New" w:cs="Courier New"/>
          <w:noProof/>
          <w:sz w:val="22"/>
          <w:szCs w:val="28"/>
        </w:rPr>
        <w:tab/>
        <w:t>void displayAttack();</w:t>
      </w:r>
    </w:p>
    <w:p w:rsidR="003038D8" w:rsidRPr="009A3944" w:rsidRDefault="003038D8" w:rsidP="003038D8">
      <w:pPr>
        <w:autoSpaceDE w:val="0"/>
        <w:autoSpaceDN w:val="0"/>
        <w:adjustRightInd w:val="0"/>
        <w:rPr>
          <w:rFonts w:ascii="Courier New" w:hAnsi="Courier New" w:cs="Courier New"/>
          <w:noProof/>
          <w:sz w:val="22"/>
          <w:szCs w:val="28"/>
        </w:rPr>
      </w:pPr>
      <w:r w:rsidRPr="009A3944">
        <w:rPr>
          <w:rFonts w:ascii="Courier New" w:hAnsi="Courier New" w:cs="Courier New"/>
          <w:noProof/>
          <w:sz w:val="22"/>
          <w:szCs w:val="28"/>
        </w:rPr>
        <w:t>private:</w:t>
      </w:r>
    </w:p>
    <w:p w:rsidR="003038D8" w:rsidRPr="009A3944" w:rsidRDefault="003038D8" w:rsidP="003038D8">
      <w:pPr>
        <w:autoSpaceDE w:val="0"/>
        <w:autoSpaceDN w:val="0"/>
        <w:adjustRightInd w:val="0"/>
        <w:rPr>
          <w:rFonts w:ascii="Courier New" w:hAnsi="Courier New" w:cs="Courier New"/>
          <w:noProof/>
          <w:sz w:val="22"/>
          <w:szCs w:val="28"/>
        </w:rPr>
      </w:pPr>
      <w:r w:rsidRPr="009A3944">
        <w:rPr>
          <w:rFonts w:ascii="Courier New" w:hAnsi="Courier New" w:cs="Courier New"/>
          <w:noProof/>
          <w:sz w:val="22"/>
          <w:szCs w:val="28"/>
        </w:rPr>
        <w:tab/>
        <w:t>int damage;</w:t>
      </w:r>
    </w:p>
    <w:p w:rsidR="003038D8" w:rsidRPr="009A3944" w:rsidRDefault="003038D8" w:rsidP="003038D8">
      <w:pPr>
        <w:autoSpaceDE w:val="0"/>
        <w:autoSpaceDN w:val="0"/>
        <w:adjustRightInd w:val="0"/>
        <w:rPr>
          <w:rFonts w:ascii="Courier New" w:hAnsi="Courier New" w:cs="Courier New"/>
          <w:noProof/>
          <w:sz w:val="22"/>
          <w:szCs w:val="28"/>
        </w:rPr>
      </w:pPr>
      <w:r w:rsidRPr="009A3944">
        <w:rPr>
          <w:rFonts w:ascii="Courier New" w:hAnsi="Courier New" w:cs="Courier New"/>
          <w:noProof/>
          <w:sz w:val="22"/>
          <w:szCs w:val="28"/>
        </w:rPr>
        <w:t>};</w:t>
      </w:r>
    </w:p>
    <w:p w:rsidR="003038D8" w:rsidRPr="009A3944" w:rsidRDefault="003038D8" w:rsidP="003038D8">
      <w:pPr>
        <w:pStyle w:val="NormalWeb"/>
        <w:spacing w:before="0" w:beforeAutospacing="0" w:after="0" w:afterAutospacing="0"/>
      </w:pPr>
      <w:r w:rsidRPr="009A3944">
        <w:rPr>
          <w:rFonts w:ascii="Courier New" w:hAnsi="Courier New" w:cs="Courier New"/>
          <w:noProof/>
          <w:sz w:val="22"/>
          <w:szCs w:val="28"/>
        </w:rPr>
        <w:t>#endif</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Filename: BigBoss.h</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Derived class definition</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#ifndef BIGBOSS_H</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#define BIGBOSS_H</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#include "Boss.h"</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//public inheritance of Boss class - BigBoss class automatically inherits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all the public and protected members of the Boss class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class BigBoss : public Boss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public:</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BigBoss();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~BigBoss();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void setDamageMultiplier(int dm);</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int getDamageMultiplier();</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void specialAttack();</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private: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int damageMultiplier;</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pStyle w:val="western"/>
        <w:spacing w:before="0" w:beforeAutospacing="0"/>
        <w:ind w:right="0"/>
        <w:jc w:val="left"/>
        <w:rPr>
          <w:rFonts w:ascii="Courier New" w:hAnsi="Courier New" w:cs="Courier New"/>
          <w:noProof/>
          <w:sz w:val="20"/>
          <w:szCs w:val="28"/>
        </w:rPr>
      </w:pPr>
      <w:r w:rsidRPr="009A3944">
        <w:rPr>
          <w:rFonts w:ascii="Courier New" w:hAnsi="Courier New" w:cs="Courier New"/>
          <w:noProof/>
          <w:sz w:val="20"/>
          <w:szCs w:val="28"/>
        </w:rPr>
        <w:t>#endif</w:t>
      </w:r>
    </w:p>
    <w:p w:rsidR="003038D8" w:rsidRPr="009A3944" w:rsidRDefault="003038D8" w:rsidP="003038D8">
      <w:pPr>
        <w:pStyle w:val="western"/>
        <w:spacing w:before="0" w:beforeAutospacing="0"/>
        <w:ind w:right="0"/>
        <w:jc w:val="left"/>
        <w:rPr>
          <w:rFonts w:ascii="Courier New" w:hAnsi="Courier New" w:cs="Courier New"/>
          <w:noProof/>
          <w:sz w:val="20"/>
          <w:szCs w:val="28"/>
        </w:rPr>
      </w:pPr>
    </w:p>
    <w:p w:rsidR="003038D8" w:rsidRPr="009A3944" w:rsidRDefault="003038D8" w:rsidP="003038D8">
      <w:pPr>
        <w:pStyle w:val="western"/>
        <w:spacing w:before="0" w:beforeAutospacing="0"/>
        <w:ind w:right="0"/>
        <w:jc w:val="left"/>
        <w:rPr>
          <w:rFonts w:ascii="Courier New" w:hAnsi="Courier New" w:cs="Courier New"/>
          <w:noProof/>
          <w:sz w:val="20"/>
          <w:szCs w:val="28"/>
        </w:rPr>
      </w:pPr>
    </w:p>
    <w:p w:rsidR="003038D8" w:rsidRPr="009A3944" w:rsidRDefault="003038D8" w:rsidP="003038D8">
      <w:pPr>
        <w:pStyle w:val="western"/>
        <w:spacing w:before="0" w:beforeAutospacing="0"/>
        <w:ind w:right="0"/>
        <w:jc w:val="left"/>
        <w:rPr>
          <w:rFonts w:ascii="Courier New" w:hAnsi="Courier New" w:cs="Courier New"/>
          <w:noProof/>
          <w:sz w:val="20"/>
          <w:szCs w:val="28"/>
        </w:rPr>
      </w:pPr>
    </w:p>
    <w:p w:rsidR="003038D8" w:rsidRPr="009A3944" w:rsidRDefault="003038D8" w:rsidP="003038D8">
      <w:pPr>
        <w:pStyle w:val="western"/>
        <w:spacing w:before="0" w:beforeAutospacing="0"/>
        <w:ind w:right="0"/>
        <w:jc w:val="left"/>
        <w:rPr>
          <w:rFonts w:ascii="Courier New" w:hAnsi="Courier New" w:cs="Courier New"/>
          <w:noProof/>
          <w:sz w:val="20"/>
          <w:szCs w:val="28"/>
        </w:rPr>
      </w:pPr>
    </w:p>
    <w:p w:rsidR="003038D8" w:rsidRPr="009A3944" w:rsidRDefault="003038D8" w:rsidP="003038D8">
      <w:pPr>
        <w:pStyle w:val="western"/>
        <w:spacing w:before="0" w:beforeAutospacing="0"/>
        <w:ind w:right="0"/>
        <w:jc w:val="left"/>
        <w:rPr>
          <w:rFonts w:ascii="Courier New" w:hAnsi="Courier New" w:cs="Courier New"/>
          <w:noProof/>
          <w:sz w:val="20"/>
          <w:szCs w:val="28"/>
        </w:rPr>
      </w:pPr>
    </w:p>
    <w:p w:rsidR="003038D8" w:rsidRPr="009A3944" w:rsidRDefault="003038D8" w:rsidP="003038D8">
      <w:pPr>
        <w:pStyle w:val="western"/>
        <w:spacing w:before="0" w:beforeAutospacing="0"/>
        <w:ind w:right="0"/>
        <w:jc w:val="left"/>
        <w:rPr>
          <w:rFonts w:ascii="Courier New" w:hAnsi="Courier New" w:cs="Courier New"/>
          <w:noProof/>
          <w:sz w:val="20"/>
          <w:szCs w:val="28"/>
        </w:rPr>
      </w:pPr>
    </w:p>
    <w:p w:rsidR="003038D8" w:rsidRPr="009A3944" w:rsidRDefault="003038D8" w:rsidP="003038D8">
      <w:pPr>
        <w:pStyle w:val="western"/>
        <w:spacing w:before="0" w:beforeAutospacing="0"/>
        <w:ind w:right="0"/>
        <w:jc w:val="left"/>
        <w:rPr>
          <w:rFonts w:ascii="Courier New" w:hAnsi="Courier New" w:cs="Courier New"/>
          <w:noProof/>
          <w:sz w:val="20"/>
          <w:szCs w:val="28"/>
        </w:rPr>
      </w:pPr>
    </w:p>
    <w:p w:rsidR="003038D8" w:rsidRPr="009A3944" w:rsidRDefault="003038D8" w:rsidP="003038D8">
      <w:pPr>
        <w:pStyle w:val="western"/>
        <w:spacing w:before="0" w:beforeAutospacing="0"/>
        <w:ind w:right="0"/>
        <w:jc w:val="left"/>
        <w:rPr>
          <w:rFonts w:ascii="Courier New" w:hAnsi="Courier New" w:cs="Courier New"/>
          <w:noProof/>
          <w:sz w:val="20"/>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Filename: Boss.cpp</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Base class implementation</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#include "Boss.h"</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Boss::Boss()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cout&lt;&lt;"Boss Constructor Called !"&lt;&lt;endl;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setDamage(10);</w:t>
      </w:r>
      <w:r w:rsidRPr="009A3944">
        <w:rPr>
          <w:rFonts w:ascii="Courier New" w:hAnsi="Courier New" w:cs="Courier New"/>
          <w:noProof/>
          <w:szCs w:val="28"/>
        </w:rPr>
        <w:tab/>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pStyle w:val="Arial"/>
        <w:autoSpaceDE w:val="0"/>
        <w:autoSpaceDN w:val="0"/>
        <w:adjustRightInd w:val="0"/>
        <w:rPr>
          <w:rFonts w:ascii="Courier New" w:hAnsi="Courier New" w:cs="Courier New"/>
          <w:bCs w:val="0"/>
          <w:noProof/>
          <w:szCs w:val="28"/>
        </w:rPr>
      </w:pPr>
      <w:r w:rsidRPr="009A3944">
        <w:rPr>
          <w:rFonts w:ascii="Courier New" w:hAnsi="Courier New" w:cs="Courier New"/>
          <w:bCs w:val="0"/>
          <w:noProof/>
          <w:szCs w:val="28"/>
        </w:rPr>
        <w:t>Boss::~Boss()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cout&lt;&lt;"Boss Destructor Called !"&lt;&lt;endl;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void Boss::setDamage(int att)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damage = att;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int Boss::getDamage()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return damage;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void Boss::displayAttack()</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cout&lt;&lt;"Attack causes "&lt;&lt;getDamage()&lt;&lt;" damage"&lt;&lt;endl;</w:t>
      </w:r>
    </w:p>
    <w:p w:rsidR="003038D8" w:rsidRPr="009A3944" w:rsidRDefault="003038D8" w:rsidP="003038D8">
      <w:pPr>
        <w:pStyle w:val="western"/>
        <w:spacing w:before="0" w:beforeAutospacing="0"/>
        <w:ind w:right="0"/>
        <w:jc w:val="left"/>
        <w:rPr>
          <w:rFonts w:ascii="Courier New" w:hAnsi="Courier New" w:cs="Courier New"/>
          <w:noProof/>
          <w:sz w:val="20"/>
          <w:szCs w:val="28"/>
        </w:rPr>
      </w:pPr>
      <w:r w:rsidRPr="009A3944">
        <w:rPr>
          <w:rFonts w:ascii="Courier New" w:hAnsi="Courier New" w:cs="Courier New"/>
          <w:noProof/>
          <w:sz w:val="20"/>
          <w:szCs w:val="28"/>
        </w:rPr>
        <w:t>}</w:t>
      </w:r>
    </w:p>
    <w:p w:rsidR="003038D8" w:rsidRPr="009A3944" w:rsidRDefault="003038D8" w:rsidP="003038D8">
      <w:pPr>
        <w:pStyle w:val="western"/>
        <w:spacing w:before="0" w:beforeAutospacing="0"/>
        <w:ind w:right="0"/>
        <w:jc w:val="left"/>
        <w:rPr>
          <w:b/>
          <w:bCs/>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Filename: BigBoss.cpp</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Derived class implementation</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#include "BigBoss.h"</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BigBoss::BigBoss()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cout&lt;&lt;"Big Boss Constructor Called !"&lt;&lt;endl;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setDamageMultiplier(3);</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BigBoss::~BigBoss()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cout&lt;&lt;"Big Boss Destructor Called !"&lt;&lt;endl;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void BigBoss::setDamageMultiplier(int dm)</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damageMultiplier = dm;</w:t>
      </w:r>
    </w:p>
    <w:p w:rsidR="003038D8" w:rsidRPr="009A3944" w:rsidRDefault="003038D8" w:rsidP="003038D8">
      <w:pPr>
        <w:pStyle w:val="Arial"/>
        <w:autoSpaceDE w:val="0"/>
        <w:autoSpaceDN w:val="0"/>
        <w:adjustRightInd w:val="0"/>
        <w:rPr>
          <w:rFonts w:ascii="Courier New" w:hAnsi="Courier New" w:cs="Courier New"/>
          <w:bCs w:val="0"/>
          <w:noProof/>
          <w:szCs w:val="28"/>
        </w:rPr>
      </w:pPr>
      <w:r w:rsidRPr="009A3944">
        <w:rPr>
          <w:rFonts w:ascii="Courier New" w:hAnsi="Courier New" w:cs="Courier New"/>
          <w:bCs w:val="0"/>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int BigBoss::getDamageMultiplier()</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return damageMultiplier;</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void BigBoss::specialAttack()</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cout&lt;&lt;"Special Attack causes "&lt;&lt;getDamageMultiplier() * getDamage()&lt;&lt;" damage"&lt;&lt;endl;</w:t>
      </w:r>
    </w:p>
    <w:p w:rsidR="003038D8" w:rsidRPr="009A3944" w:rsidRDefault="003038D8" w:rsidP="003038D8">
      <w:pPr>
        <w:pStyle w:val="western"/>
        <w:spacing w:before="0" w:beforeAutospacing="0"/>
        <w:ind w:right="0"/>
        <w:jc w:val="left"/>
        <w:rPr>
          <w:rFonts w:ascii="Courier New" w:hAnsi="Courier New" w:cs="Courier New"/>
          <w:noProof/>
          <w:sz w:val="20"/>
          <w:szCs w:val="28"/>
        </w:rPr>
      </w:pPr>
      <w:r w:rsidRPr="009A3944">
        <w:rPr>
          <w:rFonts w:ascii="Courier New" w:hAnsi="Courier New" w:cs="Courier New"/>
          <w:noProof/>
          <w:sz w:val="20"/>
          <w:szCs w:val="28"/>
        </w:rPr>
        <w:t>}</w:t>
      </w:r>
    </w:p>
    <w:p w:rsidR="003038D8" w:rsidRPr="009A3944" w:rsidRDefault="003038D8" w:rsidP="003038D8">
      <w:pPr>
        <w:pStyle w:val="western"/>
        <w:spacing w:before="0" w:beforeAutospacing="0"/>
        <w:ind w:right="0"/>
        <w:jc w:val="left"/>
        <w:rPr>
          <w:rFonts w:ascii="Courier New" w:hAnsi="Courier New" w:cs="Courier New"/>
          <w:noProof/>
          <w:sz w:val="20"/>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Filename: Main.cpp</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Main Function</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#include "Boss.h"</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#include "BigBoss.h"</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int main()</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cout&lt;&lt;"Boss: "&lt;&lt;endl;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Boss boss;  //creating an object of the base class Boss</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boss.displayAttack();</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cout&lt;&lt;endl&lt;&lt;endl;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cout&lt;&lt;"Big Boss"&lt;&lt;endl;</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BigBoss bb; //creating an object of the derived class BigBoss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bb.displayAttack();  //boss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bb.specialAttack();  //bigboss</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cout&lt;&lt;endl&lt;&lt;endl;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return 0;</w:t>
      </w:r>
    </w:p>
    <w:p w:rsidR="003038D8" w:rsidRPr="009A3944" w:rsidRDefault="003038D8" w:rsidP="003038D8">
      <w:pPr>
        <w:pStyle w:val="western"/>
        <w:spacing w:before="0" w:beforeAutospacing="0"/>
        <w:ind w:right="0"/>
        <w:jc w:val="left"/>
        <w:rPr>
          <w:rFonts w:ascii="Courier New" w:hAnsi="Courier New" w:cs="Courier New"/>
          <w:noProof/>
          <w:sz w:val="20"/>
          <w:szCs w:val="28"/>
        </w:rPr>
      </w:pPr>
      <w:r w:rsidRPr="009A3944">
        <w:rPr>
          <w:rFonts w:ascii="Courier New" w:hAnsi="Courier New" w:cs="Courier New"/>
          <w:noProof/>
          <w:sz w:val="20"/>
          <w:szCs w:val="28"/>
        </w:rPr>
        <w:t>}</w:t>
      </w:r>
    </w:p>
    <w:p w:rsidR="003038D8" w:rsidRPr="009A3944" w:rsidRDefault="003038D8" w:rsidP="003038D8">
      <w:pPr>
        <w:pStyle w:val="western"/>
        <w:spacing w:before="0" w:beforeAutospacing="0"/>
        <w:ind w:right="0"/>
        <w:jc w:val="left"/>
        <w:rPr>
          <w:b/>
          <w:bCs/>
        </w:rPr>
      </w:pPr>
    </w:p>
    <w:p w:rsidR="003038D8" w:rsidRPr="009A3944" w:rsidRDefault="003038D8" w:rsidP="003038D8">
      <w:pPr>
        <w:pStyle w:val="western"/>
        <w:spacing w:before="0" w:beforeAutospacing="0"/>
        <w:ind w:right="0"/>
        <w:jc w:val="left"/>
      </w:pPr>
      <w:r w:rsidRPr="009A3944">
        <w:rPr>
          <w:b/>
          <w:bCs/>
        </w:rPr>
        <w:t>Initializing data members</w:t>
      </w:r>
    </w:p>
    <w:p w:rsidR="003038D8" w:rsidRPr="009A3944" w:rsidRDefault="003038D8" w:rsidP="003038D8">
      <w:pPr>
        <w:pStyle w:val="western"/>
        <w:spacing w:before="0" w:beforeAutospacing="0"/>
        <w:ind w:right="0"/>
        <w:jc w:val="left"/>
        <w:rPr>
          <w:b/>
          <w:bCs/>
        </w:rPr>
      </w:pPr>
      <w:r w:rsidRPr="009A3944">
        <w:t>C++ requires a derived-class constructor to call its base-class constructor to initialize the base-class data members that are inherited into the derived class. A compilation error occurs if a derived-class constructor calls one of its base-class constructors with arguments that are inconsistent with the number and types of parameters specified in one of the base-class constructor definitions. In a derived-class constructor, initializing member objects and invoking base-class constructors explicitly in the member initializer list prevents duplicate initialization in which a default constructor is called, then data members are modified again in the derived-class constructor's body.</w:t>
      </w:r>
      <w:r w:rsidRPr="009A3944">
        <w:rPr>
          <w:b/>
          <w:bCs/>
        </w:rPr>
        <w:t xml:space="preserve"> </w:t>
      </w:r>
    </w:p>
    <w:p w:rsidR="003038D8" w:rsidRPr="009A3944" w:rsidRDefault="003038D8" w:rsidP="003038D8">
      <w:pPr>
        <w:pStyle w:val="western"/>
        <w:spacing w:before="0" w:beforeAutospacing="0"/>
        <w:ind w:right="0"/>
        <w:jc w:val="left"/>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Filename: Boss.h</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Base class definition</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#ifndef BOSS_H</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#define BOSS_H</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#include &lt;iostream&gt;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using namespace std;</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class Boss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public:</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Boss(int damageValue);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~Boss();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void setDamage(int att);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int getDamage();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void displayAttack();</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private: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int damage;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Derived class definition</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//public inheritance of Boss class - BigBoss class automatically inherits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all the public and protected members of the Boss class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class BigBoss : public Boss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public:</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BigBoss(int damage, int damageMultiplierValue);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~BigBoss();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void setDamageMultiplier(int dm);</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int getDamageMultiplier();</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void specialAttack();</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private: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int damageMultiplier;</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#endif</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Filename: Boss.cpp</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Base class implementation</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#include "Boss.h"</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Boss::Boss(int damageValue)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cout&lt;&lt;"Boss Constructor Called !"&lt;&lt;endl;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setDamage(damageValue);</w:t>
      </w:r>
      <w:r w:rsidRPr="009A3944">
        <w:rPr>
          <w:rFonts w:ascii="Courier New" w:hAnsi="Courier New" w:cs="Courier New"/>
          <w:noProof/>
          <w:szCs w:val="28"/>
        </w:rPr>
        <w:tab/>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Boss::~Boss()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cout&lt;&lt;"Boss Destructor Called !"&lt;&lt;endl;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void Boss::setDamage(int damageValue)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damage = damageValue;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int Boss::getDamage()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return damage;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void Boss::displayAttack()</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cout&lt;&lt;"Attack causes "&lt;&lt;getDamage()&lt;&lt;" damage"&lt;&lt;endl;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Derived class implementation</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BigBoss::BigBoss(int damage, int damageMultiplierValue): Boss(damage)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cout&lt;&lt;"Big Boss Constructor Called !"&lt;&lt;endl;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setDamageMultiplier(damageMultiplierValue);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BigBoss::~BigBoss()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cout&lt;&lt;"Big Boss Destructor Called !"&lt;&lt;endl;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void BigBoss::setDamageMultiplier(int dm)</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damageMultiplier = dm;</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int BigBoss::getDamageMultiplier()</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return damageMultiplier;</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void BigBoss::specialAttack()</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cout&lt;&lt;"Special Attack causes "&lt;&lt;getDamageMultiplier() * getDamage()&lt;&lt;" damage"&lt;&lt;endl;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Filename: Main.cpp</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Main Function</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#include "Boss.h"</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int main()</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cout&lt;&lt;"Boss: "&lt;&lt;endl;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Boss boss(25);  //creating an object of the base class Boss</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boss.displayAttack();</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cout&lt;&lt;endl&lt;&lt;endl;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cout&lt;&lt;"Big Boss"&lt;&lt;endl;</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BigBoss bb(50, 2); //creating an object of the derived class BigBoss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bb.displayAttack();  //boss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bb.specialAttack();  //bigboss</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cout&lt;&lt;endl&lt;&lt;endl;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return 0;</w:t>
      </w:r>
    </w:p>
    <w:p w:rsidR="003038D8" w:rsidRPr="009A3944" w:rsidRDefault="003038D8" w:rsidP="003038D8">
      <w:pPr>
        <w:autoSpaceDE w:val="0"/>
        <w:autoSpaceDN w:val="0"/>
        <w:adjustRightInd w:val="0"/>
        <w:rPr>
          <w:rFonts w:ascii="Courier New" w:hAnsi="Courier New" w:cs="Courier New"/>
          <w:noProof/>
          <w:sz w:val="28"/>
          <w:szCs w:val="28"/>
        </w:rPr>
      </w:pPr>
      <w:r w:rsidRPr="009A3944">
        <w:rPr>
          <w:rFonts w:ascii="Courier New" w:hAnsi="Courier New" w:cs="Courier New"/>
          <w:noProof/>
          <w:szCs w:val="28"/>
        </w:rPr>
        <w:t>}</w:t>
      </w:r>
    </w:p>
    <w:p w:rsidR="003038D8" w:rsidRPr="009A3944" w:rsidRDefault="003038D8" w:rsidP="003038D8">
      <w:pPr>
        <w:pStyle w:val="NormalWeb"/>
        <w:spacing w:before="0" w:beforeAutospacing="0"/>
        <w:rPr>
          <w:b/>
          <w:bCs/>
          <w:szCs w:val="20"/>
        </w:rPr>
      </w:pPr>
    </w:p>
    <w:p w:rsidR="00580475" w:rsidRPr="009A3944" w:rsidRDefault="00580475" w:rsidP="003038D8">
      <w:pPr>
        <w:pStyle w:val="NormalWeb"/>
        <w:spacing w:before="0" w:beforeAutospacing="0"/>
        <w:rPr>
          <w:b/>
          <w:bCs/>
          <w:szCs w:val="20"/>
        </w:rPr>
      </w:pPr>
    </w:p>
    <w:p w:rsidR="003038D8" w:rsidRPr="009A3944" w:rsidRDefault="003038D8" w:rsidP="003038D8">
      <w:pPr>
        <w:pStyle w:val="NormalWeb"/>
        <w:spacing w:before="0" w:beforeAutospacing="0"/>
      </w:pPr>
      <w:r w:rsidRPr="009A3944">
        <w:rPr>
          <w:b/>
          <w:bCs/>
          <w:szCs w:val="20"/>
        </w:rPr>
        <w:t>Constructor And Destructors in Derived Classes</w:t>
      </w:r>
    </w:p>
    <w:p w:rsidR="003038D8" w:rsidRPr="009A3944" w:rsidRDefault="003038D8" w:rsidP="003038D8">
      <w:pPr>
        <w:pStyle w:val="western"/>
        <w:spacing w:before="0" w:beforeAutospacing="0"/>
        <w:ind w:right="0"/>
        <w:jc w:val="left"/>
      </w:pPr>
      <w:r w:rsidRPr="009A3944">
        <w:t>Instantiating a derived-class object begins a chain of constructor calls in which the derived-class constructor, before performing its own tasks, invokes its direct base class's constructor either explicitly (via a base-class member initializer) or implicitly (calling the base class's default constructor). Similarly, if the base class is derived from another class, the base-class constructor is required to invoke the constructor of the next class up in the hierarchy, and so on. The last constructor called in this chain is the constructor of the class at the base of the hierarchy, whose body actually finishes executing first. The original derived-class constructor's body finishes executing last. Each base-class constructor initializes the base-class data members that the derived-class object inherits.</w:t>
      </w:r>
    </w:p>
    <w:p w:rsidR="003038D8" w:rsidRPr="009A3944" w:rsidRDefault="003038D8" w:rsidP="003038D8">
      <w:pPr>
        <w:pStyle w:val="NormalWeb"/>
        <w:spacing w:before="0" w:beforeAutospacing="0"/>
      </w:pPr>
      <w:r w:rsidRPr="009A3944">
        <w:rPr>
          <w:szCs w:val="20"/>
        </w:rPr>
        <w:t>When a derived-class object is destroyed, the program calls that object's destructor. This begins a chain (or cascade) of destructor calls in which the derived-class destructor and the destructors of the direct and indirect base classes and the classes' members execute in reverse of the order in which the constructors executed. When a derived-class object's destructor is called, the destructor performs its task, then invokes the destructor of the next base class up the hierarchy. This process repeats until the destructor of the final base class at the top of the hierarchy is called. Then the object is removed from memory.</w:t>
      </w:r>
    </w:p>
    <w:p w:rsidR="003038D8" w:rsidRPr="009A3944" w:rsidRDefault="003038D8" w:rsidP="003038D8">
      <w:pPr>
        <w:pStyle w:val="NormalWeb"/>
        <w:spacing w:before="0" w:beforeAutospacing="0"/>
      </w:pPr>
      <w:r w:rsidRPr="009A3944">
        <w:rPr>
          <w:szCs w:val="20"/>
        </w:rPr>
        <w:t>Base-class constructors, destructors and overloaded assignment operators are not inherited by derived classes. Derived-class constructors, destructors and overloaded assignment operators, however, can call base-class constructors, destructors and overloaded assignment operators.</w:t>
      </w:r>
    </w:p>
    <w:p w:rsidR="003038D8" w:rsidRPr="009A3944" w:rsidRDefault="003038D8" w:rsidP="003038D8">
      <w:pPr>
        <w:pStyle w:val="doctext"/>
        <w:spacing w:before="0" w:beforeAutospacing="0" w:after="0" w:afterAutospacing="0"/>
        <w:rPr>
          <w:i/>
        </w:rPr>
      </w:pPr>
      <w:r w:rsidRPr="009A3944">
        <w:rPr>
          <w:i/>
        </w:rPr>
        <w:t>Refer to Pages 557 - 564 in the textbook for the program</w:t>
      </w:r>
    </w:p>
    <w:p w:rsidR="003038D8" w:rsidRPr="009A3944" w:rsidRDefault="003038D8" w:rsidP="003038D8">
      <w:pPr>
        <w:pStyle w:val="western"/>
        <w:spacing w:before="0" w:beforeAutospacing="0"/>
        <w:ind w:right="0"/>
        <w:jc w:val="left"/>
      </w:pPr>
    </w:p>
    <w:p w:rsidR="003038D8" w:rsidRPr="009A3944" w:rsidRDefault="003038D8" w:rsidP="003038D8">
      <w:pPr>
        <w:pStyle w:val="western"/>
        <w:spacing w:before="0" w:beforeAutospacing="0"/>
        <w:ind w:right="0"/>
        <w:jc w:val="left"/>
      </w:pPr>
      <w:r w:rsidRPr="009A3944">
        <w:rPr>
          <w:b/>
          <w:bCs/>
        </w:rPr>
        <w:t>public, protected and private Inheritance</w:t>
      </w:r>
    </w:p>
    <w:p w:rsidR="003038D8" w:rsidRPr="009A3944" w:rsidRDefault="003038D8" w:rsidP="003038D8">
      <w:pPr>
        <w:pStyle w:val="western"/>
        <w:spacing w:before="0" w:beforeAutospacing="0"/>
        <w:ind w:right="0"/>
        <w:jc w:val="left"/>
      </w:pPr>
      <w:r w:rsidRPr="009A3944">
        <w:t xml:space="preserve">When deriving a class from a base class, the base class may be inherited through public, protected or private inheritance. Use of protected and private inheritance is rare, and each should be used only with great care; we normally use public inheritance in this book. </w:t>
      </w:r>
    </w:p>
    <w:p w:rsidR="003038D8" w:rsidRPr="009A3944" w:rsidRDefault="003038D8" w:rsidP="003038D8">
      <w:pPr>
        <w:pStyle w:val="western"/>
        <w:spacing w:before="0" w:beforeAutospacing="0"/>
        <w:ind w:right="0"/>
        <w:jc w:val="left"/>
      </w:pPr>
      <w:r w:rsidRPr="009A3944">
        <w:t xml:space="preserve">If you omit the access specification for a base class, the compiler assumes that it’s private. </w:t>
      </w:r>
    </w:p>
    <w:p w:rsidR="003038D8" w:rsidRPr="009A3944" w:rsidRDefault="003038D8" w:rsidP="003038D8">
      <w:pPr>
        <w:pStyle w:val="NormalWeb"/>
        <w:spacing w:before="0" w:beforeAutospacing="0"/>
      </w:pPr>
      <w:r w:rsidRPr="009A3944">
        <w:rPr>
          <w:szCs w:val="20"/>
        </w:rPr>
        <w:t>When deriving a class from a public base class, public members of the base class become public members of the derived class and protected members of the base class become protected members of the derived class. A base class's private members are never accessible directly from a derived class, but can be accessed through calls to the public and protected members of the base class.</w:t>
      </w:r>
    </w:p>
    <w:p w:rsidR="003038D8" w:rsidRPr="009A3944" w:rsidRDefault="003038D8" w:rsidP="003038D8">
      <w:pPr>
        <w:pStyle w:val="NormalWeb"/>
        <w:spacing w:before="0" w:beforeAutospacing="0"/>
      </w:pPr>
      <w:r w:rsidRPr="009A3944">
        <w:t>// Inherit from Base publicly</w:t>
      </w:r>
    </w:p>
    <w:p w:rsidR="003038D8" w:rsidRPr="009A3944" w:rsidRDefault="003038D8" w:rsidP="003038D8">
      <w:pPr>
        <w:pStyle w:val="NormalWeb"/>
        <w:spacing w:before="0" w:beforeAutospacing="0"/>
      </w:pPr>
      <w:r w:rsidRPr="009A3944">
        <w:t>class Pub: public Base</w:t>
      </w:r>
    </w:p>
    <w:p w:rsidR="003038D8" w:rsidRPr="009A3944" w:rsidRDefault="003038D8" w:rsidP="003038D8">
      <w:pPr>
        <w:pStyle w:val="NormalWeb"/>
        <w:spacing w:before="0" w:beforeAutospacing="0"/>
      </w:pPr>
      <w:r w:rsidRPr="009A3944">
        <w:t>{</w:t>
      </w:r>
    </w:p>
    <w:p w:rsidR="003038D8" w:rsidRPr="009A3944" w:rsidRDefault="003038D8" w:rsidP="003038D8">
      <w:pPr>
        <w:pStyle w:val="NormalWeb"/>
        <w:spacing w:before="0" w:beforeAutospacing="0"/>
      </w:pPr>
      <w:r w:rsidRPr="009A3944">
        <w:t>};</w:t>
      </w:r>
    </w:p>
    <w:p w:rsidR="003038D8" w:rsidRPr="009A3944" w:rsidRDefault="003038D8" w:rsidP="003038D8">
      <w:pPr>
        <w:pStyle w:val="NormalWeb"/>
        <w:spacing w:before="0" w:beforeAutospacing="0"/>
      </w:pPr>
    </w:p>
    <w:p w:rsidR="003038D8" w:rsidRPr="009A3944" w:rsidRDefault="003038D8" w:rsidP="003038D8">
      <w:pPr>
        <w:pStyle w:val="NormalWeb"/>
        <w:spacing w:before="0" w:beforeAutospacing="0"/>
      </w:pPr>
      <w:r w:rsidRPr="009A3944">
        <w:t>When deriving from a protected base class, public and protected members of the base class become protected members of the derived class.</w:t>
      </w:r>
    </w:p>
    <w:p w:rsidR="003038D8" w:rsidRPr="009A3944" w:rsidRDefault="003038D8" w:rsidP="003038D8">
      <w:pPr>
        <w:pStyle w:val="NormalWeb"/>
        <w:spacing w:before="0" w:beforeAutospacing="0"/>
      </w:pPr>
      <w:r w:rsidRPr="009A3944">
        <w:t>// Inherit from Base protectedly</w:t>
      </w:r>
    </w:p>
    <w:p w:rsidR="003038D8" w:rsidRPr="009A3944" w:rsidRDefault="003038D8" w:rsidP="003038D8">
      <w:pPr>
        <w:pStyle w:val="NormalWeb"/>
        <w:spacing w:before="0" w:beforeAutospacing="0"/>
      </w:pPr>
      <w:r w:rsidRPr="009A3944">
        <w:t>class Pro: protected Base</w:t>
      </w:r>
    </w:p>
    <w:p w:rsidR="003038D8" w:rsidRPr="009A3944" w:rsidRDefault="003038D8" w:rsidP="003038D8">
      <w:pPr>
        <w:pStyle w:val="NormalWeb"/>
        <w:spacing w:before="0" w:beforeAutospacing="0"/>
      </w:pPr>
      <w:r w:rsidRPr="009A3944">
        <w:t>{</w:t>
      </w:r>
    </w:p>
    <w:p w:rsidR="003038D8" w:rsidRPr="009A3944" w:rsidRDefault="003038D8" w:rsidP="003038D8">
      <w:pPr>
        <w:pStyle w:val="NormalWeb"/>
        <w:spacing w:before="0" w:beforeAutospacing="0"/>
      </w:pPr>
      <w:r w:rsidRPr="009A3944">
        <w:t>};</w:t>
      </w:r>
    </w:p>
    <w:p w:rsidR="003038D8" w:rsidRPr="009A3944" w:rsidRDefault="003038D8" w:rsidP="003038D8">
      <w:pPr>
        <w:pStyle w:val="NormalWeb"/>
        <w:spacing w:before="0" w:beforeAutospacing="0"/>
      </w:pPr>
      <w:r w:rsidRPr="009A3944">
        <w:t>When deriving from a private base class, public and protected members of the base class become private members (e.g., the functions become utility functions) of the derived class.</w:t>
      </w:r>
    </w:p>
    <w:p w:rsidR="003038D8" w:rsidRPr="009A3944" w:rsidRDefault="003038D8" w:rsidP="003038D8">
      <w:pPr>
        <w:pStyle w:val="NormalWeb"/>
        <w:spacing w:before="0" w:beforeAutospacing="0"/>
      </w:pPr>
      <w:r w:rsidRPr="009A3944">
        <w:t>// Inherit from Base privately</w:t>
      </w:r>
    </w:p>
    <w:p w:rsidR="003038D8" w:rsidRPr="009A3944" w:rsidRDefault="003038D8" w:rsidP="003038D8">
      <w:pPr>
        <w:pStyle w:val="NormalWeb"/>
        <w:spacing w:before="0" w:beforeAutospacing="0"/>
      </w:pPr>
      <w:r w:rsidRPr="009A3944">
        <w:t>class Pri: private Base</w:t>
      </w:r>
    </w:p>
    <w:p w:rsidR="003038D8" w:rsidRPr="009A3944" w:rsidRDefault="003038D8" w:rsidP="003038D8">
      <w:pPr>
        <w:pStyle w:val="NormalWeb"/>
        <w:spacing w:before="0" w:beforeAutospacing="0"/>
      </w:pPr>
      <w:r w:rsidRPr="009A3944">
        <w:t>{</w:t>
      </w:r>
    </w:p>
    <w:p w:rsidR="003038D8" w:rsidRPr="009A3944" w:rsidRDefault="003038D8" w:rsidP="003038D8">
      <w:pPr>
        <w:pStyle w:val="NormalWeb"/>
        <w:spacing w:before="0" w:beforeAutospacing="0"/>
      </w:pPr>
      <w:r w:rsidRPr="009A3944">
        <w:t>};</w:t>
      </w:r>
    </w:p>
    <w:p w:rsidR="003038D8" w:rsidRPr="009A3944" w:rsidRDefault="003038D8" w:rsidP="003038D8">
      <w:pPr>
        <w:pStyle w:val="NormalWeb"/>
        <w:spacing w:before="0" w:beforeAutospacing="0"/>
      </w:pPr>
      <w:r w:rsidRPr="009A3944">
        <w:t>class Def: Base // Defaults to private inheritance</w:t>
      </w:r>
    </w:p>
    <w:p w:rsidR="003038D8" w:rsidRPr="009A3944" w:rsidRDefault="003038D8" w:rsidP="003038D8">
      <w:pPr>
        <w:pStyle w:val="NormalWeb"/>
        <w:spacing w:before="0" w:beforeAutospacing="0"/>
      </w:pPr>
      <w:r w:rsidRPr="009A3944">
        <w:t>{</w:t>
      </w:r>
    </w:p>
    <w:p w:rsidR="003038D8" w:rsidRPr="009A3944" w:rsidRDefault="003038D8" w:rsidP="003038D8">
      <w:pPr>
        <w:pStyle w:val="NormalWeb"/>
        <w:spacing w:before="0" w:beforeAutospacing="0"/>
      </w:pPr>
      <w:r w:rsidRPr="009A3944">
        <w:t>};</w:t>
      </w:r>
    </w:p>
    <w:p w:rsidR="003038D8" w:rsidRPr="009A3944" w:rsidRDefault="003038D8" w:rsidP="003038D8">
      <w:pPr>
        <w:pStyle w:val="NormalWeb"/>
        <w:spacing w:before="0" w:beforeAutospacing="0"/>
      </w:pPr>
      <w:r w:rsidRPr="009A3944">
        <w:t>Private and protected inheritance are not is-a relationships.</w:t>
      </w:r>
    </w:p>
    <w:p w:rsidR="003038D8" w:rsidRPr="009A3944" w:rsidRDefault="003038D8" w:rsidP="003038D8">
      <w:pPr>
        <w:pStyle w:val="western"/>
        <w:spacing w:before="0" w:beforeAutospacing="0"/>
        <w:ind w:right="0"/>
        <w:jc w:val="left"/>
      </w:pPr>
      <w:r w:rsidRPr="009A3944">
        <w:rPr>
          <w:noProof/>
        </w:rPr>
        <w:drawing>
          <wp:inline distT="0" distB="0" distL="0" distR="0">
            <wp:extent cx="4857750" cy="3759638"/>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4857750" cy="3759638"/>
                    </a:xfrm>
                    <a:prstGeom prst="rect">
                      <a:avLst/>
                    </a:prstGeom>
                    <a:noFill/>
                    <a:ln w="9525">
                      <a:noFill/>
                      <a:miter lim="800000"/>
                      <a:headEnd/>
                      <a:tailEnd/>
                    </a:ln>
                  </pic:spPr>
                </pic:pic>
              </a:graphicData>
            </a:graphic>
          </wp:inline>
        </w:drawing>
      </w:r>
    </w:p>
    <w:p w:rsidR="003038D8" w:rsidRPr="009A3944" w:rsidRDefault="003F4A7B" w:rsidP="003038D8">
      <w:pPr>
        <w:pStyle w:val="western"/>
        <w:spacing w:before="0" w:beforeAutospacing="0"/>
        <w:ind w:right="0"/>
        <w:jc w:val="left"/>
      </w:pPr>
      <w:r>
        <w:rPr>
          <w:noProof/>
        </w:rPr>
        <mc:AlternateContent>
          <mc:Choice Requires="wps">
            <w:drawing>
              <wp:anchor distT="0" distB="0" distL="114300" distR="114300" simplePos="0" relativeHeight="251707392" behindDoc="0" locked="0" layoutInCell="1" allowOverlap="1">
                <wp:simplePos x="0" y="0"/>
                <wp:positionH relativeFrom="column">
                  <wp:posOffset>55880</wp:posOffset>
                </wp:positionH>
                <wp:positionV relativeFrom="paragraph">
                  <wp:posOffset>39370</wp:posOffset>
                </wp:positionV>
                <wp:extent cx="5473065" cy="16221075"/>
                <wp:effectExtent l="8255" t="10795" r="5080" b="8255"/>
                <wp:wrapNone/>
                <wp:docPr id="17"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3065" cy="16221075"/>
                        </a:xfrm>
                        <a:prstGeom prst="rect">
                          <a:avLst/>
                        </a:prstGeom>
                        <a:solidFill>
                          <a:schemeClr val="bg1">
                            <a:lumMod val="100000"/>
                            <a:lumOff val="0"/>
                          </a:schemeClr>
                        </a:solidFill>
                        <a:ln w="9525">
                          <a:solidFill>
                            <a:srgbClr val="000000"/>
                          </a:solidFill>
                          <a:miter lim="800000"/>
                          <a:headEnd/>
                          <a:tailEnd/>
                        </a:ln>
                      </wps:spPr>
                      <wps:txbx>
                        <w:txbxContent>
                          <w:p w:rsidR="009A3944" w:rsidRPr="00167293" w:rsidRDefault="009A3944" w:rsidP="000F40B4">
                            <w:pPr>
                              <w:autoSpaceDE w:val="0"/>
                              <w:autoSpaceDN w:val="0"/>
                              <w:adjustRightInd w:val="0"/>
                              <w:rPr>
                                <w:rFonts w:ascii="Courier New" w:hAnsi="Courier New" w:cs="Courier New"/>
                                <w:b/>
                                <w:noProof/>
                                <w:sz w:val="18"/>
                                <w:szCs w:val="28"/>
                              </w:rPr>
                            </w:pPr>
                            <w:r w:rsidRPr="00167293">
                              <w:rPr>
                                <w:rFonts w:ascii="Courier New" w:hAnsi="Courier New" w:cs="Courier New"/>
                                <w:b/>
                                <w:noProof/>
                                <w:sz w:val="18"/>
                                <w:szCs w:val="28"/>
                              </w:rPr>
                              <w:t>Class Assignment:</w:t>
                            </w:r>
                          </w:p>
                          <w:p w:rsidR="009A3944" w:rsidRPr="00167293" w:rsidRDefault="009A3944" w:rsidP="000F40B4">
                            <w:pPr>
                              <w:autoSpaceDE w:val="0"/>
                              <w:autoSpaceDN w:val="0"/>
                              <w:adjustRightInd w:val="0"/>
                              <w:rPr>
                                <w:rFonts w:ascii="Courier New" w:hAnsi="Courier New" w:cs="Courier New"/>
                                <w:noProof/>
                                <w:color w:val="0000FF"/>
                                <w:sz w:val="18"/>
                                <w:szCs w:val="28"/>
                              </w:rPr>
                            </w:pPr>
                          </w:p>
                          <w:p w:rsidR="009A3944" w:rsidRPr="00167293" w:rsidRDefault="009A3944" w:rsidP="000F40B4">
                            <w:pPr>
                              <w:autoSpaceDE w:val="0"/>
                              <w:autoSpaceDN w:val="0"/>
                              <w:adjustRightInd w:val="0"/>
                              <w:rPr>
                                <w:sz w:val="22"/>
                              </w:rPr>
                            </w:pPr>
                            <w:r w:rsidRPr="00167293">
                              <w:rPr>
                                <w:rFonts w:ascii="Courier New" w:hAnsi="Courier New" w:cs="Courier New"/>
                                <w:noProof/>
                                <w:color w:val="0000FF"/>
                                <w:sz w:val="22"/>
                                <w:szCs w:val="28"/>
                              </w:rPr>
                              <w:t>Base Class:</w:t>
                            </w:r>
                          </w:p>
                          <w:p w:rsidR="009A3944" w:rsidRPr="00167293" w:rsidRDefault="009A3944" w:rsidP="000F40B4">
                            <w:pPr>
                              <w:rPr>
                                <w:sz w:val="22"/>
                              </w:rPr>
                            </w:pP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color w:val="0000FF"/>
                                <w:sz w:val="22"/>
                                <w:szCs w:val="28"/>
                              </w:rPr>
                              <w:t>class</w:t>
                            </w:r>
                            <w:r w:rsidRPr="00167293">
                              <w:rPr>
                                <w:rFonts w:ascii="Courier New" w:hAnsi="Courier New" w:cs="Courier New"/>
                                <w:noProof/>
                                <w:sz w:val="22"/>
                                <w:szCs w:val="28"/>
                              </w:rPr>
                              <w:t xml:space="preserve"> Creature</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color w:val="0000FF"/>
                                <w:sz w:val="22"/>
                                <w:szCs w:val="28"/>
                              </w:rPr>
                              <w:t>public</w:t>
                            </w:r>
                            <w:r w:rsidRPr="00167293">
                              <w:rPr>
                                <w:rFonts w:ascii="Courier New" w:hAnsi="Courier New" w:cs="Courier New"/>
                                <w:noProof/>
                                <w:sz w:val="22"/>
                                <w:szCs w:val="28"/>
                              </w:rPr>
                              <w:t>:</w:t>
                            </w:r>
                            <w:r w:rsidRPr="00167293">
                              <w:rPr>
                                <w:rFonts w:ascii="Courier New" w:hAnsi="Courier New" w:cs="Courier New"/>
                                <w:noProof/>
                                <w:sz w:val="22"/>
                                <w:szCs w:val="28"/>
                              </w:rPr>
                              <w:tab/>
                            </w:r>
                            <w:r w:rsidRPr="00167293">
                              <w:rPr>
                                <w:rFonts w:ascii="Courier New" w:hAnsi="Courier New" w:cs="Courier New"/>
                                <w:noProof/>
                                <w:sz w:val="22"/>
                                <w:szCs w:val="28"/>
                              </w:rPr>
                              <w:tab/>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ab/>
                              <w:t>Creature(string newName);</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ab/>
                            </w:r>
                          </w:p>
                          <w:p w:rsidR="009A3944" w:rsidRPr="00167293" w:rsidRDefault="009A3944" w:rsidP="000F40B4">
                            <w:pPr>
                              <w:autoSpaceDE w:val="0"/>
                              <w:autoSpaceDN w:val="0"/>
                              <w:adjustRightInd w:val="0"/>
                              <w:ind w:firstLine="432"/>
                              <w:rPr>
                                <w:rFonts w:ascii="Courier New" w:hAnsi="Courier New" w:cs="Courier New"/>
                                <w:noProof/>
                                <w:sz w:val="22"/>
                                <w:szCs w:val="28"/>
                              </w:rPr>
                            </w:pPr>
                            <w:r w:rsidRPr="00167293">
                              <w:rPr>
                                <w:rFonts w:ascii="Courier New" w:hAnsi="Courier New" w:cs="Courier New"/>
                                <w:noProof/>
                                <w:color w:val="0000FF"/>
                                <w:sz w:val="22"/>
                                <w:szCs w:val="28"/>
                              </w:rPr>
                              <w:t>void</w:t>
                            </w:r>
                            <w:r w:rsidRPr="00167293">
                              <w:rPr>
                                <w:rFonts w:ascii="Courier New" w:hAnsi="Courier New" w:cs="Courier New"/>
                                <w:noProof/>
                                <w:sz w:val="22"/>
                                <w:szCs w:val="28"/>
                              </w:rPr>
                              <w:t xml:space="preserve"> setName(string name);</w:t>
                            </w:r>
                          </w:p>
                          <w:p w:rsidR="009A3944" w:rsidRPr="00167293" w:rsidRDefault="009A3944" w:rsidP="000F40B4">
                            <w:pPr>
                              <w:autoSpaceDE w:val="0"/>
                              <w:autoSpaceDN w:val="0"/>
                              <w:adjustRightInd w:val="0"/>
                              <w:ind w:firstLine="432"/>
                              <w:rPr>
                                <w:rFonts w:ascii="Courier New" w:hAnsi="Courier New" w:cs="Courier New"/>
                                <w:noProof/>
                                <w:sz w:val="22"/>
                                <w:szCs w:val="28"/>
                              </w:rPr>
                            </w:pPr>
                            <w:r w:rsidRPr="00167293">
                              <w:rPr>
                                <w:rFonts w:ascii="Courier New" w:hAnsi="Courier New" w:cs="Courier New"/>
                                <w:noProof/>
                                <w:sz w:val="22"/>
                                <w:szCs w:val="28"/>
                              </w:rPr>
                              <w:t>string getName();</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ab/>
                            </w:r>
                          </w:p>
                          <w:p w:rsidR="009A3944" w:rsidRPr="00167293" w:rsidRDefault="009A3944" w:rsidP="000F40B4">
                            <w:pPr>
                              <w:autoSpaceDE w:val="0"/>
                              <w:autoSpaceDN w:val="0"/>
                              <w:adjustRightInd w:val="0"/>
                              <w:ind w:firstLine="432"/>
                              <w:rPr>
                                <w:rFonts w:ascii="Courier New" w:hAnsi="Courier New" w:cs="Courier New"/>
                                <w:noProof/>
                                <w:sz w:val="22"/>
                                <w:szCs w:val="28"/>
                              </w:rPr>
                            </w:pPr>
                            <w:r w:rsidRPr="00167293">
                              <w:rPr>
                                <w:rFonts w:ascii="Courier New" w:hAnsi="Courier New" w:cs="Courier New"/>
                                <w:noProof/>
                                <w:color w:val="0000FF"/>
                                <w:sz w:val="22"/>
                                <w:szCs w:val="28"/>
                              </w:rPr>
                              <w:t>void</w:t>
                            </w:r>
                            <w:r w:rsidRPr="00167293">
                              <w:rPr>
                                <w:rFonts w:ascii="Courier New" w:hAnsi="Courier New" w:cs="Courier New"/>
                                <w:noProof/>
                                <w:sz w:val="22"/>
                                <w:szCs w:val="28"/>
                              </w:rPr>
                              <w:t xml:space="preserve"> setHealth(</w:t>
                            </w:r>
                            <w:r w:rsidRPr="00167293">
                              <w:rPr>
                                <w:rFonts w:ascii="Courier New" w:hAnsi="Courier New" w:cs="Courier New"/>
                                <w:noProof/>
                                <w:color w:val="0000FF"/>
                                <w:sz w:val="22"/>
                                <w:szCs w:val="28"/>
                              </w:rPr>
                              <w:t>short</w:t>
                            </w:r>
                            <w:r w:rsidRPr="00167293">
                              <w:rPr>
                                <w:rFonts w:ascii="Courier New" w:hAnsi="Courier New" w:cs="Courier New"/>
                                <w:noProof/>
                                <w:sz w:val="22"/>
                                <w:szCs w:val="28"/>
                              </w:rPr>
                              <w:t xml:space="preserve"> health);</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ab/>
                            </w:r>
                            <w:r w:rsidRPr="00167293">
                              <w:rPr>
                                <w:rFonts w:ascii="Courier New" w:hAnsi="Courier New" w:cs="Courier New"/>
                                <w:noProof/>
                                <w:color w:val="0000FF"/>
                                <w:sz w:val="22"/>
                                <w:szCs w:val="28"/>
                              </w:rPr>
                              <w:t>short</w:t>
                            </w:r>
                            <w:r w:rsidRPr="00167293">
                              <w:rPr>
                                <w:rFonts w:ascii="Courier New" w:hAnsi="Courier New" w:cs="Courier New"/>
                                <w:noProof/>
                                <w:sz w:val="22"/>
                                <w:szCs w:val="28"/>
                              </w:rPr>
                              <w:t xml:space="preserve"> getHealth();</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ab/>
                            </w:r>
                          </w:p>
                          <w:p w:rsidR="009A3944" w:rsidRPr="00167293" w:rsidRDefault="009A3944" w:rsidP="000F40B4">
                            <w:pPr>
                              <w:autoSpaceDE w:val="0"/>
                              <w:autoSpaceDN w:val="0"/>
                              <w:adjustRightInd w:val="0"/>
                              <w:ind w:firstLine="432"/>
                              <w:rPr>
                                <w:rFonts w:ascii="Courier New" w:hAnsi="Courier New" w:cs="Courier New"/>
                                <w:noProof/>
                                <w:sz w:val="22"/>
                                <w:szCs w:val="28"/>
                              </w:rPr>
                            </w:pPr>
                            <w:r w:rsidRPr="00167293">
                              <w:rPr>
                                <w:rFonts w:ascii="Courier New" w:hAnsi="Courier New" w:cs="Courier New"/>
                                <w:noProof/>
                                <w:color w:val="0000FF"/>
                                <w:sz w:val="22"/>
                                <w:szCs w:val="28"/>
                              </w:rPr>
                              <w:t>void</w:t>
                            </w:r>
                            <w:r w:rsidRPr="00167293">
                              <w:rPr>
                                <w:rFonts w:ascii="Courier New" w:hAnsi="Courier New" w:cs="Courier New"/>
                                <w:noProof/>
                                <w:sz w:val="22"/>
                                <w:szCs w:val="28"/>
                              </w:rPr>
                              <w:t xml:space="preserve"> setDamage(</w:t>
                            </w:r>
                            <w:r w:rsidRPr="00167293">
                              <w:rPr>
                                <w:rFonts w:ascii="Courier New" w:hAnsi="Courier New" w:cs="Courier New"/>
                                <w:noProof/>
                                <w:color w:val="0000FF"/>
                                <w:sz w:val="22"/>
                                <w:szCs w:val="28"/>
                              </w:rPr>
                              <w:t>short</w:t>
                            </w:r>
                            <w:r w:rsidRPr="00167293">
                              <w:rPr>
                                <w:rFonts w:ascii="Courier New" w:hAnsi="Courier New" w:cs="Courier New"/>
                                <w:noProof/>
                                <w:sz w:val="22"/>
                                <w:szCs w:val="28"/>
                              </w:rPr>
                              <w:t xml:space="preserve"> damage);</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ab/>
                            </w:r>
                            <w:r w:rsidRPr="00167293">
                              <w:rPr>
                                <w:rFonts w:ascii="Courier New" w:hAnsi="Courier New" w:cs="Courier New"/>
                                <w:noProof/>
                                <w:color w:val="0000FF"/>
                                <w:sz w:val="22"/>
                                <w:szCs w:val="28"/>
                              </w:rPr>
                              <w:t>short</w:t>
                            </w:r>
                            <w:r w:rsidRPr="00167293">
                              <w:rPr>
                                <w:rFonts w:ascii="Courier New" w:hAnsi="Courier New" w:cs="Courier New"/>
                                <w:noProof/>
                                <w:sz w:val="22"/>
                                <w:szCs w:val="28"/>
                              </w:rPr>
                              <w:t xml:space="preserve"> getDamage();</w:t>
                            </w:r>
                          </w:p>
                          <w:p w:rsidR="009A3944" w:rsidRPr="00167293" w:rsidRDefault="009A3944" w:rsidP="000F40B4">
                            <w:pPr>
                              <w:autoSpaceDE w:val="0"/>
                              <w:autoSpaceDN w:val="0"/>
                              <w:adjustRightInd w:val="0"/>
                              <w:ind w:firstLine="720"/>
                              <w:rPr>
                                <w:rFonts w:ascii="Courier New" w:hAnsi="Courier New" w:cs="Courier New"/>
                                <w:noProof/>
                                <w:color w:val="0000FF"/>
                                <w:sz w:val="22"/>
                                <w:szCs w:val="28"/>
                              </w:rPr>
                            </w:pPr>
                          </w:p>
                          <w:p w:rsidR="009A3944" w:rsidRPr="00167293" w:rsidRDefault="009A3944" w:rsidP="000F40B4">
                            <w:pPr>
                              <w:autoSpaceDE w:val="0"/>
                              <w:autoSpaceDN w:val="0"/>
                              <w:adjustRightInd w:val="0"/>
                              <w:ind w:firstLine="432"/>
                              <w:rPr>
                                <w:rFonts w:ascii="Courier New" w:hAnsi="Courier New" w:cs="Courier New"/>
                                <w:noProof/>
                                <w:sz w:val="22"/>
                                <w:szCs w:val="28"/>
                              </w:rPr>
                            </w:pPr>
                            <w:r w:rsidRPr="00167293">
                              <w:rPr>
                                <w:rFonts w:ascii="Courier New" w:hAnsi="Courier New" w:cs="Courier New"/>
                                <w:noProof/>
                                <w:color w:val="0000FF"/>
                                <w:sz w:val="22"/>
                                <w:szCs w:val="28"/>
                              </w:rPr>
                              <w:t>void</w:t>
                            </w:r>
                            <w:r w:rsidRPr="00167293">
                              <w:rPr>
                                <w:rFonts w:ascii="Courier New" w:hAnsi="Courier New" w:cs="Courier New"/>
                                <w:noProof/>
                                <w:sz w:val="22"/>
                                <w:szCs w:val="28"/>
                              </w:rPr>
                              <w:t xml:space="preserve"> attack();</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color w:val="0000FF"/>
                                <w:sz w:val="22"/>
                                <w:szCs w:val="28"/>
                              </w:rPr>
                              <w:t>protected</w:t>
                            </w:r>
                            <w:r w:rsidRPr="00167293">
                              <w:rPr>
                                <w:rFonts w:ascii="Courier New" w:hAnsi="Courier New" w:cs="Courier New"/>
                                <w:noProof/>
                                <w:sz w:val="22"/>
                                <w:szCs w:val="28"/>
                              </w:rPr>
                              <w:t>:</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ab/>
                              <w:t>string creatureName;</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ab/>
                            </w:r>
                            <w:r w:rsidRPr="00167293">
                              <w:rPr>
                                <w:rFonts w:ascii="Courier New" w:hAnsi="Courier New" w:cs="Courier New"/>
                                <w:noProof/>
                                <w:color w:val="0000FF"/>
                                <w:sz w:val="22"/>
                                <w:szCs w:val="28"/>
                              </w:rPr>
                              <w:t>short</w:t>
                            </w:r>
                            <w:r w:rsidRPr="00167293">
                              <w:rPr>
                                <w:rFonts w:ascii="Courier New" w:hAnsi="Courier New" w:cs="Courier New"/>
                                <w:noProof/>
                                <w:sz w:val="22"/>
                                <w:szCs w:val="28"/>
                              </w:rPr>
                              <w:t xml:space="preserve"> creatureHealth;</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ab/>
                            </w:r>
                            <w:r w:rsidRPr="00167293">
                              <w:rPr>
                                <w:rFonts w:ascii="Courier New" w:hAnsi="Courier New" w:cs="Courier New"/>
                                <w:noProof/>
                                <w:color w:val="0000FF"/>
                                <w:sz w:val="22"/>
                                <w:szCs w:val="28"/>
                              </w:rPr>
                              <w:t>short</w:t>
                            </w:r>
                            <w:r w:rsidRPr="00167293">
                              <w:rPr>
                                <w:rFonts w:ascii="Courier New" w:hAnsi="Courier New" w:cs="Courier New"/>
                                <w:noProof/>
                                <w:sz w:val="22"/>
                                <w:szCs w:val="28"/>
                              </w:rPr>
                              <w:t xml:space="preserve"> creatureDamage;</w:t>
                            </w:r>
                          </w:p>
                          <w:p w:rsidR="009A3944" w:rsidRPr="00167293" w:rsidRDefault="009A3944" w:rsidP="000F40B4">
                            <w:pPr>
                              <w:rPr>
                                <w:rFonts w:ascii="Courier New" w:hAnsi="Courier New" w:cs="Courier New"/>
                                <w:noProof/>
                                <w:sz w:val="22"/>
                                <w:szCs w:val="28"/>
                              </w:rPr>
                            </w:pPr>
                            <w:r w:rsidRPr="00167293">
                              <w:rPr>
                                <w:rFonts w:ascii="Courier New" w:hAnsi="Courier New" w:cs="Courier New"/>
                                <w:noProof/>
                                <w:sz w:val="22"/>
                                <w:szCs w:val="28"/>
                              </w:rPr>
                              <w:t>};</w:t>
                            </w:r>
                          </w:p>
                          <w:p w:rsidR="009A3944" w:rsidRPr="000F40B4" w:rsidRDefault="009A3944" w:rsidP="000F40B4">
                            <w:pPr>
                              <w:rPr>
                                <w:rFonts w:ascii="Courier New" w:hAnsi="Courier New" w:cs="Courier New"/>
                                <w:noProof/>
                                <w:sz w:val="22"/>
                                <w:szCs w:val="28"/>
                                <w:highlight w:val="yellow"/>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88" o:spid="_x0000_s1058" type="#_x0000_t202" style="position:absolute;margin-left:4.4pt;margin-top:3.1pt;width:430.95pt;height:1277.25pt;z-index:2517073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" fillcolor="white [3212]">
                <v:textbox style="mso-fit-shape-to-text:t">
                  <w:txbxContent>
                    <w:p w:rsidR="009A3944" w:rsidRPr="00167293" w:rsidRDefault="009A3944" w:rsidP="000F40B4">
                      <w:pPr>
                        <w:autoSpaceDE w:val="0"/>
                        <w:autoSpaceDN w:val="0"/>
                        <w:adjustRightInd w:val="0"/>
                        <w:rPr>
                          <w:rFonts w:ascii="Courier New" w:hAnsi="Courier New" w:cs="Courier New"/>
                          <w:b/>
                          <w:noProof/>
                          <w:sz w:val="18"/>
                          <w:szCs w:val="28"/>
                        </w:rPr>
                      </w:pPr>
                      <w:r w:rsidRPr="00167293">
                        <w:rPr>
                          <w:rFonts w:ascii="Courier New" w:hAnsi="Courier New" w:cs="Courier New"/>
                          <w:b/>
                          <w:noProof/>
                          <w:sz w:val="18"/>
                          <w:szCs w:val="28"/>
                        </w:rPr>
                        <w:t>Class Assignment:</w:t>
                      </w:r>
                    </w:p>
                    <w:p w:rsidR="009A3944" w:rsidRPr="00167293" w:rsidRDefault="009A3944" w:rsidP="000F40B4">
                      <w:pPr>
                        <w:autoSpaceDE w:val="0"/>
                        <w:autoSpaceDN w:val="0"/>
                        <w:adjustRightInd w:val="0"/>
                        <w:rPr>
                          <w:rFonts w:ascii="Courier New" w:hAnsi="Courier New" w:cs="Courier New"/>
                          <w:noProof/>
                          <w:color w:val="0000FF"/>
                          <w:sz w:val="18"/>
                          <w:szCs w:val="28"/>
                        </w:rPr>
                      </w:pPr>
                    </w:p>
                    <w:p w:rsidR="009A3944" w:rsidRPr="00167293" w:rsidRDefault="009A3944" w:rsidP="000F40B4">
                      <w:pPr>
                        <w:autoSpaceDE w:val="0"/>
                        <w:autoSpaceDN w:val="0"/>
                        <w:adjustRightInd w:val="0"/>
                        <w:rPr>
                          <w:sz w:val="22"/>
                        </w:rPr>
                      </w:pPr>
                      <w:r w:rsidRPr="00167293">
                        <w:rPr>
                          <w:rFonts w:ascii="Courier New" w:hAnsi="Courier New" w:cs="Courier New"/>
                          <w:noProof/>
                          <w:color w:val="0000FF"/>
                          <w:sz w:val="22"/>
                          <w:szCs w:val="28"/>
                        </w:rPr>
                        <w:t>Base Class:</w:t>
                      </w:r>
                    </w:p>
                    <w:p w:rsidR="009A3944" w:rsidRPr="00167293" w:rsidRDefault="009A3944" w:rsidP="000F40B4">
                      <w:pPr>
                        <w:rPr>
                          <w:sz w:val="22"/>
                        </w:rPr>
                      </w:pP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color w:val="0000FF"/>
                          <w:sz w:val="22"/>
                          <w:szCs w:val="28"/>
                        </w:rPr>
                        <w:t>class</w:t>
                      </w:r>
                      <w:r w:rsidRPr="00167293">
                        <w:rPr>
                          <w:rFonts w:ascii="Courier New" w:hAnsi="Courier New" w:cs="Courier New"/>
                          <w:noProof/>
                          <w:sz w:val="22"/>
                          <w:szCs w:val="28"/>
                        </w:rPr>
                        <w:t xml:space="preserve"> Creature</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color w:val="0000FF"/>
                          <w:sz w:val="22"/>
                          <w:szCs w:val="28"/>
                        </w:rPr>
                        <w:t>public</w:t>
                      </w:r>
                      <w:r w:rsidRPr="00167293">
                        <w:rPr>
                          <w:rFonts w:ascii="Courier New" w:hAnsi="Courier New" w:cs="Courier New"/>
                          <w:noProof/>
                          <w:sz w:val="22"/>
                          <w:szCs w:val="28"/>
                        </w:rPr>
                        <w:t>:</w:t>
                      </w:r>
                      <w:r w:rsidRPr="00167293">
                        <w:rPr>
                          <w:rFonts w:ascii="Courier New" w:hAnsi="Courier New" w:cs="Courier New"/>
                          <w:noProof/>
                          <w:sz w:val="22"/>
                          <w:szCs w:val="28"/>
                        </w:rPr>
                        <w:tab/>
                      </w:r>
                      <w:r w:rsidRPr="00167293">
                        <w:rPr>
                          <w:rFonts w:ascii="Courier New" w:hAnsi="Courier New" w:cs="Courier New"/>
                          <w:noProof/>
                          <w:sz w:val="22"/>
                          <w:szCs w:val="28"/>
                        </w:rPr>
                        <w:tab/>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ab/>
                        <w:t>Creature(string newName);</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ab/>
                      </w:r>
                    </w:p>
                    <w:p w:rsidR="009A3944" w:rsidRPr="00167293" w:rsidRDefault="009A3944" w:rsidP="000F40B4">
                      <w:pPr>
                        <w:autoSpaceDE w:val="0"/>
                        <w:autoSpaceDN w:val="0"/>
                        <w:adjustRightInd w:val="0"/>
                        <w:ind w:firstLine="432"/>
                        <w:rPr>
                          <w:rFonts w:ascii="Courier New" w:hAnsi="Courier New" w:cs="Courier New"/>
                          <w:noProof/>
                          <w:sz w:val="22"/>
                          <w:szCs w:val="28"/>
                        </w:rPr>
                      </w:pPr>
                      <w:r w:rsidRPr="00167293">
                        <w:rPr>
                          <w:rFonts w:ascii="Courier New" w:hAnsi="Courier New" w:cs="Courier New"/>
                          <w:noProof/>
                          <w:color w:val="0000FF"/>
                          <w:sz w:val="22"/>
                          <w:szCs w:val="28"/>
                        </w:rPr>
                        <w:t>void</w:t>
                      </w:r>
                      <w:r w:rsidRPr="00167293">
                        <w:rPr>
                          <w:rFonts w:ascii="Courier New" w:hAnsi="Courier New" w:cs="Courier New"/>
                          <w:noProof/>
                          <w:sz w:val="22"/>
                          <w:szCs w:val="28"/>
                        </w:rPr>
                        <w:t xml:space="preserve"> setName(string name);</w:t>
                      </w:r>
                    </w:p>
                    <w:p w:rsidR="009A3944" w:rsidRPr="00167293" w:rsidRDefault="009A3944" w:rsidP="000F40B4">
                      <w:pPr>
                        <w:autoSpaceDE w:val="0"/>
                        <w:autoSpaceDN w:val="0"/>
                        <w:adjustRightInd w:val="0"/>
                        <w:ind w:firstLine="432"/>
                        <w:rPr>
                          <w:rFonts w:ascii="Courier New" w:hAnsi="Courier New" w:cs="Courier New"/>
                          <w:noProof/>
                          <w:sz w:val="22"/>
                          <w:szCs w:val="28"/>
                        </w:rPr>
                      </w:pPr>
                      <w:r w:rsidRPr="00167293">
                        <w:rPr>
                          <w:rFonts w:ascii="Courier New" w:hAnsi="Courier New" w:cs="Courier New"/>
                          <w:noProof/>
                          <w:sz w:val="22"/>
                          <w:szCs w:val="28"/>
                        </w:rPr>
                        <w:t>string getName();</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ab/>
                      </w:r>
                    </w:p>
                    <w:p w:rsidR="009A3944" w:rsidRPr="00167293" w:rsidRDefault="009A3944" w:rsidP="000F40B4">
                      <w:pPr>
                        <w:autoSpaceDE w:val="0"/>
                        <w:autoSpaceDN w:val="0"/>
                        <w:adjustRightInd w:val="0"/>
                        <w:ind w:firstLine="432"/>
                        <w:rPr>
                          <w:rFonts w:ascii="Courier New" w:hAnsi="Courier New" w:cs="Courier New"/>
                          <w:noProof/>
                          <w:sz w:val="22"/>
                          <w:szCs w:val="28"/>
                        </w:rPr>
                      </w:pPr>
                      <w:r w:rsidRPr="00167293">
                        <w:rPr>
                          <w:rFonts w:ascii="Courier New" w:hAnsi="Courier New" w:cs="Courier New"/>
                          <w:noProof/>
                          <w:color w:val="0000FF"/>
                          <w:sz w:val="22"/>
                          <w:szCs w:val="28"/>
                        </w:rPr>
                        <w:t>void</w:t>
                      </w:r>
                      <w:r w:rsidRPr="00167293">
                        <w:rPr>
                          <w:rFonts w:ascii="Courier New" w:hAnsi="Courier New" w:cs="Courier New"/>
                          <w:noProof/>
                          <w:sz w:val="22"/>
                          <w:szCs w:val="28"/>
                        </w:rPr>
                        <w:t xml:space="preserve"> setHealth(</w:t>
                      </w:r>
                      <w:r w:rsidRPr="00167293">
                        <w:rPr>
                          <w:rFonts w:ascii="Courier New" w:hAnsi="Courier New" w:cs="Courier New"/>
                          <w:noProof/>
                          <w:color w:val="0000FF"/>
                          <w:sz w:val="22"/>
                          <w:szCs w:val="28"/>
                        </w:rPr>
                        <w:t>short</w:t>
                      </w:r>
                      <w:r w:rsidRPr="00167293">
                        <w:rPr>
                          <w:rFonts w:ascii="Courier New" w:hAnsi="Courier New" w:cs="Courier New"/>
                          <w:noProof/>
                          <w:sz w:val="22"/>
                          <w:szCs w:val="28"/>
                        </w:rPr>
                        <w:t xml:space="preserve"> health);</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ab/>
                      </w:r>
                      <w:r w:rsidRPr="00167293">
                        <w:rPr>
                          <w:rFonts w:ascii="Courier New" w:hAnsi="Courier New" w:cs="Courier New"/>
                          <w:noProof/>
                          <w:color w:val="0000FF"/>
                          <w:sz w:val="22"/>
                          <w:szCs w:val="28"/>
                        </w:rPr>
                        <w:t>short</w:t>
                      </w:r>
                      <w:r w:rsidRPr="00167293">
                        <w:rPr>
                          <w:rFonts w:ascii="Courier New" w:hAnsi="Courier New" w:cs="Courier New"/>
                          <w:noProof/>
                          <w:sz w:val="22"/>
                          <w:szCs w:val="28"/>
                        </w:rPr>
                        <w:t xml:space="preserve"> getHealth();</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ab/>
                      </w:r>
                    </w:p>
                    <w:p w:rsidR="009A3944" w:rsidRPr="00167293" w:rsidRDefault="009A3944" w:rsidP="000F40B4">
                      <w:pPr>
                        <w:autoSpaceDE w:val="0"/>
                        <w:autoSpaceDN w:val="0"/>
                        <w:adjustRightInd w:val="0"/>
                        <w:ind w:firstLine="432"/>
                        <w:rPr>
                          <w:rFonts w:ascii="Courier New" w:hAnsi="Courier New" w:cs="Courier New"/>
                          <w:noProof/>
                          <w:sz w:val="22"/>
                          <w:szCs w:val="28"/>
                        </w:rPr>
                      </w:pPr>
                      <w:r w:rsidRPr="00167293">
                        <w:rPr>
                          <w:rFonts w:ascii="Courier New" w:hAnsi="Courier New" w:cs="Courier New"/>
                          <w:noProof/>
                          <w:color w:val="0000FF"/>
                          <w:sz w:val="22"/>
                          <w:szCs w:val="28"/>
                        </w:rPr>
                        <w:t>void</w:t>
                      </w:r>
                      <w:r w:rsidRPr="00167293">
                        <w:rPr>
                          <w:rFonts w:ascii="Courier New" w:hAnsi="Courier New" w:cs="Courier New"/>
                          <w:noProof/>
                          <w:sz w:val="22"/>
                          <w:szCs w:val="28"/>
                        </w:rPr>
                        <w:t xml:space="preserve"> setDamage(</w:t>
                      </w:r>
                      <w:r w:rsidRPr="00167293">
                        <w:rPr>
                          <w:rFonts w:ascii="Courier New" w:hAnsi="Courier New" w:cs="Courier New"/>
                          <w:noProof/>
                          <w:color w:val="0000FF"/>
                          <w:sz w:val="22"/>
                          <w:szCs w:val="28"/>
                        </w:rPr>
                        <w:t>short</w:t>
                      </w:r>
                      <w:r w:rsidRPr="00167293">
                        <w:rPr>
                          <w:rFonts w:ascii="Courier New" w:hAnsi="Courier New" w:cs="Courier New"/>
                          <w:noProof/>
                          <w:sz w:val="22"/>
                          <w:szCs w:val="28"/>
                        </w:rPr>
                        <w:t xml:space="preserve"> damage);</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ab/>
                      </w:r>
                      <w:r w:rsidRPr="00167293">
                        <w:rPr>
                          <w:rFonts w:ascii="Courier New" w:hAnsi="Courier New" w:cs="Courier New"/>
                          <w:noProof/>
                          <w:color w:val="0000FF"/>
                          <w:sz w:val="22"/>
                          <w:szCs w:val="28"/>
                        </w:rPr>
                        <w:t>short</w:t>
                      </w:r>
                      <w:r w:rsidRPr="00167293">
                        <w:rPr>
                          <w:rFonts w:ascii="Courier New" w:hAnsi="Courier New" w:cs="Courier New"/>
                          <w:noProof/>
                          <w:sz w:val="22"/>
                          <w:szCs w:val="28"/>
                        </w:rPr>
                        <w:t xml:space="preserve"> getDamage();</w:t>
                      </w:r>
                    </w:p>
                    <w:p w:rsidR="009A3944" w:rsidRPr="00167293" w:rsidRDefault="009A3944" w:rsidP="000F40B4">
                      <w:pPr>
                        <w:autoSpaceDE w:val="0"/>
                        <w:autoSpaceDN w:val="0"/>
                        <w:adjustRightInd w:val="0"/>
                        <w:ind w:firstLine="720"/>
                        <w:rPr>
                          <w:rFonts w:ascii="Courier New" w:hAnsi="Courier New" w:cs="Courier New"/>
                          <w:noProof/>
                          <w:color w:val="0000FF"/>
                          <w:sz w:val="22"/>
                          <w:szCs w:val="28"/>
                        </w:rPr>
                      </w:pPr>
                    </w:p>
                    <w:p w:rsidR="009A3944" w:rsidRPr="00167293" w:rsidRDefault="009A3944" w:rsidP="000F40B4">
                      <w:pPr>
                        <w:autoSpaceDE w:val="0"/>
                        <w:autoSpaceDN w:val="0"/>
                        <w:adjustRightInd w:val="0"/>
                        <w:ind w:firstLine="432"/>
                        <w:rPr>
                          <w:rFonts w:ascii="Courier New" w:hAnsi="Courier New" w:cs="Courier New"/>
                          <w:noProof/>
                          <w:sz w:val="22"/>
                          <w:szCs w:val="28"/>
                        </w:rPr>
                      </w:pPr>
                      <w:r w:rsidRPr="00167293">
                        <w:rPr>
                          <w:rFonts w:ascii="Courier New" w:hAnsi="Courier New" w:cs="Courier New"/>
                          <w:noProof/>
                          <w:color w:val="0000FF"/>
                          <w:sz w:val="22"/>
                          <w:szCs w:val="28"/>
                        </w:rPr>
                        <w:t>void</w:t>
                      </w:r>
                      <w:r w:rsidRPr="00167293">
                        <w:rPr>
                          <w:rFonts w:ascii="Courier New" w:hAnsi="Courier New" w:cs="Courier New"/>
                          <w:noProof/>
                          <w:sz w:val="22"/>
                          <w:szCs w:val="28"/>
                        </w:rPr>
                        <w:t xml:space="preserve"> attack();</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color w:val="0000FF"/>
                          <w:sz w:val="22"/>
                          <w:szCs w:val="28"/>
                        </w:rPr>
                        <w:t>protected</w:t>
                      </w:r>
                      <w:r w:rsidRPr="00167293">
                        <w:rPr>
                          <w:rFonts w:ascii="Courier New" w:hAnsi="Courier New" w:cs="Courier New"/>
                          <w:noProof/>
                          <w:sz w:val="22"/>
                          <w:szCs w:val="28"/>
                        </w:rPr>
                        <w:t>:</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ab/>
                        <w:t>string creatureName;</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ab/>
                      </w:r>
                      <w:r w:rsidRPr="00167293">
                        <w:rPr>
                          <w:rFonts w:ascii="Courier New" w:hAnsi="Courier New" w:cs="Courier New"/>
                          <w:noProof/>
                          <w:color w:val="0000FF"/>
                          <w:sz w:val="22"/>
                          <w:szCs w:val="28"/>
                        </w:rPr>
                        <w:t>short</w:t>
                      </w:r>
                      <w:r w:rsidRPr="00167293">
                        <w:rPr>
                          <w:rFonts w:ascii="Courier New" w:hAnsi="Courier New" w:cs="Courier New"/>
                          <w:noProof/>
                          <w:sz w:val="22"/>
                          <w:szCs w:val="28"/>
                        </w:rPr>
                        <w:t xml:space="preserve"> creatureHealth;</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ab/>
                      </w:r>
                      <w:r w:rsidRPr="00167293">
                        <w:rPr>
                          <w:rFonts w:ascii="Courier New" w:hAnsi="Courier New" w:cs="Courier New"/>
                          <w:noProof/>
                          <w:color w:val="0000FF"/>
                          <w:sz w:val="22"/>
                          <w:szCs w:val="28"/>
                        </w:rPr>
                        <w:t>short</w:t>
                      </w:r>
                      <w:r w:rsidRPr="00167293">
                        <w:rPr>
                          <w:rFonts w:ascii="Courier New" w:hAnsi="Courier New" w:cs="Courier New"/>
                          <w:noProof/>
                          <w:sz w:val="22"/>
                          <w:szCs w:val="28"/>
                        </w:rPr>
                        <w:t xml:space="preserve"> creatureDamage;</w:t>
                      </w:r>
                    </w:p>
                    <w:p w:rsidR="009A3944" w:rsidRPr="00167293" w:rsidRDefault="009A3944" w:rsidP="000F40B4">
                      <w:pPr>
                        <w:rPr>
                          <w:rFonts w:ascii="Courier New" w:hAnsi="Courier New" w:cs="Courier New"/>
                          <w:noProof/>
                          <w:sz w:val="22"/>
                          <w:szCs w:val="28"/>
                        </w:rPr>
                      </w:pPr>
                      <w:r w:rsidRPr="00167293">
                        <w:rPr>
                          <w:rFonts w:ascii="Courier New" w:hAnsi="Courier New" w:cs="Courier New"/>
                          <w:noProof/>
                          <w:sz w:val="22"/>
                          <w:szCs w:val="28"/>
                        </w:rPr>
                        <w:t>};</w:t>
                      </w:r>
                    </w:p>
                    <w:p w:rsidR="009A3944" w:rsidRPr="000F40B4" w:rsidRDefault="009A3944" w:rsidP="000F40B4">
                      <w:pPr>
                        <w:rPr>
                          <w:rFonts w:ascii="Courier New" w:hAnsi="Courier New" w:cs="Courier New"/>
                          <w:noProof/>
                          <w:sz w:val="22"/>
                          <w:szCs w:val="28"/>
                          <w:highlight w:val="yellow"/>
                        </w:rPr>
                      </w:pPr>
                    </w:p>
                  </w:txbxContent>
                </v:textbox>
              </v:shape>
            </w:pict>
          </mc:Fallback>
        </mc:AlternateContent>
      </w:r>
    </w:p>
    <w:p w:rsidR="000F40B4" w:rsidRPr="009A3944" w:rsidRDefault="000F40B4" w:rsidP="003038D8">
      <w:pPr>
        <w:pStyle w:val="western"/>
        <w:spacing w:before="0" w:beforeAutospacing="0"/>
        <w:ind w:right="0"/>
        <w:jc w:val="left"/>
      </w:pPr>
    </w:p>
    <w:p w:rsidR="000F40B4" w:rsidRPr="009A3944" w:rsidRDefault="000F40B4" w:rsidP="003038D8">
      <w:pPr>
        <w:pStyle w:val="western"/>
        <w:spacing w:before="0" w:beforeAutospacing="0"/>
        <w:ind w:right="0"/>
        <w:jc w:val="left"/>
      </w:pPr>
    </w:p>
    <w:p w:rsidR="000F40B4" w:rsidRPr="009A3944" w:rsidRDefault="000F40B4" w:rsidP="003038D8">
      <w:pPr>
        <w:pStyle w:val="western"/>
        <w:spacing w:before="0" w:beforeAutospacing="0"/>
        <w:ind w:right="0"/>
        <w:jc w:val="left"/>
      </w:pPr>
    </w:p>
    <w:p w:rsidR="000F40B4" w:rsidRPr="009A3944" w:rsidRDefault="000F40B4" w:rsidP="003038D8">
      <w:pPr>
        <w:pStyle w:val="western"/>
        <w:spacing w:before="0" w:beforeAutospacing="0"/>
        <w:ind w:right="0"/>
        <w:jc w:val="left"/>
      </w:pPr>
    </w:p>
    <w:p w:rsidR="000F40B4" w:rsidRPr="009A3944" w:rsidRDefault="000F40B4" w:rsidP="003038D8">
      <w:pPr>
        <w:pStyle w:val="western"/>
        <w:spacing w:before="0" w:beforeAutospacing="0"/>
        <w:ind w:right="0"/>
        <w:jc w:val="left"/>
      </w:pPr>
    </w:p>
    <w:p w:rsidR="000F40B4" w:rsidRPr="009A3944" w:rsidRDefault="000F40B4" w:rsidP="003038D8">
      <w:pPr>
        <w:pStyle w:val="western"/>
        <w:spacing w:before="0" w:beforeAutospacing="0"/>
        <w:ind w:right="0"/>
        <w:jc w:val="left"/>
      </w:pPr>
    </w:p>
    <w:p w:rsidR="000F40B4" w:rsidRPr="009A3944" w:rsidRDefault="000F40B4" w:rsidP="003038D8">
      <w:pPr>
        <w:pStyle w:val="western"/>
        <w:spacing w:before="0" w:beforeAutospacing="0"/>
        <w:ind w:right="0"/>
        <w:jc w:val="left"/>
      </w:pPr>
    </w:p>
    <w:p w:rsidR="003038D8" w:rsidRPr="009A3944" w:rsidRDefault="003038D8" w:rsidP="003038D8">
      <w:pPr>
        <w:ind w:left="720"/>
        <w:rPr>
          <w:rFonts w:ascii="Courier New" w:hAnsi="Courier New" w:cs="Courier New"/>
          <w:noProof/>
          <w:sz w:val="18"/>
          <w:szCs w:val="28"/>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3F4A7B" w:rsidP="003038D8">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09440" behindDoc="0" locked="0" layoutInCell="1" allowOverlap="1">
                <wp:simplePos x="0" y="0"/>
                <wp:positionH relativeFrom="column">
                  <wp:posOffset>-10160</wp:posOffset>
                </wp:positionH>
                <wp:positionV relativeFrom="paragraph">
                  <wp:posOffset>-129540</wp:posOffset>
                </wp:positionV>
                <wp:extent cx="5949950" cy="8379460"/>
                <wp:effectExtent l="8890" t="13335" r="13335" b="8255"/>
                <wp:wrapNone/>
                <wp:docPr id="16"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0" cy="8379460"/>
                        </a:xfrm>
                        <a:prstGeom prst="rect">
                          <a:avLst/>
                        </a:prstGeom>
                        <a:solidFill>
                          <a:schemeClr val="bg1">
                            <a:lumMod val="100000"/>
                            <a:lumOff val="0"/>
                          </a:schemeClr>
                        </a:solidFill>
                        <a:ln w="9525">
                          <a:solidFill>
                            <a:srgbClr val="000000"/>
                          </a:solidFill>
                          <a:miter lim="800000"/>
                          <a:headEnd/>
                          <a:tailEnd/>
                        </a:ln>
                      </wps:spPr>
                      <wps:txbx>
                        <w:txbxContent>
                          <w:p w:rsidR="009A3944" w:rsidRPr="00167293" w:rsidRDefault="009A3944" w:rsidP="000F40B4">
                            <w:pPr>
                              <w:rPr>
                                <w:rFonts w:ascii="Courier New" w:hAnsi="Courier New" w:cs="Courier New"/>
                                <w:noProof/>
                                <w:sz w:val="22"/>
                                <w:szCs w:val="28"/>
                              </w:rPr>
                            </w:pPr>
                            <w:r w:rsidRPr="00167293">
                              <w:rPr>
                                <w:rFonts w:ascii="Courier New" w:hAnsi="Courier New" w:cs="Courier New"/>
                                <w:noProof/>
                                <w:sz w:val="22"/>
                                <w:szCs w:val="28"/>
                              </w:rPr>
                              <w:t>Derived Class:</w:t>
                            </w:r>
                          </w:p>
                          <w:p w:rsidR="009A3944" w:rsidRPr="00167293" w:rsidRDefault="009A3944" w:rsidP="000F40B4">
                            <w:pPr>
                              <w:rPr>
                                <w:rFonts w:ascii="Courier New" w:hAnsi="Courier New" w:cs="Courier New"/>
                                <w:noProof/>
                                <w:sz w:val="22"/>
                                <w:szCs w:val="28"/>
                              </w:rPr>
                            </w:pP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color w:val="0000FF"/>
                                <w:sz w:val="22"/>
                                <w:szCs w:val="28"/>
                              </w:rPr>
                              <w:t>class</w:t>
                            </w:r>
                            <w:r w:rsidRPr="00167293">
                              <w:rPr>
                                <w:rFonts w:ascii="Courier New" w:hAnsi="Courier New" w:cs="Courier New"/>
                                <w:noProof/>
                                <w:sz w:val="22"/>
                                <w:szCs w:val="28"/>
                              </w:rPr>
                              <w:t xml:space="preserve"> Monster</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color w:val="0000FF"/>
                                <w:sz w:val="22"/>
                                <w:szCs w:val="28"/>
                              </w:rPr>
                              <w:t>public</w:t>
                            </w:r>
                            <w:r w:rsidRPr="00167293">
                              <w:rPr>
                                <w:rFonts w:ascii="Courier New" w:hAnsi="Courier New" w:cs="Courier New"/>
                                <w:noProof/>
                                <w:sz w:val="22"/>
                                <w:szCs w:val="28"/>
                              </w:rPr>
                              <w:t>:</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ab/>
                              <w:t>Monster(string name);</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color w:val="0000FF"/>
                                <w:sz w:val="22"/>
                                <w:szCs w:val="28"/>
                              </w:rPr>
                              <w:t>private</w:t>
                            </w:r>
                            <w:r w:rsidRPr="00167293">
                              <w:rPr>
                                <w:rFonts w:ascii="Courier New" w:hAnsi="Courier New" w:cs="Courier New"/>
                                <w:noProof/>
                                <w:sz w:val="22"/>
                                <w:szCs w:val="28"/>
                              </w:rPr>
                              <w:t>:</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ab/>
                            </w:r>
                            <w:r w:rsidRPr="00167293">
                              <w:rPr>
                                <w:rFonts w:ascii="Courier New" w:hAnsi="Courier New" w:cs="Courier New"/>
                                <w:noProof/>
                                <w:color w:val="0000FF"/>
                                <w:sz w:val="22"/>
                                <w:szCs w:val="28"/>
                              </w:rPr>
                              <w:t>static</w:t>
                            </w:r>
                            <w:r w:rsidRPr="00167293">
                              <w:rPr>
                                <w:rFonts w:ascii="Courier New" w:hAnsi="Courier New" w:cs="Courier New"/>
                                <w:noProof/>
                                <w:sz w:val="22"/>
                                <w:szCs w:val="28"/>
                              </w:rPr>
                              <w:t xml:space="preserve"> </w:t>
                            </w:r>
                            <w:r w:rsidRPr="00167293">
                              <w:rPr>
                                <w:rFonts w:ascii="Courier New" w:hAnsi="Courier New" w:cs="Courier New"/>
                                <w:noProof/>
                                <w:color w:val="0000FF"/>
                                <w:sz w:val="22"/>
                                <w:szCs w:val="28"/>
                              </w:rPr>
                              <w:t>const</w:t>
                            </w:r>
                            <w:r w:rsidRPr="00167293">
                              <w:rPr>
                                <w:rFonts w:ascii="Courier New" w:hAnsi="Courier New" w:cs="Courier New"/>
                                <w:noProof/>
                                <w:sz w:val="22"/>
                                <w:szCs w:val="28"/>
                              </w:rPr>
                              <w:t xml:space="preserve"> </w:t>
                            </w:r>
                            <w:r w:rsidRPr="00167293">
                              <w:rPr>
                                <w:rFonts w:ascii="Courier New" w:hAnsi="Courier New" w:cs="Courier New"/>
                                <w:noProof/>
                                <w:color w:val="0000FF"/>
                                <w:sz w:val="22"/>
                                <w:szCs w:val="28"/>
                              </w:rPr>
                              <w:t>short</w:t>
                            </w:r>
                            <w:r w:rsidRPr="00167293">
                              <w:rPr>
                                <w:rFonts w:ascii="Courier New" w:hAnsi="Courier New" w:cs="Courier New"/>
                                <w:noProof/>
                                <w:sz w:val="22"/>
                                <w:szCs w:val="28"/>
                              </w:rPr>
                              <w:t xml:space="preserve"> claws = 2;</w:t>
                            </w:r>
                          </w:p>
                          <w:p w:rsidR="009A3944" w:rsidRPr="00167293" w:rsidRDefault="009A3944" w:rsidP="000F40B4">
                            <w:pPr>
                              <w:rPr>
                                <w:rFonts w:ascii="Courier New" w:hAnsi="Courier New" w:cs="Courier New"/>
                                <w:noProof/>
                                <w:sz w:val="22"/>
                                <w:szCs w:val="28"/>
                              </w:rPr>
                            </w:pPr>
                            <w:r w:rsidRPr="00167293">
                              <w:rPr>
                                <w:rFonts w:ascii="Courier New" w:hAnsi="Courier New" w:cs="Courier New"/>
                                <w:noProof/>
                                <w:sz w:val="22"/>
                                <w:szCs w:val="28"/>
                              </w:rPr>
                              <w:t>};</w:t>
                            </w:r>
                          </w:p>
                          <w:p w:rsidR="009A3944" w:rsidRPr="00167293" w:rsidRDefault="009A3944" w:rsidP="000F40B4">
                            <w:pPr>
                              <w:rPr>
                                <w:rFonts w:ascii="Courier New" w:hAnsi="Courier New" w:cs="Courier New"/>
                                <w:noProof/>
                                <w:sz w:val="22"/>
                                <w:szCs w:val="28"/>
                              </w:rPr>
                            </w:pPr>
                          </w:p>
                          <w:p w:rsidR="009A3944" w:rsidRPr="00167293" w:rsidRDefault="009A3944" w:rsidP="000F40B4">
                            <w:pPr>
                              <w:rPr>
                                <w:rFonts w:ascii="Courier New" w:hAnsi="Courier New" w:cs="Courier New"/>
                                <w:noProof/>
                                <w:sz w:val="22"/>
                                <w:szCs w:val="28"/>
                              </w:rPr>
                            </w:pPr>
                            <w:r w:rsidRPr="00167293">
                              <w:rPr>
                                <w:rFonts w:ascii="Courier New" w:hAnsi="Courier New" w:cs="Courier New"/>
                                <w:noProof/>
                                <w:sz w:val="22"/>
                                <w:szCs w:val="28"/>
                              </w:rPr>
                              <w:t>Creature Class Instructions</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Constructor:</w:t>
                            </w:r>
                          </w:p>
                          <w:p w:rsidR="009A3944" w:rsidRPr="00167293" w:rsidRDefault="009A3944" w:rsidP="000F40B4">
                            <w:pPr>
                              <w:autoSpaceDE w:val="0"/>
                              <w:autoSpaceDN w:val="0"/>
                              <w:adjustRightInd w:val="0"/>
                              <w:rPr>
                                <w:rFonts w:ascii="Courier New" w:hAnsi="Courier New" w:cs="Courier New"/>
                                <w:noProof/>
                                <w:sz w:val="22"/>
                                <w:szCs w:val="28"/>
                              </w:rPr>
                            </w:pPr>
                          </w:p>
                          <w:p w:rsidR="009A3944" w:rsidRPr="00167293" w:rsidRDefault="009A3944" w:rsidP="000F40B4">
                            <w:pPr>
                              <w:numPr>
                                <w:ilvl w:val="0"/>
                                <w:numId w:val="154"/>
                              </w:num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In the body of the constructor, create a short variable named damage and store a random number between 1 and 5 (inclusive).</w:t>
                            </w:r>
                          </w:p>
                          <w:p w:rsidR="009A3944" w:rsidRPr="00167293" w:rsidRDefault="009A3944" w:rsidP="000F40B4">
                            <w:pPr>
                              <w:numPr>
                                <w:ilvl w:val="0"/>
                                <w:numId w:val="154"/>
                              </w:num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Initialize the name of the creature by calling the setHealth function.</w:t>
                            </w:r>
                          </w:p>
                          <w:p w:rsidR="009A3944" w:rsidRPr="00167293" w:rsidRDefault="009A3944" w:rsidP="000F40B4">
                            <w:pPr>
                              <w:numPr>
                                <w:ilvl w:val="0"/>
                                <w:numId w:val="154"/>
                              </w:num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Initialize the health of the creature to 100 by calling the setHealth function.</w:t>
                            </w:r>
                          </w:p>
                          <w:p w:rsidR="009A3944" w:rsidRPr="00167293" w:rsidRDefault="009A3944" w:rsidP="000F40B4">
                            <w:pPr>
                              <w:numPr>
                                <w:ilvl w:val="0"/>
                                <w:numId w:val="154"/>
                              </w:num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Initialize the damage inflicted by the creature by calling the setDamage function and passing the random damage generated as its argument.</w:t>
                            </w:r>
                          </w:p>
                          <w:p w:rsidR="009A3944" w:rsidRPr="00167293" w:rsidRDefault="009A3944" w:rsidP="000F40B4">
                            <w:pPr>
                              <w:autoSpaceDE w:val="0"/>
                              <w:autoSpaceDN w:val="0"/>
                              <w:adjustRightInd w:val="0"/>
                              <w:rPr>
                                <w:rFonts w:ascii="Courier New" w:hAnsi="Courier New" w:cs="Courier New"/>
                                <w:noProof/>
                                <w:sz w:val="22"/>
                                <w:szCs w:val="28"/>
                              </w:rPr>
                            </w:pP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Setter And Getter Functions</w:t>
                            </w:r>
                          </w:p>
                          <w:p w:rsidR="009A3944" w:rsidRPr="00167293" w:rsidRDefault="009A3944" w:rsidP="000F40B4">
                            <w:pPr>
                              <w:numPr>
                                <w:ilvl w:val="0"/>
                                <w:numId w:val="155"/>
                              </w:num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Use appropriate code for these functions</w:t>
                            </w:r>
                          </w:p>
                          <w:p w:rsidR="009A3944" w:rsidRPr="00167293" w:rsidRDefault="009A3944" w:rsidP="000F40B4">
                            <w:pPr>
                              <w:numPr>
                                <w:ilvl w:val="0"/>
                                <w:numId w:val="155"/>
                              </w:num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Ensure that the functions have valid return types, class names and parameters</w:t>
                            </w:r>
                          </w:p>
                          <w:p w:rsidR="009A3944" w:rsidRPr="00167293" w:rsidRDefault="009A3944" w:rsidP="000F40B4">
                            <w:pPr>
                              <w:autoSpaceDE w:val="0"/>
                              <w:autoSpaceDN w:val="0"/>
                              <w:adjustRightInd w:val="0"/>
                              <w:rPr>
                                <w:rFonts w:ascii="Courier New" w:hAnsi="Courier New" w:cs="Courier New"/>
                                <w:noProof/>
                                <w:sz w:val="22"/>
                                <w:szCs w:val="28"/>
                              </w:rPr>
                            </w:pP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Attack Function</w:t>
                            </w:r>
                          </w:p>
                          <w:p w:rsidR="009A3944" w:rsidRPr="00167293" w:rsidRDefault="009A3944" w:rsidP="000F40B4">
                            <w:pPr>
                              <w:autoSpaceDE w:val="0"/>
                              <w:autoSpaceDN w:val="0"/>
                              <w:adjustRightInd w:val="0"/>
                              <w:ind w:left="360"/>
                              <w:rPr>
                                <w:rFonts w:ascii="Courier New" w:hAnsi="Courier New" w:cs="Courier New"/>
                                <w:noProof/>
                                <w:sz w:val="22"/>
                                <w:szCs w:val="28"/>
                              </w:rPr>
                            </w:pPr>
                            <w:r w:rsidRPr="00167293">
                              <w:rPr>
                                <w:rFonts w:ascii="Courier New" w:hAnsi="Courier New" w:cs="Courier New"/>
                                <w:noProof/>
                                <w:sz w:val="22"/>
                                <w:szCs w:val="28"/>
                              </w:rPr>
                              <w:t>Print the name,health and the total damage of the object using appropriate messages.</w:t>
                            </w:r>
                          </w:p>
                          <w:p w:rsidR="009A3944" w:rsidRPr="00167293" w:rsidRDefault="009A3944" w:rsidP="000F40B4">
                            <w:pPr>
                              <w:rPr>
                                <w:rFonts w:ascii="Courier New" w:hAnsi="Courier New" w:cs="Courier New"/>
                                <w:noProof/>
                                <w:sz w:val="22"/>
                                <w:szCs w:val="28"/>
                              </w:rPr>
                            </w:pPr>
                          </w:p>
                          <w:p w:rsidR="009A3944" w:rsidRPr="00167293" w:rsidRDefault="009A3944" w:rsidP="000F40B4">
                            <w:pPr>
                              <w:autoSpaceDE w:val="0"/>
                              <w:autoSpaceDN w:val="0"/>
                              <w:adjustRightInd w:val="0"/>
                              <w:rPr>
                                <w:rFonts w:ascii="Courier New" w:hAnsi="Courier New" w:cs="Courier New"/>
                                <w:noProof/>
                                <w:color w:val="0000FF"/>
                                <w:sz w:val="22"/>
                                <w:szCs w:val="28"/>
                              </w:rPr>
                            </w:pPr>
                            <w:r w:rsidRPr="00167293">
                              <w:rPr>
                                <w:rFonts w:ascii="Courier New" w:hAnsi="Courier New" w:cs="Courier New"/>
                                <w:noProof/>
                                <w:color w:val="0000FF"/>
                                <w:sz w:val="22"/>
                                <w:szCs w:val="28"/>
                              </w:rPr>
                              <w:t>Monster Class Instructions</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Constructor:</w:t>
                            </w:r>
                          </w:p>
                          <w:p w:rsidR="009A3944" w:rsidRPr="00167293" w:rsidRDefault="009A3944" w:rsidP="000F40B4">
                            <w:pPr>
                              <w:numPr>
                                <w:ilvl w:val="0"/>
                                <w:numId w:val="156"/>
                              </w:num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Call the base class constructor to initialize the member variable for the Monster class</w:t>
                            </w:r>
                          </w:p>
                          <w:p w:rsidR="009A3944" w:rsidRPr="00167293" w:rsidRDefault="009A3944" w:rsidP="000F40B4">
                            <w:pPr>
                              <w:numPr>
                                <w:ilvl w:val="0"/>
                                <w:numId w:val="156"/>
                              </w:num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In the body of the constructor, create 2 short variables named damage and totalDamage.</w:t>
                            </w:r>
                          </w:p>
                          <w:p w:rsidR="009A3944" w:rsidRPr="00167293" w:rsidRDefault="009A3944" w:rsidP="000F40B4">
                            <w:pPr>
                              <w:numPr>
                                <w:ilvl w:val="0"/>
                                <w:numId w:val="156"/>
                              </w:num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Store the actual damage the Monster can inflict in the variable damage.</w:t>
                            </w:r>
                          </w:p>
                          <w:p w:rsidR="009A3944" w:rsidRPr="00167293" w:rsidRDefault="009A3944" w:rsidP="000F40B4">
                            <w:pPr>
                              <w:numPr>
                                <w:ilvl w:val="0"/>
                                <w:numId w:val="156"/>
                              </w:num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The variable totalDamage will store the actual damage plus the damage inflicted by the claws.</w:t>
                            </w:r>
                          </w:p>
                          <w:p w:rsidR="009A3944" w:rsidRPr="00167293" w:rsidRDefault="009A3944" w:rsidP="000F40B4">
                            <w:pPr>
                              <w:numPr>
                                <w:ilvl w:val="0"/>
                                <w:numId w:val="156"/>
                              </w:num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Call the setDamage function and pass the variable totalDamage as its argument.</w:t>
                            </w:r>
                          </w:p>
                          <w:p w:rsidR="009A3944" w:rsidRPr="00167293" w:rsidRDefault="009A3944" w:rsidP="000F40B4">
                            <w:pPr>
                              <w:numPr>
                                <w:ilvl w:val="0"/>
                                <w:numId w:val="156"/>
                              </w:num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Print the actual damage and the total damage using appropriate messages</w:t>
                            </w:r>
                          </w:p>
                          <w:p w:rsidR="009A3944" w:rsidRPr="00167293" w:rsidRDefault="009A3944" w:rsidP="000F40B4">
                            <w:pPr>
                              <w:autoSpaceDE w:val="0"/>
                              <w:autoSpaceDN w:val="0"/>
                              <w:adjustRightInd w:val="0"/>
                              <w:rPr>
                                <w:rFonts w:ascii="Courier New" w:hAnsi="Courier New" w:cs="Courier New"/>
                                <w:noProof/>
                                <w:color w:val="A31515"/>
                                <w:sz w:val="22"/>
                                <w:szCs w:val="28"/>
                              </w:rPr>
                            </w:pPr>
                          </w:p>
                          <w:p w:rsidR="009A3944" w:rsidRPr="00167293" w:rsidRDefault="009A3944" w:rsidP="000F40B4">
                            <w:pPr>
                              <w:rPr>
                                <w:rFonts w:ascii="Courier New" w:hAnsi="Courier New" w:cs="Courier New"/>
                                <w:noProof/>
                                <w:sz w:val="22"/>
                                <w:szCs w:val="28"/>
                              </w:rPr>
                            </w:pPr>
                            <w:r w:rsidRPr="00167293">
                              <w:rPr>
                                <w:rFonts w:ascii="Courier New" w:hAnsi="Courier New" w:cs="Courier New"/>
                                <w:noProof/>
                                <w:sz w:val="22"/>
                                <w:szCs w:val="28"/>
                              </w:rPr>
                              <w:t xml:space="preserve">Main </w:t>
                            </w:r>
                          </w:p>
                          <w:p w:rsidR="009A3944" w:rsidRPr="00167293" w:rsidRDefault="009A3944" w:rsidP="000F40B4">
                            <w:pPr>
                              <w:numPr>
                                <w:ilvl w:val="0"/>
                                <w:numId w:val="157"/>
                              </w:numPr>
                              <w:rPr>
                                <w:rFonts w:ascii="Courier New" w:hAnsi="Courier New" w:cs="Courier New"/>
                                <w:noProof/>
                                <w:sz w:val="22"/>
                                <w:szCs w:val="28"/>
                              </w:rPr>
                            </w:pPr>
                            <w:r w:rsidRPr="00167293">
                              <w:rPr>
                                <w:rFonts w:ascii="Courier New" w:hAnsi="Courier New" w:cs="Courier New"/>
                                <w:noProof/>
                                <w:sz w:val="22"/>
                                <w:szCs w:val="28"/>
                              </w:rPr>
                              <w:t>Create an object of the type Creature class.</w:t>
                            </w:r>
                          </w:p>
                          <w:p w:rsidR="009A3944" w:rsidRPr="00167293" w:rsidRDefault="009A3944" w:rsidP="000F40B4">
                            <w:pPr>
                              <w:numPr>
                                <w:ilvl w:val="0"/>
                                <w:numId w:val="157"/>
                              </w:numPr>
                              <w:rPr>
                                <w:rFonts w:ascii="Courier New" w:hAnsi="Courier New" w:cs="Courier New"/>
                                <w:noProof/>
                                <w:sz w:val="22"/>
                                <w:szCs w:val="28"/>
                              </w:rPr>
                            </w:pPr>
                            <w:r w:rsidRPr="00167293">
                              <w:rPr>
                                <w:rFonts w:ascii="Courier New" w:hAnsi="Courier New" w:cs="Courier New"/>
                                <w:noProof/>
                                <w:sz w:val="22"/>
                                <w:szCs w:val="28"/>
                              </w:rPr>
                              <w:t>Call the attack function using Creature object.</w:t>
                            </w:r>
                          </w:p>
                          <w:p w:rsidR="009A3944" w:rsidRPr="00167293" w:rsidRDefault="009A3944" w:rsidP="000F40B4">
                            <w:pPr>
                              <w:numPr>
                                <w:ilvl w:val="0"/>
                                <w:numId w:val="157"/>
                              </w:numPr>
                              <w:rPr>
                                <w:rFonts w:ascii="Courier New" w:hAnsi="Courier New" w:cs="Courier New"/>
                                <w:noProof/>
                                <w:sz w:val="22"/>
                                <w:szCs w:val="28"/>
                              </w:rPr>
                            </w:pPr>
                            <w:r w:rsidRPr="00167293">
                              <w:rPr>
                                <w:rFonts w:ascii="Courier New" w:hAnsi="Courier New" w:cs="Courier New"/>
                                <w:noProof/>
                                <w:sz w:val="22"/>
                                <w:szCs w:val="28"/>
                              </w:rPr>
                              <w:t>Create an object of the type Monster class.</w:t>
                            </w:r>
                          </w:p>
                          <w:p w:rsidR="009A3944" w:rsidRPr="00167293" w:rsidRDefault="009A3944" w:rsidP="000F40B4">
                            <w:pPr>
                              <w:numPr>
                                <w:ilvl w:val="0"/>
                                <w:numId w:val="157"/>
                              </w:numPr>
                              <w:rPr>
                                <w:rFonts w:ascii="Courier New" w:hAnsi="Courier New" w:cs="Courier New"/>
                                <w:noProof/>
                                <w:sz w:val="22"/>
                                <w:szCs w:val="28"/>
                              </w:rPr>
                            </w:pPr>
                            <w:r w:rsidRPr="00167293">
                              <w:rPr>
                                <w:rFonts w:ascii="Courier New" w:hAnsi="Courier New" w:cs="Courier New"/>
                                <w:noProof/>
                                <w:sz w:val="22"/>
                                <w:szCs w:val="28"/>
                              </w:rPr>
                              <w:t>Call the attack function using Monster object.</w:t>
                            </w:r>
                          </w:p>
                          <w:p w:rsidR="009A3944" w:rsidRPr="000F40B4" w:rsidRDefault="009A3944" w:rsidP="000F40B4">
                            <w:pPr>
                              <w:rPr>
                                <w:sz w:val="24"/>
                              </w:rPr>
                            </w:pPr>
                          </w:p>
                          <w:p w:rsidR="009A3944" w:rsidRPr="000F40B4" w:rsidRDefault="009A3944">
                            <w:pPr>
                              <w:rPr>
                                <w:sz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9" o:spid="_x0000_s1059" type="#_x0000_t202" style="position:absolute;margin-left:-.8pt;margin-top:-10.2pt;width:468.5pt;height:65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" fillcolor="white [3212]">
                <v:textbox>
                  <w:txbxContent>
                    <w:p w:rsidR="009A3944" w:rsidRPr="00167293" w:rsidRDefault="009A3944" w:rsidP="000F40B4">
                      <w:pPr>
                        <w:rPr>
                          <w:rFonts w:ascii="Courier New" w:hAnsi="Courier New" w:cs="Courier New"/>
                          <w:noProof/>
                          <w:sz w:val="22"/>
                          <w:szCs w:val="28"/>
                        </w:rPr>
                      </w:pPr>
                      <w:r w:rsidRPr="00167293">
                        <w:rPr>
                          <w:rFonts w:ascii="Courier New" w:hAnsi="Courier New" w:cs="Courier New"/>
                          <w:noProof/>
                          <w:sz w:val="22"/>
                          <w:szCs w:val="28"/>
                        </w:rPr>
                        <w:t>Derived Class:</w:t>
                      </w:r>
                    </w:p>
                    <w:p w:rsidR="009A3944" w:rsidRPr="00167293" w:rsidRDefault="009A3944" w:rsidP="000F40B4">
                      <w:pPr>
                        <w:rPr>
                          <w:rFonts w:ascii="Courier New" w:hAnsi="Courier New" w:cs="Courier New"/>
                          <w:noProof/>
                          <w:sz w:val="22"/>
                          <w:szCs w:val="28"/>
                        </w:rPr>
                      </w:pP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color w:val="0000FF"/>
                          <w:sz w:val="22"/>
                          <w:szCs w:val="28"/>
                        </w:rPr>
                        <w:t>class</w:t>
                      </w:r>
                      <w:r w:rsidRPr="00167293">
                        <w:rPr>
                          <w:rFonts w:ascii="Courier New" w:hAnsi="Courier New" w:cs="Courier New"/>
                          <w:noProof/>
                          <w:sz w:val="22"/>
                          <w:szCs w:val="28"/>
                        </w:rPr>
                        <w:t xml:space="preserve"> Monster</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color w:val="0000FF"/>
                          <w:sz w:val="22"/>
                          <w:szCs w:val="28"/>
                        </w:rPr>
                        <w:t>public</w:t>
                      </w:r>
                      <w:r w:rsidRPr="00167293">
                        <w:rPr>
                          <w:rFonts w:ascii="Courier New" w:hAnsi="Courier New" w:cs="Courier New"/>
                          <w:noProof/>
                          <w:sz w:val="22"/>
                          <w:szCs w:val="28"/>
                        </w:rPr>
                        <w:t>:</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ab/>
                        <w:t>Monster(string name);</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color w:val="0000FF"/>
                          <w:sz w:val="22"/>
                          <w:szCs w:val="28"/>
                        </w:rPr>
                        <w:t>private</w:t>
                      </w:r>
                      <w:r w:rsidRPr="00167293">
                        <w:rPr>
                          <w:rFonts w:ascii="Courier New" w:hAnsi="Courier New" w:cs="Courier New"/>
                          <w:noProof/>
                          <w:sz w:val="22"/>
                          <w:szCs w:val="28"/>
                        </w:rPr>
                        <w:t>:</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ab/>
                      </w:r>
                      <w:r w:rsidRPr="00167293">
                        <w:rPr>
                          <w:rFonts w:ascii="Courier New" w:hAnsi="Courier New" w:cs="Courier New"/>
                          <w:noProof/>
                          <w:color w:val="0000FF"/>
                          <w:sz w:val="22"/>
                          <w:szCs w:val="28"/>
                        </w:rPr>
                        <w:t>static</w:t>
                      </w:r>
                      <w:r w:rsidRPr="00167293">
                        <w:rPr>
                          <w:rFonts w:ascii="Courier New" w:hAnsi="Courier New" w:cs="Courier New"/>
                          <w:noProof/>
                          <w:sz w:val="22"/>
                          <w:szCs w:val="28"/>
                        </w:rPr>
                        <w:t xml:space="preserve"> </w:t>
                      </w:r>
                      <w:r w:rsidRPr="00167293">
                        <w:rPr>
                          <w:rFonts w:ascii="Courier New" w:hAnsi="Courier New" w:cs="Courier New"/>
                          <w:noProof/>
                          <w:color w:val="0000FF"/>
                          <w:sz w:val="22"/>
                          <w:szCs w:val="28"/>
                        </w:rPr>
                        <w:t>const</w:t>
                      </w:r>
                      <w:r w:rsidRPr="00167293">
                        <w:rPr>
                          <w:rFonts w:ascii="Courier New" w:hAnsi="Courier New" w:cs="Courier New"/>
                          <w:noProof/>
                          <w:sz w:val="22"/>
                          <w:szCs w:val="28"/>
                        </w:rPr>
                        <w:t xml:space="preserve"> </w:t>
                      </w:r>
                      <w:r w:rsidRPr="00167293">
                        <w:rPr>
                          <w:rFonts w:ascii="Courier New" w:hAnsi="Courier New" w:cs="Courier New"/>
                          <w:noProof/>
                          <w:color w:val="0000FF"/>
                          <w:sz w:val="22"/>
                          <w:szCs w:val="28"/>
                        </w:rPr>
                        <w:t>short</w:t>
                      </w:r>
                      <w:r w:rsidRPr="00167293">
                        <w:rPr>
                          <w:rFonts w:ascii="Courier New" w:hAnsi="Courier New" w:cs="Courier New"/>
                          <w:noProof/>
                          <w:sz w:val="22"/>
                          <w:szCs w:val="28"/>
                        </w:rPr>
                        <w:t xml:space="preserve"> claws = 2;</w:t>
                      </w:r>
                    </w:p>
                    <w:p w:rsidR="009A3944" w:rsidRPr="00167293" w:rsidRDefault="009A3944" w:rsidP="000F40B4">
                      <w:pPr>
                        <w:rPr>
                          <w:rFonts w:ascii="Courier New" w:hAnsi="Courier New" w:cs="Courier New"/>
                          <w:noProof/>
                          <w:sz w:val="22"/>
                          <w:szCs w:val="28"/>
                        </w:rPr>
                      </w:pPr>
                      <w:r w:rsidRPr="00167293">
                        <w:rPr>
                          <w:rFonts w:ascii="Courier New" w:hAnsi="Courier New" w:cs="Courier New"/>
                          <w:noProof/>
                          <w:sz w:val="22"/>
                          <w:szCs w:val="28"/>
                        </w:rPr>
                        <w:t>};</w:t>
                      </w:r>
                    </w:p>
                    <w:p w:rsidR="009A3944" w:rsidRPr="00167293" w:rsidRDefault="009A3944" w:rsidP="000F40B4">
                      <w:pPr>
                        <w:rPr>
                          <w:rFonts w:ascii="Courier New" w:hAnsi="Courier New" w:cs="Courier New"/>
                          <w:noProof/>
                          <w:sz w:val="22"/>
                          <w:szCs w:val="28"/>
                        </w:rPr>
                      </w:pPr>
                    </w:p>
                    <w:p w:rsidR="009A3944" w:rsidRPr="00167293" w:rsidRDefault="009A3944" w:rsidP="000F40B4">
                      <w:pPr>
                        <w:rPr>
                          <w:rFonts w:ascii="Courier New" w:hAnsi="Courier New" w:cs="Courier New"/>
                          <w:noProof/>
                          <w:sz w:val="22"/>
                          <w:szCs w:val="28"/>
                        </w:rPr>
                      </w:pPr>
                      <w:r w:rsidRPr="00167293">
                        <w:rPr>
                          <w:rFonts w:ascii="Courier New" w:hAnsi="Courier New" w:cs="Courier New"/>
                          <w:noProof/>
                          <w:sz w:val="22"/>
                          <w:szCs w:val="28"/>
                        </w:rPr>
                        <w:t>Creature Class Instructions</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Constructor:</w:t>
                      </w:r>
                    </w:p>
                    <w:p w:rsidR="009A3944" w:rsidRPr="00167293" w:rsidRDefault="009A3944" w:rsidP="000F40B4">
                      <w:pPr>
                        <w:autoSpaceDE w:val="0"/>
                        <w:autoSpaceDN w:val="0"/>
                        <w:adjustRightInd w:val="0"/>
                        <w:rPr>
                          <w:rFonts w:ascii="Courier New" w:hAnsi="Courier New" w:cs="Courier New"/>
                          <w:noProof/>
                          <w:sz w:val="22"/>
                          <w:szCs w:val="28"/>
                        </w:rPr>
                      </w:pPr>
                    </w:p>
                    <w:p w:rsidR="009A3944" w:rsidRPr="00167293" w:rsidRDefault="009A3944" w:rsidP="000F40B4">
                      <w:pPr>
                        <w:numPr>
                          <w:ilvl w:val="0"/>
                          <w:numId w:val="154"/>
                        </w:num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In the body of the constructor, create a short variable named damage and store a random number between 1 and 5 (inclusive).</w:t>
                      </w:r>
                    </w:p>
                    <w:p w:rsidR="009A3944" w:rsidRPr="00167293" w:rsidRDefault="009A3944" w:rsidP="000F40B4">
                      <w:pPr>
                        <w:numPr>
                          <w:ilvl w:val="0"/>
                          <w:numId w:val="154"/>
                        </w:num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Initialize the name of the creature by calling the setHealth function.</w:t>
                      </w:r>
                    </w:p>
                    <w:p w:rsidR="009A3944" w:rsidRPr="00167293" w:rsidRDefault="009A3944" w:rsidP="000F40B4">
                      <w:pPr>
                        <w:numPr>
                          <w:ilvl w:val="0"/>
                          <w:numId w:val="154"/>
                        </w:num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Initialize the health of the creature to 100 by calling the setHealth function.</w:t>
                      </w:r>
                    </w:p>
                    <w:p w:rsidR="009A3944" w:rsidRPr="00167293" w:rsidRDefault="009A3944" w:rsidP="000F40B4">
                      <w:pPr>
                        <w:numPr>
                          <w:ilvl w:val="0"/>
                          <w:numId w:val="154"/>
                        </w:num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Initialize the damage inflicted by the creature by calling the setDamage function and passing the random damage generated as its argument.</w:t>
                      </w:r>
                    </w:p>
                    <w:p w:rsidR="009A3944" w:rsidRPr="00167293" w:rsidRDefault="009A3944" w:rsidP="000F40B4">
                      <w:pPr>
                        <w:autoSpaceDE w:val="0"/>
                        <w:autoSpaceDN w:val="0"/>
                        <w:adjustRightInd w:val="0"/>
                        <w:rPr>
                          <w:rFonts w:ascii="Courier New" w:hAnsi="Courier New" w:cs="Courier New"/>
                          <w:noProof/>
                          <w:sz w:val="22"/>
                          <w:szCs w:val="28"/>
                        </w:rPr>
                      </w:pP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Setter And Getter Functions</w:t>
                      </w:r>
                    </w:p>
                    <w:p w:rsidR="009A3944" w:rsidRPr="00167293" w:rsidRDefault="009A3944" w:rsidP="000F40B4">
                      <w:pPr>
                        <w:numPr>
                          <w:ilvl w:val="0"/>
                          <w:numId w:val="155"/>
                        </w:num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Use appropriate code for these functions</w:t>
                      </w:r>
                    </w:p>
                    <w:p w:rsidR="009A3944" w:rsidRPr="00167293" w:rsidRDefault="009A3944" w:rsidP="000F40B4">
                      <w:pPr>
                        <w:numPr>
                          <w:ilvl w:val="0"/>
                          <w:numId w:val="155"/>
                        </w:num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Ensure that the functions have valid return types, class names and parameters</w:t>
                      </w:r>
                    </w:p>
                    <w:p w:rsidR="009A3944" w:rsidRPr="00167293" w:rsidRDefault="009A3944" w:rsidP="000F40B4">
                      <w:pPr>
                        <w:autoSpaceDE w:val="0"/>
                        <w:autoSpaceDN w:val="0"/>
                        <w:adjustRightInd w:val="0"/>
                        <w:rPr>
                          <w:rFonts w:ascii="Courier New" w:hAnsi="Courier New" w:cs="Courier New"/>
                          <w:noProof/>
                          <w:sz w:val="22"/>
                          <w:szCs w:val="28"/>
                        </w:rPr>
                      </w:pP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Attack Function</w:t>
                      </w:r>
                    </w:p>
                    <w:p w:rsidR="009A3944" w:rsidRPr="00167293" w:rsidRDefault="009A3944" w:rsidP="000F40B4">
                      <w:pPr>
                        <w:autoSpaceDE w:val="0"/>
                        <w:autoSpaceDN w:val="0"/>
                        <w:adjustRightInd w:val="0"/>
                        <w:ind w:left="360"/>
                        <w:rPr>
                          <w:rFonts w:ascii="Courier New" w:hAnsi="Courier New" w:cs="Courier New"/>
                          <w:noProof/>
                          <w:sz w:val="22"/>
                          <w:szCs w:val="28"/>
                        </w:rPr>
                      </w:pPr>
                      <w:r w:rsidRPr="00167293">
                        <w:rPr>
                          <w:rFonts w:ascii="Courier New" w:hAnsi="Courier New" w:cs="Courier New"/>
                          <w:noProof/>
                          <w:sz w:val="22"/>
                          <w:szCs w:val="28"/>
                        </w:rPr>
                        <w:t>Print the name,health and the total damage of the object using appropriate messages.</w:t>
                      </w:r>
                    </w:p>
                    <w:p w:rsidR="009A3944" w:rsidRPr="00167293" w:rsidRDefault="009A3944" w:rsidP="000F40B4">
                      <w:pPr>
                        <w:rPr>
                          <w:rFonts w:ascii="Courier New" w:hAnsi="Courier New" w:cs="Courier New"/>
                          <w:noProof/>
                          <w:sz w:val="22"/>
                          <w:szCs w:val="28"/>
                        </w:rPr>
                      </w:pPr>
                    </w:p>
                    <w:p w:rsidR="009A3944" w:rsidRPr="00167293" w:rsidRDefault="009A3944" w:rsidP="000F40B4">
                      <w:pPr>
                        <w:autoSpaceDE w:val="0"/>
                        <w:autoSpaceDN w:val="0"/>
                        <w:adjustRightInd w:val="0"/>
                        <w:rPr>
                          <w:rFonts w:ascii="Courier New" w:hAnsi="Courier New" w:cs="Courier New"/>
                          <w:noProof/>
                          <w:color w:val="0000FF"/>
                          <w:sz w:val="22"/>
                          <w:szCs w:val="28"/>
                        </w:rPr>
                      </w:pPr>
                      <w:r w:rsidRPr="00167293">
                        <w:rPr>
                          <w:rFonts w:ascii="Courier New" w:hAnsi="Courier New" w:cs="Courier New"/>
                          <w:noProof/>
                          <w:color w:val="0000FF"/>
                          <w:sz w:val="22"/>
                          <w:szCs w:val="28"/>
                        </w:rPr>
                        <w:t>Monster Class Instructions</w:t>
                      </w:r>
                    </w:p>
                    <w:p w:rsidR="009A3944" w:rsidRPr="00167293" w:rsidRDefault="009A3944" w:rsidP="000F40B4">
                      <w:p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Constructor:</w:t>
                      </w:r>
                    </w:p>
                    <w:p w:rsidR="009A3944" w:rsidRPr="00167293" w:rsidRDefault="009A3944" w:rsidP="000F40B4">
                      <w:pPr>
                        <w:numPr>
                          <w:ilvl w:val="0"/>
                          <w:numId w:val="156"/>
                        </w:num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Call the base class constructor to initialize the member variable for the Monster class</w:t>
                      </w:r>
                    </w:p>
                    <w:p w:rsidR="009A3944" w:rsidRPr="00167293" w:rsidRDefault="009A3944" w:rsidP="000F40B4">
                      <w:pPr>
                        <w:numPr>
                          <w:ilvl w:val="0"/>
                          <w:numId w:val="156"/>
                        </w:num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In the body of the constructor, create 2 short variables named damage and totalDamage.</w:t>
                      </w:r>
                    </w:p>
                    <w:p w:rsidR="009A3944" w:rsidRPr="00167293" w:rsidRDefault="009A3944" w:rsidP="000F40B4">
                      <w:pPr>
                        <w:numPr>
                          <w:ilvl w:val="0"/>
                          <w:numId w:val="156"/>
                        </w:num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Store the actual damage the Monster can inflict in the variable damage.</w:t>
                      </w:r>
                    </w:p>
                    <w:p w:rsidR="009A3944" w:rsidRPr="00167293" w:rsidRDefault="009A3944" w:rsidP="000F40B4">
                      <w:pPr>
                        <w:numPr>
                          <w:ilvl w:val="0"/>
                          <w:numId w:val="156"/>
                        </w:num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The variable totalDamage will store the actual damage plus the damage inflicted by the claws.</w:t>
                      </w:r>
                    </w:p>
                    <w:p w:rsidR="009A3944" w:rsidRPr="00167293" w:rsidRDefault="009A3944" w:rsidP="000F40B4">
                      <w:pPr>
                        <w:numPr>
                          <w:ilvl w:val="0"/>
                          <w:numId w:val="156"/>
                        </w:num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Call the setDamage function and pass the variable totalDamage as its argument.</w:t>
                      </w:r>
                    </w:p>
                    <w:p w:rsidR="009A3944" w:rsidRPr="00167293" w:rsidRDefault="009A3944" w:rsidP="000F40B4">
                      <w:pPr>
                        <w:numPr>
                          <w:ilvl w:val="0"/>
                          <w:numId w:val="156"/>
                        </w:numPr>
                        <w:autoSpaceDE w:val="0"/>
                        <w:autoSpaceDN w:val="0"/>
                        <w:adjustRightInd w:val="0"/>
                        <w:rPr>
                          <w:rFonts w:ascii="Courier New" w:hAnsi="Courier New" w:cs="Courier New"/>
                          <w:noProof/>
                          <w:sz w:val="22"/>
                          <w:szCs w:val="28"/>
                        </w:rPr>
                      </w:pPr>
                      <w:r w:rsidRPr="00167293">
                        <w:rPr>
                          <w:rFonts w:ascii="Courier New" w:hAnsi="Courier New" w:cs="Courier New"/>
                          <w:noProof/>
                          <w:sz w:val="22"/>
                          <w:szCs w:val="28"/>
                        </w:rPr>
                        <w:t>Print the actual damage and the total damage using appropriate messages</w:t>
                      </w:r>
                    </w:p>
                    <w:p w:rsidR="009A3944" w:rsidRPr="00167293" w:rsidRDefault="009A3944" w:rsidP="000F40B4">
                      <w:pPr>
                        <w:autoSpaceDE w:val="0"/>
                        <w:autoSpaceDN w:val="0"/>
                        <w:adjustRightInd w:val="0"/>
                        <w:rPr>
                          <w:rFonts w:ascii="Courier New" w:hAnsi="Courier New" w:cs="Courier New"/>
                          <w:noProof/>
                          <w:color w:val="A31515"/>
                          <w:sz w:val="22"/>
                          <w:szCs w:val="28"/>
                        </w:rPr>
                      </w:pPr>
                    </w:p>
                    <w:p w:rsidR="009A3944" w:rsidRPr="00167293" w:rsidRDefault="009A3944" w:rsidP="000F40B4">
                      <w:pPr>
                        <w:rPr>
                          <w:rFonts w:ascii="Courier New" w:hAnsi="Courier New" w:cs="Courier New"/>
                          <w:noProof/>
                          <w:sz w:val="22"/>
                          <w:szCs w:val="28"/>
                        </w:rPr>
                      </w:pPr>
                      <w:r w:rsidRPr="00167293">
                        <w:rPr>
                          <w:rFonts w:ascii="Courier New" w:hAnsi="Courier New" w:cs="Courier New"/>
                          <w:noProof/>
                          <w:sz w:val="22"/>
                          <w:szCs w:val="28"/>
                        </w:rPr>
                        <w:t xml:space="preserve">Main </w:t>
                      </w:r>
                    </w:p>
                    <w:p w:rsidR="009A3944" w:rsidRPr="00167293" w:rsidRDefault="009A3944" w:rsidP="000F40B4">
                      <w:pPr>
                        <w:numPr>
                          <w:ilvl w:val="0"/>
                          <w:numId w:val="157"/>
                        </w:numPr>
                        <w:rPr>
                          <w:rFonts w:ascii="Courier New" w:hAnsi="Courier New" w:cs="Courier New"/>
                          <w:noProof/>
                          <w:sz w:val="22"/>
                          <w:szCs w:val="28"/>
                        </w:rPr>
                      </w:pPr>
                      <w:r w:rsidRPr="00167293">
                        <w:rPr>
                          <w:rFonts w:ascii="Courier New" w:hAnsi="Courier New" w:cs="Courier New"/>
                          <w:noProof/>
                          <w:sz w:val="22"/>
                          <w:szCs w:val="28"/>
                        </w:rPr>
                        <w:t>Create an object of the type Creature class.</w:t>
                      </w:r>
                    </w:p>
                    <w:p w:rsidR="009A3944" w:rsidRPr="00167293" w:rsidRDefault="009A3944" w:rsidP="000F40B4">
                      <w:pPr>
                        <w:numPr>
                          <w:ilvl w:val="0"/>
                          <w:numId w:val="157"/>
                        </w:numPr>
                        <w:rPr>
                          <w:rFonts w:ascii="Courier New" w:hAnsi="Courier New" w:cs="Courier New"/>
                          <w:noProof/>
                          <w:sz w:val="22"/>
                          <w:szCs w:val="28"/>
                        </w:rPr>
                      </w:pPr>
                      <w:r w:rsidRPr="00167293">
                        <w:rPr>
                          <w:rFonts w:ascii="Courier New" w:hAnsi="Courier New" w:cs="Courier New"/>
                          <w:noProof/>
                          <w:sz w:val="22"/>
                          <w:szCs w:val="28"/>
                        </w:rPr>
                        <w:t>Call the attack function using Creature object.</w:t>
                      </w:r>
                    </w:p>
                    <w:p w:rsidR="009A3944" w:rsidRPr="00167293" w:rsidRDefault="009A3944" w:rsidP="000F40B4">
                      <w:pPr>
                        <w:numPr>
                          <w:ilvl w:val="0"/>
                          <w:numId w:val="157"/>
                        </w:numPr>
                        <w:rPr>
                          <w:rFonts w:ascii="Courier New" w:hAnsi="Courier New" w:cs="Courier New"/>
                          <w:noProof/>
                          <w:sz w:val="22"/>
                          <w:szCs w:val="28"/>
                        </w:rPr>
                      </w:pPr>
                      <w:r w:rsidRPr="00167293">
                        <w:rPr>
                          <w:rFonts w:ascii="Courier New" w:hAnsi="Courier New" w:cs="Courier New"/>
                          <w:noProof/>
                          <w:sz w:val="22"/>
                          <w:szCs w:val="28"/>
                        </w:rPr>
                        <w:t>Create an object of the type Monster class.</w:t>
                      </w:r>
                    </w:p>
                    <w:p w:rsidR="009A3944" w:rsidRPr="00167293" w:rsidRDefault="009A3944" w:rsidP="000F40B4">
                      <w:pPr>
                        <w:numPr>
                          <w:ilvl w:val="0"/>
                          <w:numId w:val="157"/>
                        </w:numPr>
                        <w:rPr>
                          <w:rFonts w:ascii="Courier New" w:hAnsi="Courier New" w:cs="Courier New"/>
                          <w:noProof/>
                          <w:sz w:val="22"/>
                          <w:szCs w:val="28"/>
                        </w:rPr>
                      </w:pPr>
                      <w:r w:rsidRPr="00167293">
                        <w:rPr>
                          <w:rFonts w:ascii="Courier New" w:hAnsi="Courier New" w:cs="Courier New"/>
                          <w:noProof/>
                          <w:sz w:val="22"/>
                          <w:szCs w:val="28"/>
                        </w:rPr>
                        <w:t>Call the attack function using Monster object.</w:t>
                      </w:r>
                    </w:p>
                    <w:p w:rsidR="009A3944" w:rsidRPr="000F40B4" w:rsidRDefault="009A3944" w:rsidP="000F40B4">
                      <w:pPr>
                        <w:rPr>
                          <w:sz w:val="24"/>
                        </w:rPr>
                      </w:pPr>
                    </w:p>
                    <w:p w:rsidR="009A3944" w:rsidRPr="000F40B4" w:rsidRDefault="009A3944">
                      <w:pPr>
                        <w:rPr>
                          <w:sz w:val="24"/>
                        </w:rPr>
                      </w:pPr>
                    </w:p>
                  </w:txbxContent>
                </v:textbox>
              </v:shape>
            </w:pict>
          </mc:Fallback>
        </mc:AlternateContent>
      </w: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rsidP="003038D8">
      <w:pPr>
        <w:rPr>
          <w:rFonts w:ascii="Times New Roman" w:hAnsi="Times New Roman" w:cs="Times New Roman"/>
          <w:sz w:val="24"/>
        </w:rPr>
      </w:pPr>
    </w:p>
    <w:p w:rsidR="000F40B4" w:rsidRPr="009A3944" w:rsidRDefault="000F40B4">
      <w:pPr>
        <w:rPr>
          <w:rFonts w:ascii="Times New Roman" w:hAnsi="Times New Roman" w:cs="Times New Roman"/>
          <w:sz w:val="24"/>
        </w:rPr>
      </w:pPr>
      <w:r w:rsidRPr="009A3944">
        <w:rPr>
          <w:rFonts w:ascii="Times New Roman" w:hAnsi="Times New Roman" w:cs="Times New Roman"/>
          <w:sz w:val="24"/>
        </w:rPr>
        <w:br w:type="page"/>
      </w:r>
    </w:p>
    <w:p w:rsidR="003038D8" w:rsidRPr="009A3944" w:rsidRDefault="003038D8" w:rsidP="003038D8">
      <w:pPr>
        <w:rPr>
          <w:rFonts w:ascii="Times New Roman" w:hAnsi="Times New Roman" w:cs="Times New Roman"/>
          <w:sz w:val="24"/>
        </w:rPr>
      </w:pPr>
      <w:r w:rsidRPr="009A3944">
        <w:rPr>
          <w:rFonts w:ascii="Times New Roman" w:hAnsi="Times New Roman" w:cs="Times New Roman"/>
          <w:sz w:val="24"/>
        </w:rPr>
        <w:t>Exercises:</w:t>
      </w:r>
    </w:p>
    <w:p w:rsidR="003038D8" w:rsidRPr="009A3944" w:rsidRDefault="003038D8" w:rsidP="003038D8">
      <w:pPr>
        <w:pStyle w:val="doctext"/>
      </w:pPr>
      <w:r w:rsidRPr="009A3944">
        <w:t>Fill in the blanks in each of the following statements:</w:t>
      </w:r>
    </w:p>
    <w:p w:rsidR="003038D8" w:rsidRPr="009A3944" w:rsidRDefault="003038D8" w:rsidP="003038D8">
      <w:pPr>
        <w:pStyle w:val="doclist"/>
        <w:numPr>
          <w:ilvl w:val="0"/>
          <w:numId w:val="158"/>
        </w:numPr>
      </w:pPr>
      <w:r w:rsidRPr="009A3944">
        <w:t>______________________ is a form of software reuse in which new classes absorb the data and behaviors of existing classes and embellish these classes with new capabilities.</w:t>
      </w:r>
    </w:p>
    <w:p w:rsidR="003038D8" w:rsidRPr="009A3944" w:rsidRDefault="003038D8" w:rsidP="003038D8">
      <w:pPr>
        <w:pStyle w:val="doclist"/>
        <w:numPr>
          <w:ilvl w:val="0"/>
          <w:numId w:val="158"/>
        </w:numPr>
      </w:pPr>
      <w:r w:rsidRPr="009A3944">
        <w:t>A base class's ______________________ members can be accessed only in the base-class definition or in derived-class definitions.</w:t>
      </w:r>
    </w:p>
    <w:p w:rsidR="003038D8" w:rsidRPr="009A3944" w:rsidRDefault="003038D8" w:rsidP="003038D8">
      <w:pPr>
        <w:pStyle w:val="doclist"/>
        <w:numPr>
          <w:ilvl w:val="0"/>
          <w:numId w:val="158"/>
        </w:numPr>
      </w:pPr>
      <w:r w:rsidRPr="009A3944">
        <w:t>In a(n) ______________________ relationship, an object of a derived class also can be treated as an object of its base class.</w:t>
      </w:r>
    </w:p>
    <w:p w:rsidR="003038D8" w:rsidRPr="009A3944" w:rsidRDefault="003038D8" w:rsidP="003038D8">
      <w:pPr>
        <w:pStyle w:val="doclist"/>
        <w:numPr>
          <w:ilvl w:val="0"/>
          <w:numId w:val="158"/>
        </w:numPr>
      </w:pPr>
      <w:r w:rsidRPr="009A3944">
        <w:t>In a(n) ______________________relationship, a class object has one or more objects of other classes as members.</w:t>
      </w:r>
    </w:p>
    <w:p w:rsidR="003038D8" w:rsidRPr="009A3944" w:rsidRDefault="003038D8" w:rsidP="003038D8">
      <w:pPr>
        <w:pStyle w:val="doclist"/>
        <w:numPr>
          <w:ilvl w:val="0"/>
          <w:numId w:val="158"/>
        </w:numPr>
      </w:pPr>
      <w:r w:rsidRPr="009A3944">
        <w:t>A base class's ________________ members are accessible within that base class and anywhere that the program has a handle to an object of that base class or to an object of one of its derived classes.</w:t>
      </w:r>
    </w:p>
    <w:p w:rsidR="003038D8" w:rsidRPr="009A3944" w:rsidRDefault="003038D8" w:rsidP="003038D8">
      <w:pPr>
        <w:pStyle w:val="doclist"/>
        <w:numPr>
          <w:ilvl w:val="0"/>
          <w:numId w:val="158"/>
        </w:numPr>
      </w:pPr>
      <w:r w:rsidRPr="009A3944">
        <w:t xml:space="preserve">A base class's </w:t>
      </w:r>
      <w:r w:rsidRPr="009A3944">
        <w:rPr>
          <w:rStyle w:val="HTMLTypewriter"/>
          <w:rFonts w:ascii="Times New Roman" w:hAnsi="Times New Roman" w:cs="Times New Roman"/>
          <w:sz w:val="24"/>
          <w:szCs w:val="24"/>
        </w:rPr>
        <w:t>protected</w:t>
      </w:r>
      <w:r w:rsidRPr="009A3944">
        <w:t xml:space="preserve"> access members have a level of protection between those of </w:t>
      </w:r>
      <w:r w:rsidRPr="009A3944">
        <w:rPr>
          <w:rStyle w:val="HTMLTypewriter"/>
          <w:rFonts w:ascii="Times New Roman" w:hAnsi="Times New Roman" w:cs="Times New Roman"/>
          <w:sz w:val="24"/>
          <w:szCs w:val="24"/>
        </w:rPr>
        <w:t>public</w:t>
      </w:r>
      <w:r w:rsidRPr="009A3944">
        <w:t xml:space="preserve"> and ________________ access.</w:t>
      </w:r>
    </w:p>
    <w:p w:rsidR="003038D8" w:rsidRPr="009A3944" w:rsidRDefault="003038D8" w:rsidP="003038D8">
      <w:pPr>
        <w:pStyle w:val="doclist"/>
        <w:numPr>
          <w:ilvl w:val="0"/>
          <w:numId w:val="158"/>
        </w:numPr>
      </w:pPr>
      <w:r w:rsidRPr="009A3944">
        <w:t>C++ provides for ________________, which allows a derived class to inherit from many base classes, even if these base classes are unrelated.</w:t>
      </w:r>
    </w:p>
    <w:p w:rsidR="003038D8" w:rsidRPr="009A3944" w:rsidRDefault="003038D8" w:rsidP="003038D8">
      <w:pPr>
        <w:pStyle w:val="doclist"/>
        <w:numPr>
          <w:ilvl w:val="0"/>
          <w:numId w:val="158"/>
        </w:numPr>
      </w:pPr>
      <w:r w:rsidRPr="009A3944">
        <w:t>When an object of a derived class is instantiated, the base class's ________________ is called implicitly or explicitly to do any necessary initialization of the base-class data members in the derived-class object.</w:t>
      </w:r>
    </w:p>
    <w:p w:rsidR="003038D8" w:rsidRPr="009A3944" w:rsidRDefault="003038D8" w:rsidP="003038D8">
      <w:pPr>
        <w:pStyle w:val="doclist"/>
        <w:numPr>
          <w:ilvl w:val="0"/>
          <w:numId w:val="158"/>
        </w:numPr>
      </w:pPr>
      <w:r w:rsidRPr="009A3944">
        <w:t xml:space="preserve">When deriving a class from a base class with </w:t>
      </w:r>
      <w:r w:rsidRPr="009A3944">
        <w:rPr>
          <w:rStyle w:val="HTMLTypewriter"/>
          <w:rFonts w:ascii="Times New Roman" w:hAnsi="Times New Roman" w:cs="Times New Roman"/>
          <w:sz w:val="24"/>
          <w:szCs w:val="24"/>
        </w:rPr>
        <w:t>public</w:t>
      </w:r>
      <w:r w:rsidRPr="009A3944">
        <w:t xml:space="preserve"> inheritance, </w:t>
      </w:r>
      <w:r w:rsidRPr="009A3944">
        <w:rPr>
          <w:rStyle w:val="HTMLTypewriter"/>
          <w:rFonts w:ascii="Times New Roman" w:hAnsi="Times New Roman" w:cs="Times New Roman"/>
          <w:sz w:val="24"/>
          <w:szCs w:val="24"/>
        </w:rPr>
        <w:t>public</w:t>
      </w:r>
      <w:r w:rsidRPr="009A3944">
        <w:t xml:space="preserve"> members of the base class become ________________ members of the derived class, and </w:t>
      </w:r>
      <w:r w:rsidRPr="009A3944">
        <w:rPr>
          <w:rStyle w:val="HTMLTypewriter"/>
          <w:rFonts w:ascii="Times New Roman" w:hAnsi="Times New Roman" w:cs="Times New Roman"/>
          <w:sz w:val="24"/>
          <w:szCs w:val="24"/>
        </w:rPr>
        <w:t>protected</w:t>
      </w:r>
      <w:r w:rsidRPr="009A3944">
        <w:t xml:space="preserve"> members of the base class become ________________ members of the derived class.</w:t>
      </w:r>
    </w:p>
    <w:p w:rsidR="003038D8" w:rsidRPr="009A3944" w:rsidRDefault="003038D8" w:rsidP="003038D8">
      <w:pPr>
        <w:pStyle w:val="doclist"/>
        <w:numPr>
          <w:ilvl w:val="0"/>
          <w:numId w:val="158"/>
        </w:numPr>
      </w:pPr>
      <w:r w:rsidRPr="009A3944">
        <w:t xml:space="preserve">When deriving a class from a base class with </w:t>
      </w:r>
      <w:r w:rsidRPr="009A3944">
        <w:rPr>
          <w:rStyle w:val="HTMLTypewriter"/>
          <w:rFonts w:ascii="Times New Roman" w:hAnsi="Times New Roman" w:cs="Times New Roman"/>
          <w:sz w:val="24"/>
          <w:szCs w:val="24"/>
        </w:rPr>
        <w:t>protected</w:t>
      </w:r>
      <w:r w:rsidRPr="009A3944">
        <w:t xml:space="preserve"> inheritance, </w:t>
      </w:r>
      <w:r w:rsidRPr="009A3944">
        <w:rPr>
          <w:rStyle w:val="HTMLTypewriter"/>
          <w:rFonts w:ascii="Times New Roman" w:hAnsi="Times New Roman" w:cs="Times New Roman"/>
          <w:sz w:val="24"/>
          <w:szCs w:val="24"/>
        </w:rPr>
        <w:t>public</w:t>
      </w:r>
      <w:r w:rsidRPr="009A3944">
        <w:t xml:space="preserve"> members of the base class become ________________ members of the derived class, and </w:t>
      </w:r>
      <w:r w:rsidRPr="009A3944">
        <w:rPr>
          <w:rStyle w:val="HTMLTypewriter"/>
          <w:rFonts w:ascii="Times New Roman" w:hAnsi="Times New Roman" w:cs="Times New Roman"/>
          <w:sz w:val="24"/>
          <w:szCs w:val="24"/>
        </w:rPr>
        <w:t>protected</w:t>
      </w:r>
      <w:r w:rsidRPr="009A3944">
        <w:t xml:space="preserve"> members of the base class become ________________ members of the derived class.</w:t>
      </w:r>
    </w:p>
    <w:p w:rsidR="003038D8" w:rsidRPr="009A3944" w:rsidRDefault="003038D8" w:rsidP="003038D8">
      <w:pPr>
        <w:pStyle w:val="doctext"/>
        <w:spacing w:after="0" w:afterAutospacing="0"/>
      </w:pPr>
      <w:r w:rsidRPr="009A3944">
        <w:t xml:space="preserve">State whether each of the following is </w:t>
      </w:r>
      <w:r w:rsidRPr="009A3944">
        <w:rPr>
          <w:rStyle w:val="docemphasis"/>
        </w:rPr>
        <w:t>true</w:t>
      </w:r>
      <w:r w:rsidRPr="009A3944">
        <w:t xml:space="preserve"> or </w:t>
      </w:r>
      <w:r w:rsidRPr="009A3944">
        <w:rPr>
          <w:rStyle w:val="docemphasis"/>
        </w:rPr>
        <w:t>false</w:t>
      </w:r>
      <w:r w:rsidRPr="009A3944">
        <w:t xml:space="preserve">. If </w:t>
      </w:r>
      <w:r w:rsidRPr="009A3944">
        <w:rPr>
          <w:rStyle w:val="docemphasis"/>
        </w:rPr>
        <w:t>false</w:t>
      </w:r>
      <w:r w:rsidRPr="009A3944">
        <w:t>, explain why.</w:t>
      </w:r>
    </w:p>
    <w:p w:rsidR="003038D8" w:rsidRPr="009A3944" w:rsidRDefault="003038D8" w:rsidP="003038D8">
      <w:pPr>
        <w:pStyle w:val="doclist"/>
        <w:numPr>
          <w:ilvl w:val="0"/>
          <w:numId w:val="159"/>
        </w:numPr>
        <w:spacing w:before="0" w:beforeAutospacing="0"/>
      </w:pPr>
      <w:r w:rsidRPr="009A3944">
        <w:t>Base-class constructors are not inherited by derived classes.</w:t>
      </w:r>
    </w:p>
    <w:p w:rsidR="003038D8" w:rsidRPr="009A3944" w:rsidRDefault="003038D8" w:rsidP="003038D8">
      <w:pPr>
        <w:pStyle w:val="doclist"/>
        <w:numPr>
          <w:ilvl w:val="0"/>
          <w:numId w:val="159"/>
        </w:numPr>
        <w:spacing w:before="0" w:beforeAutospacing="0"/>
      </w:pPr>
      <w:r w:rsidRPr="009A3944">
        <w:t xml:space="preserve">A </w:t>
      </w:r>
      <w:r w:rsidRPr="009A3944">
        <w:rPr>
          <w:rStyle w:val="docemphasis"/>
        </w:rPr>
        <w:t>has-a</w:t>
      </w:r>
      <w:r w:rsidRPr="009A3944">
        <w:t xml:space="preserve"> relationship is implemented via inheritance.</w:t>
      </w:r>
    </w:p>
    <w:p w:rsidR="003038D8" w:rsidRPr="009A3944" w:rsidRDefault="003038D8" w:rsidP="003038D8">
      <w:pPr>
        <w:pStyle w:val="doclist"/>
        <w:numPr>
          <w:ilvl w:val="0"/>
          <w:numId w:val="159"/>
        </w:numPr>
      </w:pPr>
      <w:r w:rsidRPr="009A3944">
        <w:t xml:space="preserve">A </w:t>
      </w:r>
      <w:r w:rsidRPr="009A3944">
        <w:rPr>
          <w:rStyle w:val="HTMLTypewriter"/>
          <w:rFonts w:ascii="Times New Roman" w:hAnsi="Times New Roman" w:cs="Times New Roman"/>
          <w:sz w:val="24"/>
          <w:szCs w:val="24"/>
        </w:rPr>
        <w:t>Car</w:t>
      </w:r>
      <w:r w:rsidRPr="009A3944">
        <w:t xml:space="preserve"> class has an </w:t>
      </w:r>
      <w:r w:rsidRPr="009A3944">
        <w:rPr>
          <w:rStyle w:val="docemphasis"/>
        </w:rPr>
        <w:t>is-a</w:t>
      </w:r>
      <w:r w:rsidRPr="009A3944">
        <w:t xml:space="preserve"> relationship with the </w:t>
      </w:r>
      <w:r w:rsidRPr="009A3944">
        <w:rPr>
          <w:rStyle w:val="HTMLTypewriter"/>
          <w:rFonts w:ascii="Times New Roman" w:hAnsi="Times New Roman" w:cs="Times New Roman"/>
          <w:sz w:val="24"/>
          <w:szCs w:val="24"/>
        </w:rPr>
        <w:t>SteeringWheel</w:t>
      </w:r>
      <w:r w:rsidRPr="009A3944">
        <w:t xml:space="preserve"> and </w:t>
      </w:r>
      <w:r w:rsidRPr="009A3944">
        <w:rPr>
          <w:rStyle w:val="HTMLTypewriter"/>
          <w:rFonts w:ascii="Times New Roman" w:hAnsi="Times New Roman" w:cs="Times New Roman"/>
          <w:sz w:val="24"/>
          <w:szCs w:val="24"/>
        </w:rPr>
        <w:t>Brakes</w:t>
      </w:r>
      <w:r w:rsidRPr="009A3944">
        <w:t xml:space="preserve"> classes.</w:t>
      </w:r>
    </w:p>
    <w:p w:rsidR="003038D8" w:rsidRPr="009A3944" w:rsidRDefault="003038D8" w:rsidP="003038D8">
      <w:pPr>
        <w:pStyle w:val="doclist"/>
        <w:numPr>
          <w:ilvl w:val="0"/>
          <w:numId w:val="159"/>
        </w:numPr>
      </w:pPr>
      <w:r w:rsidRPr="009A3944">
        <w:t>Inheritance encourages the reuse of proven high-quality software.</w:t>
      </w:r>
    </w:p>
    <w:p w:rsidR="003038D8" w:rsidRPr="009A3944" w:rsidRDefault="003038D8" w:rsidP="003038D8">
      <w:pPr>
        <w:pStyle w:val="doclist"/>
        <w:numPr>
          <w:ilvl w:val="0"/>
          <w:numId w:val="159"/>
        </w:numPr>
      </w:pPr>
      <w:r w:rsidRPr="009A3944">
        <w:t>When a derived-class object is destroyed, the destructors are called in the reverse order of the constructors.</w:t>
      </w:r>
    </w:p>
    <w:p w:rsidR="003038D8" w:rsidRPr="009A3944" w:rsidRDefault="003038D8" w:rsidP="003038D8">
      <w:pPr>
        <w:pStyle w:val="doctext"/>
        <w:spacing w:after="0" w:afterAutospacing="0"/>
      </w:pPr>
      <w:r w:rsidRPr="009A3944">
        <w:t>Multiple Choice:</w:t>
      </w:r>
    </w:p>
    <w:p w:rsidR="003038D8" w:rsidRPr="009A3944" w:rsidRDefault="003038D8" w:rsidP="003038D8">
      <w:pPr>
        <w:outlineLvl w:val="0"/>
        <w:rPr>
          <w:rFonts w:ascii="Times New Roman" w:hAnsi="Times New Roman" w:cs="Times New Roman"/>
          <w:sz w:val="24"/>
        </w:rPr>
      </w:pPr>
      <w:r w:rsidRPr="009A3944">
        <w:rPr>
          <w:rStyle w:val="basetext"/>
          <w:rFonts w:cs="Times New Roman"/>
        </w:rPr>
        <w:t>1. Select the false statement regarding inheritance.</w:t>
      </w:r>
    </w:p>
    <w:p w:rsidR="003038D8" w:rsidRPr="009A3944" w:rsidRDefault="003038D8" w:rsidP="003038D8">
      <w:pPr>
        <w:numPr>
          <w:ilvl w:val="0"/>
          <w:numId w:val="111"/>
        </w:numPr>
        <w:suppressAutoHyphens/>
        <w:rPr>
          <w:rStyle w:val="basetext"/>
          <w:rFonts w:cs="Times New Roman"/>
        </w:rPr>
      </w:pPr>
      <w:r w:rsidRPr="009A3944">
        <w:rPr>
          <w:rStyle w:val="basetext"/>
          <w:rFonts w:cs="Times New Roman"/>
        </w:rPr>
        <w:t>A derived class can contain more attributes and behaviors than its base class.</w:t>
      </w:r>
    </w:p>
    <w:p w:rsidR="003038D8" w:rsidRPr="009A3944" w:rsidRDefault="003038D8" w:rsidP="003038D8">
      <w:pPr>
        <w:numPr>
          <w:ilvl w:val="0"/>
          <w:numId w:val="111"/>
        </w:numPr>
        <w:suppressAutoHyphens/>
        <w:rPr>
          <w:rStyle w:val="basetext"/>
          <w:rFonts w:cs="Times New Roman"/>
        </w:rPr>
      </w:pPr>
      <w:r w:rsidRPr="009A3944">
        <w:rPr>
          <w:rStyle w:val="basetext"/>
          <w:rFonts w:cs="Times New Roman"/>
        </w:rPr>
        <w:t>A derived class can be the base class for other derived classes.</w:t>
      </w:r>
    </w:p>
    <w:p w:rsidR="003038D8" w:rsidRPr="009A3944" w:rsidRDefault="003038D8" w:rsidP="003038D8">
      <w:pPr>
        <w:numPr>
          <w:ilvl w:val="0"/>
          <w:numId w:val="111"/>
        </w:numPr>
        <w:suppressAutoHyphens/>
        <w:rPr>
          <w:rStyle w:val="basetext"/>
          <w:rFonts w:cs="Times New Roman"/>
        </w:rPr>
      </w:pPr>
      <w:r w:rsidRPr="009A3944">
        <w:rPr>
          <w:rStyle w:val="basetext"/>
          <w:rFonts w:cs="Times New Roman"/>
        </w:rPr>
        <w:t>Some derived classes can have multiple base classes.</w:t>
      </w:r>
    </w:p>
    <w:p w:rsidR="003038D8" w:rsidRPr="009A3944" w:rsidRDefault="003038D8" w:rsidP="003038D8">
      <w:pPr>
        <w:numPr>
          <w:ilvl w:val="0"/>
          <w:numId w:val="111"/>
        </w:numPr>
        <w:suppressAutoHyphens/>
        <w:rPr>
          <w:rStyle w:val="basetext"/>
          <w:rFonts w:cs="Times New Roman"/>
        </w:rPr>
      </w:pPr>
      <w:r w:rsidRPr="009A3944">
        <w:rPr>
          <w:rStyle w:val="basetext"/>
          <w:rFonts w:cs="Times New Roman"/>
        </w:rPr>
        <w:t>Base classes are usually more specific than derived classes.</w:t>
      </w:r>
    </w:p>
    <w:p w:rsidR="003038D8" w:rsidRPr="009A3944" w:rsidRDefault="003038D8" w:rsidP="003038D8">
      <w:pPr>
        <w:outlineLvl w:val="0"/>
        <w:rPr>
          <w:rFonts w:ascii="Times New Roman" w:hAnsi="Times New Roman" w:cs="Times New Roman"/>
          <w:sz w:val="24"/>
        </w:rPr>
      </w:pPr>
      <w:r w:rsidRPr="009A3944">
        <w:rPr>
          <w:rStyle w:val="basetext"/>
          <w:rFonts w:cs="Times New Roman"/>
        </w:rPr>
        <w:t>2. Which of the following is not a kind of inheritance in C++?</w:t>
      </w:r>
    </w:p>
    <w:p w:rsidR="003038D8" w:rsidRPr="009A3944" w:rsidRDefault="003038D8" w:rsidP="003038D8">
      <w:pPr>
        <w:numPr>
          <w:ilvl w:val="0"/>
          <w:numId w:val="160"/>
        </w:numPr>
        <w:suppressAutoHyphens/>
        <w:rPr>
          <w:rStyle w:val="basetext"/>
          <w:rFonts w:cs="Times New Roman"/>
        </w:rPr>
      </w:pPr>
      <w:r w:rsidRPr="009A3944">
        <w:rPr>
          <w:rStyle w:val="CDT"/>
          <w:rFonts w:ascii="Times New Roman" w:hAnsi="Times New Roman" w:cs="Times New Roman"/>
          <w:sz w:val="24"/>
        </w:rPr>
        <w:t>public</w:t>
      </w:r>
      <w:r w:rsidRPr="009A3944">
        <w:rPr>
          <w:rStyle w:val="basetext"/>
          <w:rFonts w:cs="Times New Roman"/>
        </w:rPr>
        <w:t>.</w:t>
      </w:r>
    </w:p>
    <w:p w:rsidR="003038D8" w:rsidRPr="009A3944" w:rsidRDefault="003038D8" w:rsidP="003038D8">
      <w:pPr>
        <w:numPr>
          <w:ilvl w:val="0"/>
          <w:numId w:val="160"/>
        </w:numPr>
        <w:suppressAutoHyphens/>
        <w:rPr>
          <w:rStyle w:val="basetext"/>
          <w:rFonts w:cs="Times New Roman"/>
        </w:rPr>
      </w:pPr>
      <w:r w:rsidRPr="009A3944">
        <w:rPr>
          <w:rStyle w:val="CDT"/>
          <w:rFonts w:ascii="Times New Roman" w:hAnsi="Times New Roman" w:cs="Times New Roman"/>
          <w:sz w:val="24"/>
        </w:rPr>
        <w:t>private</w:t>
      </w:r>
      <w:r w:rsidRPr="009A3944">
        <w:rPr>
          <w:rStyle w:val="basetext"/>
          <w:rFonts w:cs="Times New Roman"/>
        </w:rPr>
        <w:t>.</w:t>
      </w:r>
    </w:p>
    <w:p w:rsidR="003038D8" w:rsidRPr="009A3944" w:rsidRDefault="003038D8" w:rsidP="003038D8">
      <w:pPr>
        <w:numPr>
          <w:ilvl w:val="0"/>
          <w:numId w:val="160"/>
        </w:numPr>
        <w:suppressAutoHyphens/>
        <w:rPr>
          <w:rStyle w:val="basetext"/>
          <w:rFonts w:cs="Times New Roman"/>
        </w:rPr>
      </w:pPr>
      <w:r w:rsidRPr="009A3944">
        <w:rPr>
          <w:rStyle w:val="CDT"/>
          <w:rFonts w:ascii="Times New Roman" w:hAnsi="Times New Roman" w:cs="Times New Roman"/>
          <w:sz w:val="24"/>
        </w:rPr>
        <w:t>static</w:t>
      </w:r>
      <w:r w:rsidRPr="009A3944">
        <w:rPr>
          <w:rStyle w:val="basetext"/>
          <w:rFonts w:cs="Times New Roman"/>
        </w:rPr>
        <w:t>.</w:t>
      </w:r>
    </w:p>
    <w:p w:rsidR="003038D8" w:rsidRPr="009A3944" w:rsidRDefault="003038D8" w:rsidP="003038D8">
      <w:pPr>
        <w:numPr>
          <w:ilvl w:val="0"/>
          <w:numId w:val="160"/>
        </w:numPr>
        <w:suppressAutoHyphens/>
        <w:rPr>
          <w:rStyle w:val="basetext"/>
          <w:rFonts w:cs="Times New Roman"/>
        </w:rPr>
      </w:pPr>
      <w:r w:rsidRPr="009A3944">
        <w:rPr>
          <w:rStyle w:val="CDT"/>
          <w:rFonts w:ascii="Times New Roman" w:hAnsi="Times New Roman" w:cs="Times New Roman"/>
          <w:sz w:val="24"/>
        </w:rPr>
        <w:t>protected</w:t>
      </w:r>
      <w:r w:rsidRPr="009A3944">
        <w:rPr>
          <w:rStyle w:val="basetext"/>
          <w:rFonts w:cs="Times New Roman"/>
        </w:rPr>
        <w:t>.</w:t>
      </w:r>
      <w:r w:rsidRPr="009A3944">
        <w:rPr>
          <w:rStyle w:val="basetext"/>
          <w:rFonts w:cs="Times New Roman"/>
        </w:rPr>
        <w:tab/>
      </w:r>
    </w:p>
    <w:p w:rsidR="003038D8" w:rsidRPr="009A3944" w:rsidRDefault="003038D8" w:rsidP="003038D8">
      <w:pPr>
        <w:outlineLvl w:val="0"/>
        <w:rPr>
          <w:rFonts w:ascii="Times New Roman" w:hAnsi="Times New Roman" w:cs="Times New Roman"/>
          <w:sz w:val="24"/>
        </w:rPr>
      </w:pPr>
      <w:r w:rsidRPr="009A3944">
        <w:rPr>
          <w:rStyle w:val="basetext"/>
          <w:rFonts w:cs="Times New Roman"/>
        </w:rPr>
        <w:t>3. The is-a relationship represents.</w:t>
      </w:r>
    </w:p>
    <w:p w:rsidR="003038D8" w:rsidRPr="009A3944" w:rsidRDefault="003038D8" w:rsidP="003038D8">
      <w:pPr>
        <w:numPr>
          <w:ilvl w:val="0"/>
          <w:numId w:val="161"/>
        </w:numPr>
        <w:suppressAutoHyphens/>
        <w:rPr>
          <w:rStyle w:val="basetext"/>
          <w:rFonts w:cs="Times New Roman"/>
        </w:rPr>
      </w:pPr>
      <w:r w:rsidRPr="009A3944">
        <w:rPr>
          <w:rStyle w:val="basetext"/>
          <w:rFonts w:cs="Times New Roman"/>
        </w:rPr>
        <w:t>Composition.</w:t>
      </w:r>
    </w:p>
    <w:p w:rsidR="003038D8" w:rsidRPr="009A3944" w:rsidRDefault="003038D8" w:rsidP="003038D8">
      <w:pPr>
        <w:numPr>
          <w:ilvl w:val="0"/>
          <w:numId w:val="161"/>
        </w:numPr>
        <w:suppressAutoHyphens/>
        <w:rPr>
          <w:rStyle w:val="basetext"/>
          <w:rFonts w:cs="Times New Roman"/>
        </w:rPr>
      </w:pPr>
      <w:r w:rsidRPr="009A3944">
        <w:rPr>
          <w:rStyle w:val="basetext"/>
          <w:rFonts w:cs="Times New Roman"/>
        </w:rPr>
        <w:t>Inheritance.</w:t>
      </w:r>
    </w:p>
    <w:p w:rsidR="003038D8" w:rsidRPr="009A3944" w:rsidRDefault="003038D8" w:rsidP="003038D8">
      <w:pPr>
        <w:numPr>
          <w:ilvl w:val="0"/>
          <w:numId w:val="161"/>
        </w:numPr>
        <w:suppressAutoHyphens/>
        <w:rPr>
          <w:rStyle w:val="basetext"/>
          <w:rFonts w:cs="Times New Roman"/>
        </w:rPr>
      </w:pPr>
      <w:r w:rsidRPr="009A3944">
        <w:rPr>
          <w:rStyle w:val="basetext"/>
          <w:rFonts w:cs="Times New Roman"/>
        </w:rPr>
        <w:t>Information Hiding.</w:t>
      </w:r>
    </w:p>
    <w:p w:rsidR="003038D8" w:rsidRPr="009A3944" w:rsidRDefault="003038D8" w:rsidP="003038D8">
      <w:pPr>
        <w:numPr>
          <w:ilvl w:val="0"/>
          <w:numId w:val="161"/>
        </w:numPr>
        <w:suppressAutoHyphens/>
        <w:rPr>
          <w:rStyle w:val="basetext"/>
          <w:rFonts w:cs="Times New Roman"/>
        </w:rPr>
      </w:pPr>
      <w:r w:rsidRPr="009A3944">
        <w:rPr>
          <w:rStyle w:val="basetext"/>
          <w:rFonts w:cs="Times New Roman"/>
        </w:rPr>
        <w:t>A friend.</w:t>
      </w:r>
    </w:p>
    <w:p w:rsidR="003038D8" w:rsidRPr="009A3944" w:rsidRDefault="003038D8" w:rsidP="003038D8">
      <w:pPr>
        <w:outlineLvl w:val="0"/>
        <w:rPr>
          <w:rStyle w:val="basetext"/>
          <w:rFonts w:cs="Times New Roman"/>
        </w:rPr>
      </w:pPr>
      <w:r w:rsidRPr="009A3944">
        <w:rPr>
          <w:rStyle w:val="basetext"/>
          <w:rFonts w:cs="Times New Roman"/>
        </w:rPr>
        <w:t>4. Which of the following is most likely a base class of the other three?</w:t>
      </w:r>
    </w:p>
    <w:p w:rsidR="003038D8" w:rsidRPr="009A3944" w:rsidRDefault="003038D8" w:rsidP="003038D8">
      <w:pPr>
        <w:numPr>
          <w:ilvl w:val="0"/>
          <w:numId w:val="162"/>
        </w:numPr>
        <w:suppressAutoHyphens/>
        <w:rPr>
          <w:rStyle w:val="basetext"/>
          <w:rFonts w:cs="Times New Roman"/>
        </w:rPr>
      </w:pPr>
      <w:r w:rsidRPr="009A3944">
        <w:rPr>
          <w:rStyle w:val="CDT"/>
          <w:rFonts w:ascii="Times New Roman" w:hAnsi="Times New Roman" w:cs="Times New Roman"/>
          <w:sz w:val="24"/>
        </w:rPr>
        <w:t>automobile</w:t>
      </w:r>
      <w:r w:rsidRPr="009A3944">
        <w:rPr>
          <w:rStyle w:val="basetext"/>
          <w:rFonts w:cs="Times New Roman"/>
        </w:rPr>
        <w:t>.</w:t>
      </w:r>
    </w:p>
    <w:p w:rsidR="003038D8" w:rsidRPr="009A3944" w:rsidRDefault="003038D8" w:rsidP="003038D8">
      <w:pPr>
        <w:numPr>
          <w:ilvl w:val="0"/>
          <w:numId w:val="162"/>
        </w:numPr>
        <w:suppressAutoHyphens/>
        <w:rPr>
          <w:rStyle w:val="basetext"/>
          <w:rFonts w:cs="Times New Roman"/>
        </w:rPr>
      </w:pPr>
      <w:r w:rsidRPr="009A3944">
        <w:rPr>
          <w:rStyle w:val="CDT"/>
          <w:rFonts w:ascii="Times New Roman" w:hAnsi="Times New Roman" w:cs="Times New Roman"/>
          <w:sz w:val="24"/>
        </w:rPr>
        <w:t>convertible</w:t>
      </w:r>
      <w:r w:rsidRPr="009A3944">
        <w:rPr>
          <w:rStyle w:val="basetext"/>
          <w:rFonts w:cs="Times New Roman"/>
        </w:rPr>
        <w:t>.</w:t>
      </w:r>
    </w:p>
    <w:p w:rsidR="003038D8" w:rsidRPr="009A3944" w:rsidRDefault="003038D8" w:rsidP="003038D8">
      <w:pPr>
        <w:numPr>
          <w:ilvl w:val="0"/>
          <w:numId w:val="162"/>
        </w:numPr>
        <w:suppressAutoHyphens/>
        <w:rPr>
          <w:rStyle w:val="basetext"/>
          <w:rFonts w:cs="Times New Roman"/>
        </w:rPr>
      </w:pPr>
      <w:r w:rsidRPr="009A3944">
        <w:rPr>
          <w:rStyle w:val="CDT"/>
          <w:rFonts w:ascii="Times New Roman" w:hAnsi="Times New Roman" w:cs="Times New Roman"/>
          <w:sz w:val="24"/>
        </w:rPr>
        <w:t>miniVan</w:t>
      </w:r>
      <w:r w:rsidRPr="009A3944">
        <w:rPr>
          <w:rStyle w:val="basetext"/>
          <w:rFonts w:cs="Times New Roman"/>
        </w:rPr>
        <w:t>.</w:t>
      </w:r>
    </w:p>
    <w:p w:rsidR="003038D8" w:rsidRPr="009A3944" w:rsidRDefault="003038D8" w:rsidP="003038D8">
      <w:pPr>
        <w:numPr>
          <w:ilvl w:val="0"/>
          <w:numId w:val="162"/>
        </w:numPr>
        <w:suppressAutoHyphens/>
        <w:rPr>
          <w:rStyle w:val="basetext"/>
          <w:rFonts w:cs="Times New Roman"/>
        </w:rPr>
      </w:pPr>
      <w:r w:rsidRPr="009A3944">
        <w:rPr>
          <w:rStyle w:val="CDT"/>
          <w:rFonts w:ascii="Times New Roman" w:hAnsi="Times New Roman" w:cs="Times New Roman"/>
          <w:sz w:val="24"/>
        </w:rPr>
        <w:t>sedan</w:t>
      </w:r>
      <w:r w:rsidRPr="009A3944">
        <w:rPr>
          <w:rStyle w:val="basetext"/>
          <w:rFonts w:cs="Times New Roman"/>
        </w:rPr>
        <w:t>.</w:t>
      </w:r>
    </w:p>
    <w:p w:rsidR="003038D8" w:rsidRPr="009A3944" w:rsidRDefault="003038D8" w:rsidP="003038D8">
      <w:pPr>
        <w:outlineLvl w:val="0"/>
        <w:rPr>
          <w:rFonts w:ascii="Times New Roman" w:hAnsi="Times New Roman" w:cs="Times New Roman"/>
          <w:sz w:val="24"/>
        </w:rPr>
      </w:pPr>
      <w:r w:rsidRPr="009A3944">
        <w:rPr>
          <w:rStyle w:val="basetext"/>
          <w:rFonts w:cs="Times New Roman"/>
        </w:rPr>
        <w:t>5. Which of the following is not a good example of a hierarchy likely to be modeled by inheritance</w:t>
      </w:r>
      <w:r w:rsidRPr="009A3944">
        <w:rPr>
          <w:rFonts w:ascii="Times New Roman" w:hAnsi="Times New Roman" w:cs="Times New Roman"/>
          <w:sz w:val="24"/>
        </w:rPr>
        <w:t>?</w:t>
      </w:r>
    </w:p>
    <w:p w:rsidR="003038D8" w:rsidRPr="009A3944" w:rsidRDefault="003038D8" w:rsidP="003038D8">
      <w:pPr>
        <w:numPr>
          <w:ilvl w:val="0"/>
          <w:numId w:val="163"/>
        </w:numPr>
        <w:suppressAutoHyphens/>
        <w:rPr>
          <w:rStyle w:val="basetext"/>
          <w:rFonts w:cs="Times New Roman"/>
        </w:rPr>
      </w:pPr>
      <w:r w:rsidRPr="009A3944">
        <w:rPr>
          <w:rStyle w:val="basetext"/>
          <w:rFonts w:cs="Times New Roman"/>
        </w:rPr>
        <w:t>Airplanes.</w:t>
      </w:r>
    </w:p>
    <w:p w:rsidR="003038D8" w:rsidRPr="009A3944" w:rsidRDefault="003038D8" w:rsidP="003038D8">
      <w:pPr>
        <w:numPr>
          <w:ilvl w:val="0"/>
          <w:numId w:val="163"/>
        </w:numPr>
        <w:suppressAutoHyphens/>
        <w:rPr>
          <w:rStyle w:val="basetext"/>
          <w:rFonts w:cs="Times New Roman"/>
        </w:rPr>
      </w:pPr>
      <w:r w:rsidRPr="009A3944">
        <w:rPr>
          <w:rStyle w:val="basetext"/>
          <w:rFonts w:cs="Times New Roman"/>
        </w:rPr>
        <w:t>Geometric shapes.</w:t>
      </w:r>
    </w:p>
    <w:p w:rsidR="003038D8" w:rsidRPr="009A3944" w:rsidRDefault="003038D8" w:rsidP="003038D8">
      <w:pPr>
        <w:numPr>
          <w:ilvl w:val="0"/>
          <w:numId w:val="163"/>
        </w:numPr>
        <w:suppressAutoHyphens/>
        <w:rPr>
          <w:rStyle w:val="basetext"/>
          <w:rFonts w:cs="Times New Roman"/>
        </w:rPr>
      </w:pPr>
      <w:r w:rsidRPr="009A3944">
        <w:rPr>
          <w:rStyle w:val="basetext"/>
          <w:rFonts w:cs="Times New Roman"/>
        </w:rPr>
        <w:t>Animals.</w:t>
      </w:r>
    </w:p>
    <w:p w:rsidR="003038D8" w:rsidRPr="009A3944" w:rsidRDefault="003038D8" w:rsidP="003038D8">
      <w:pPr>
        <w:numPr>
          <w:ilvl w:val="0"/>
          <w:numId w:val="163"/>
        </w:numPr>
        <w:suppressAutoHyphens/>
        <w:rPr>
          <w:rStyle w:val="basetext"/>
          <w:rFonts w:cs="Times New Roman"/>
        </w:rPr>
      </w:pPr>
      <w:r w:rsidRPr="009A3944">
        <w:rPr>
          <w:rStyle w:val="basetext"/>
          <w:rFonts w:cs="Times New Roman"/>
        </w:rPr>
        <w:t>Prime numbers.</w:t>
      </w:r>
    </w:p>
    <w:p w:rsidR="003038D8" w:rsidRPr="009A3944" w:rsidRDefault="003038D8" w:rsidP="003038D8">
      <w:pPr>
        <w:outlineLvl w:val="0"/>
        <w:rPr>
          <w:rFonts w:ascii="Times New Roman" w:hAnsi="Times New Roman" w:cs="Times New Roman"/>
          <w:sz w:val="24"/>
        </w:rPr>
      </w:pPr>
      <w:r w:rsidRPr="009A3944">
        <w:rPr>
          <w:rStyle w:val="basetext"/>
          <w:rFonts w:cs="Times New Roman"/>
        </w:rPr>
        <w:t xml:space="preserve">6. To declare class </w:t>
      </w:r>
      <w:r w:rsidRPr="009A3944">
        <w:rPr>
          <w:rStyle w:val="CDT"/>
          <w:rFonts w:ascii="Times New Roman" w:hAnsi="Times New Roman" w:cs="Times New Roman"/>
          <w:sz w:val="24"/>
        </w:rPr>
        <w:t>subClass</w:t>
      </w:r>
      <w:r w:rsidRPr="009A3944">
        <w:rPr>
          <w:rStyle w:val="basetext"/>
          <w:rFonts w:cs="Times New Roman"/>
        </w:rPr>
        <w:t xml:space="preserve"> a </w:t>
      </w:r>
      <w:r w:rsidRPr="009A3944">
        <w:rPr>
          <w:rStyle w:val="CDT"/>
          <w:rFonts w:ascii="Times New Roman" w:hAnsi="Times New Roman" w:cs="Times New Roman"/>
          <w:sz w:val="24"/>
        </w:rPr>
        <w:t>private</w:t>
      </w:r>
      <w:r w:rsidRPr="009A3944">
        <w:rPr>
          <w:rStyle w:val="basetext"/>
          <w:rFonts w:cs="Times New Roman"/>
        </w:rPr>
        <w:t xml:space="preserve">ly derived class of </w:t>
      </w:r>
      <w:r w:rsidRPr="009A3944">
        <w:rPr>
          <w:rStyle w:val="CDT"/>
          <w:rFonts w:ascii="Times New Roman" w:hAnsi="Times New Roman" w:cs="Times New Roman"/>
          <w:sz w:val="24"/>
        </w:rPr>
        <w:t>superClass</w:t>
      </w:r>
      <w:r w:rsidRPr="009A3944">
        <w:rPr>
          <w:rStyle w:val="basetext"/>
          <w:rFonts w:cs="Times New Roman"/>
        </w:rPr>
        <w:t xml:space="preserve"> one would write</w:t>
      </w:r>
      <w:r w:rsidRPr="009A3944">
        <w:rPr>
          <w:rFonts w:ascii="Times New Roman" w:hAnsi="Times New Roman" w:cs="Times New Roman"/>
          <w:sz w:val="24"/>
        </w:rPr>
        <w:t>:</w:t>
      </w:r>
    </w:p>
    <w:p w:rsidR="003038D8" w:rsidRPr="009A3944" w:rsidRDefault="003038D8" w:rsidP="003038D8">
      <w:pPr>
        <w:numPr>
          <w:ilvl w:val="0"/>
          <w:numId w:val="164"/>
        </w:numPr>
        <w:suppressAutoHyphens/>
        <w:rPr>
          <w:rStyle w:val="basetext"/>
          <w:rFonts w:cs="Times New Roman"/>
        </w:rPr>
      </w:pPr>
      <w:r w:rsidRPr="009A3944">
        <w:rPr>
          <w:rStyle w:val="CDT"/>
          <w:rFonts w:ascii="Times New Roman" w:hAnsi="Times New Roman" w:cs="Times New Roman"/>
          <w:sz w:val="24"/>
        </w:rPr>
        <w:t>class subclass : private superClass</w:t>
      </w:r>
    </w:p>
    <w:p w:rsidR="003038D8" w:rsidRPr="009A3944" w:rsidRDefault="003038D8" w:rsidP="003038D8">
      <w:pPr>
        <w:numPr>
          <w:ilvl w:val="0"/>
          <w:numId w:val="164"/>
        </w:numPr>
        <w:suppressAutoHyphens/>
        <w:rPr>
          <w:rStyle w:val="basetext"/>
          <w:rFonts w:cs="Times New Roman"/>
        </w:rPr>
      </w:pPr>
      <w:r w:rsidRPr="009A3944">
        <w:rPr>
          <w:rStyle w:val="CDT"/>
          <w:rFonts w:ascii="Times New Roman" w:hAnsi="Times New Roman" w:cs="Times New Roman"/>
          <w:sz w:val="24"/>
        </w:rPr>
        <w:t>class subclass :: private superClass</w:t>
      </w:r>
    </w:p>
    <w:p w:rsidR="003038D8" w:rsidRPr="009A3944" w:rsidRDefault="003038D8" w:rsidP="003038D8">
      <w:pPr>
        <w:numPr>
          <w:ilvl w:val="0"/>
          <w:numId w:val="164"/>
        </w:numPr>
        <w:suppressAutoHyphens/>
        <w:rPr>
          <w:rStyle w:val="basetext"/>
          <w:rFonts w:cs="Times New Roman"/>
        </w:rPr>
      </w:pPr>
      <w:r w:rsidRPr="009A3944">
        <w:rPr>
          <w:rStyle w:val="CDT"/>
          <w:rFonts w:ascii="Times New Roman" w:hAnsi="Times New Roman" w:cs="Times New Roman"/>
          <w:sz w:val="24"/>
        </w:rPr>
        <w:t>class subclass &lt; private superClass &gt;</w:t>
      </w:r>
    </w:p>
    <w:p w:rsidR="003038D8" w:rsidRPr="009A3944" w:rsidRDefault="003038D8" w:rsidP="003038D8">
      <w:pPr>
        <w:numPr>
          <w:ilvl w:val="0"/>
          <w:numId w:val="164"/>
        </w:numPr>
        <w:suppressAutoHyphens/>
        <w:rPr>
          <w:rStyle w:val="basetext"/>
          <w:rFonts w:cs="Times New Roman"/>
        </w:rPr>
      </w:pPr>
      <w:r w:rsidRPr="009A3944">
        <w:rPr>
          <w:rStyle w:val="CDT"/>
          <w:rFonts w:ascii="Times New Roman" w:hAnsi="Times New Roman" w:cs="Times New Roman"/>
          <w:sz w:val="24"/>
        </w:rPr>
        <w:t>class subclass inherits private superClass</w:t>
      </w:r>
    </w:p>
    <w:p w:rsidR="003038D8" w:rsidRPr="009A3944" w:rsidRDefault="003038D8" w:rsidP="003038D8">
      <w:pPr>
        <w:outlineLvl w:val="0"/>
        <w:rPr>
          <w:rStyle w:val="basetext"/>
          <w:rFonts w:cs="Times New Roman"/>
        </w:rPr>
      </w:pPr>
      <w:r w:rsidRPr="009A3944">
        <w:rPr>
          <w:rStyle w:val="basetext"/>
          <w:rFonts w:cs="Times New Roman"/>
        </w:rPr>
        <w:t>7. From most restrictive to least restrictive, the access modifiers are</w:t>
      </w:r>
      <w:r w:rsidRPr="009A3944">
        <w:rPr>
          <w:rFonts w:ascii="Times New Roman" w:hAnsi="Times New Roman" w:cs="Times New Roman"/>
          <w:sz w:val="24"/>
        </w:rPr>
        <w:t>:</w:t>
      </w:r>
    </w:p>
    <w:p w:rsidR="003038D8" w:rsidRPr="009A3944" w:rsidRDefault="003038D8" w:rsidP="003038D8">
      <w:pPr>
        <w:numPr>
          <w:ilvl w:val="0"/>
          <w:numId w:val="165"/>
        </w:numPr>
        <w:suppressAutoHyphens/>
        <w:rPr>
          <w:rStyle w:val="basetext"/>
          <w:rFonts w:cs="Times New Roman"/>
        </w:rPr>
      </w:pPr>
      <w:r w:rsidRPr="009A3944">
        <w:rPr>
          <w:rFonts w:ascii="Times New Roman" w:hAnsi="Times New Roman" w:cs="Times New Roman"/>
          <w:sz w:val="24"/>
        </w:rPr>
        <w:t xml:space="preserve"> </w:t>
      </w:r>
      <w:r w:rsidRPr="009A3944">
        <w:rPr>
          <w:rStyle w:val="CDT"/>
          <w:rFonts w:ascii="Times New Roman" w:hAnsi="Times New Roman" w:cs="Times New Roman"/>
          <w:sz w:val="24"/>
        </w:rPr>
        <w:t>protected</w:t>
      </w:r>
      <w:r w:rsidRPr="009A3944">
        <w:rPr>
          <w:rFonts w:ascii="Times New Roman" w:hAnsi="Times New Roman" w:cs="Times New Roman"/>
          <w:sz w:val="24"/>
        </w:rPr>
        <w:t xml:space="preserve">, </w:t>
      </w:r>
      <w:r w:rsidRPr="009A3944">
        <w:rPr>
          <w:rStyle w:val="CDT"/>
          <w:rFonts w:ascii="Times New Roman" w:hAnsi="Times New Roman" w:cs="Times New Roman"/>
          <w:sz w:val="24"/>
        </w:rPr>
        <w:t>private</w:t>
      </w:r>
      <w:r w:rsidRPr="009A3944">
        <w:rPr>
          <w:rFonts w:ascii="Times New Roman" w:hAnsi="Times New Roman" w:cs="Times New Roman"/>
          <w:sz w:val="24"/>
        </w:rPr>
        <w:t xml:space="preserve">, </w:t>
      </w:r>
      <w:r w:rsidRPr="009A3944">
        <w:rPr>
          <w:rStyle w:val="CDT"/>
          <w:rFonts w:ascii="Times New Roman" w:hAnsi="Times New Roman" w:cs="Times New Roman"/>
          <w:sz w:val="24"/>
        </w:rPr>
        <w:t>public</w:t>
      </w:r>
    </w:p>
    <w:p w:rsidR="003038D8" w:rsidRPr="009A3944" w:rsidRDefault="003038D8" w:rsidP="003038D8">
      <w:pPr>
        <w:numPr>
          <w:ilvl w:val="0"/>
          <w:numId w:val="165"/>
        </w:numPr>
        <w:suppressAutoHyphens/>
        <w:rPr>
          <w:rStyle w:val="basetext"/>
          <w:rFonts w:cs="Times New Roman"/>
        </w:rPr>
      </w:pPr>
      <w:r w:rsidRPr="009A3944">
        <w:rPr>
          <w:rStyle w:val="basetext"/>
          <w:rFonts w:cs="Times New Roman"/>
        </w:rPr>
        <w:t xml:space="preserve"> </w:t>
      </w:r>
      <w:r w:rsidRPr="009A3944">
        <w:rPr>
          <w:rStyle w:val="CDT"/>
          <w:rFonts w:ascii="Times New Roman" w:hAnsi="Times New Roman" w:cs="Times New Roman"/>
          <w:sz w:val="24"/>
        </w:rPr>
        <w:t>private</w:t>
      </w:r>
      <w:r w:rsidRPr="009A3944">
        <w:rPr>
          <w:rFonts w:ascii="Times New Roman" w:hAnsi="Times New Roman" w:cs="Times New Roman"/>
          <w:sz w:val="24"/>
        </w:rPr>
        <w:t xml:space="preserve">, </w:t>
      </w:r>
      <w:r w:rsidRPr="009A3944">
        <w:rPr>
          <w:rStyle w:val="CDT"/>
          <w:rFonts w:ascii="Times New Roman" w:hAnsi="Times New Roman" w:cs="Times New Roman"/>
          <w:sz w:val="24"/>
        </w:rPr>
        <w:t>protected</w:t>
      </w:r>
      <w:r w:rsidRPr="009A3944">
        <w:rPr>
          <w:rFonts w:ascii="Times New Roman" w:hAnsi="Times New Roman" w:cs="Times New Roman"/>
          <w:sz w:val="24"/>
        </w:rPr>
        <w:t xml:space="preserve">, </w:t>
      </w:r>
      <w:r w:rsidRPr="009A3944">
        <w:rPr>
          <w:rStyle w:val="CDT"/>
          <w:rFonts w:ascii="Times New Roman" w:hAnsi="Times New Roman" w:cs="Times New Roman"/>
          <w:sz w:val="24"/>
        </w:rPr>
        <w:t>public</w:t>
      </w:r>
    </w:p>
    <w:p w:rsidR="003038D8" w:rsidRPr="009A3944" w:rsidRDefault="003038D8" w:rsidP="003038D8">
      <w:pPr>
        <w:numPr>
          <w:ilvl w:val="0"/>
          <w:numId w:val="165"/>
        </w:numPr>
        <w:suppressAutoHyphens/>
        <w:rPr>
          <w:rStyle w:val="basetext"/>
          <w:rFonts w:cs="Times New Roman"/>
        </w:rPr>
      </w:pPr>
      <w:r w:rsidRPr="009A3944">
        <w:rPr>
          <w:rFonts w:ascii="Times New Roman" w:hAnsi="Times New Roman" w:cs="Times New Roman"/>
          <w:sz w:val="24"/>
        </w:rPr>
        <w:t xml:space="preserve"> </w:t>
      </w:r>
      <w:r w:rsidRPr="009A3944">
        <w:rPr>
          <w:rStyle w:val="CDT"/>
          <w:rFonts w:ascii="Times New Roman" w:hAnsi="Times New Roman" w:cs="Times New Roman"/>
          <w:sz w:val="24"/>
        </w:rPr>
        <w:t>private</w:t>
      </w:r>
      <w:r w:rsidRPr="009A3944">
        <w:rPr>
          <w:rFonts w:ascii="Times New Roman" w:hAnsi="Times New Roman" w:cs="Times New Roman"/>
          <w:sz w:val="24"/>
        </w:rPr>
        <w:t xml:space="preserve">, </w:t>
      </w:r>
      <w:r w:rsidRPr="009A3944">
        <w:rPr>
          <w:rStyle w:val="CDT"/>
          <w:rFonts w:ascii="Times New Roman" w:hAnsi="Times New Roman" w:cs="Times New Roman"/>
          <w:sz w:val="24"/>
        </w:rPr>
        <w:t>public</w:t>
      </w:r>
      <w:r w:rsidRPr="009A3944">
        <w:rPr>
          <w:rFonts w:ascii="Times New Roman" w:hAnsi="Times New Roman" w:cs="Times New Roman"/>
          <w:sz w:val="24"/>
        </w:rPr>
        <w:t xml:space="preserve">, </w:t>
      </w:r>
      <w:r w:rsidRPr="009A3944">
        <w:rPr>
          <w:rStyle w:val="CDT"/>
          <w:rFonts w:ascii="Times New Roman" w:hAnsi="Times New Roman" w:cs="Times New Roman"/>
          <w:sz w:val="24"/>
        </w:rPr>
        <w:t>protected</w:t>
      </w:r>
    </w:p>
    <w:p w:rsidR="003038D8" w:rsidRPr="009A3944" w:rsidRDefault="003038D8" w:rsidP="003038D8">
      <w:pPr>
        <w:numPr>
          <w:ilvl w:val="0"/>
          <w:numId w:val="165"/>
        </w:numPr>
        <w:suppressAutoHyphens/>
        <w:rPr>
          <w:rStyle w:val="basetext"/>
          <w:rFonts w:cs="Times New Roman"/>
        </w:rPr>
      </w:pPr>
      <w:r w:rsidRPr="009A3944">
        <w:rPr>
          <w:rFonts w:ascii="Times New Roman" w:hAnsi="Times New Roman" w:cs="Times New Roman"/>
          <w:sz w:val="24"/>
        </w:rPr>
        <w:t xml:space="preserve"> </w:t>
      </w:r>
      <w:r w:rsidRPr="009A3944">
        <w:rPr>
          <w:rStyle w:val="CDT"/>
          <w:rFonts w:ascii="Times New Roman" w:hAnsi="Times New Roman" w:cs="Times New Roman"/>
          <w:sz w:val="24"/>
        </w:rPr>
        <w:t>protected</w:t>
      </w:r>
      <w:r w:rsidRPr="009A3944">
        <w:rPr>
          <w:rFonts w:ascii="Times New Roman" w:hAnsi="Times New Roman" w:cs="Times New Roman"/>
          <w:sz w:val="24"/>
        </w:rPr>
        <w:t xml:space="preserve">, </w:t>
      </w:r>
      <w:r w:rsidRPr="009A3944">
        <w:rPr>
          <w:rStyle w:val="CDT"/>
          <w:rFonts w:ascii="Times New Roman" w:hAnsi="Times New Roman" w:cs="Times New Roman"/>
          <w:sz w:val="24"/>
        </w:rPr>
        <w:t>public</w:t>
      </w:r>
      <w:r w:rsidRPr="009A3944">
        <w:rPr>
          <w:rFonts w:ascii="Times New Roman" w:hAnsi="Times New Roman" w:cs="Times New Roman"/>
          <w:sz w:val="24"/>
        </w:rPr>
        <w:t xml:space="preserve">, </w:t>
      </w:r>
      <w:r w:rsidRPr="009A3944">
        <w:rPr>
          <w:rStyle w:val="CDT"/>
          <w:rFonts w:ascii="Times New Roman" w:hAnsi="Times New Roman" w:cs="Times New Roman"/>
          <w:sz w:val="24"/>
        </w:rPr>
        <w:t>private</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jc w:val="both"/>
        <w:rPr>
          <w:rStyle w:val="basetext"/>
          <w:rFonts w:cs="Times New Roman"/>
          <w:color w:val="auto"/>
        </w:rPr>
      </w:pPr>
      <w:r w:rsidRPr="009A3944">
        <w:rPr>
          <w:rStyle w:val="basetext"/>
          <w:rFonts w:cs="Times New Roman"/>
          <w:bCs/>
          <w:noProof w:val="0"/>
          <w:color w:val="auto"/>
        </w:rPr>
        <w:t>8.</w:t>
      </w:r>
      <w:r w:rsidRPr="009A3944">
        <w:rPr>
          <w:rStyle w:val="basetext"/>
          <w:rFonts w:cs="Times New Roman"/>
          <w:color w:val="auto"/>
        </w:rPr>
        <w:t xml:space="preserve"> </w:t>
      </w:r>
      <w:r w:rsidRPr="009A3944">
        <w:rPr>
          <w:rStyle w:val="basetext"/>
          <w:rFonts w:cs="Times New Roman"/>
          <w:bCs/>
          <w:noProof w:val="0"/>
          <w:color w:val="auto"/>
        </w:rPr>
        <w:t>Assuming the following is the beginning of the constructor definition for class BasePlus-CommissionEmployee which inherits from class Point,</w:t>
      </w:r>
    </w:p>
    <w:p w:rsidR="003038D8" w:rsidRPr="009A3944" w:rsidRDefault="003038D8" w:rsidP="003038D8">
      <w:pPr>
        <w:pStyle w:val="CDTS1"/>
        <w:spacing w:line="200" w:lineRule="atLeast"/>
        <w:ind w:left="360"/>
        <w:rPr>
          <w:rStyle w:val="CDT"/>
          <w:rFonts w:ascii="Times New Roman" w:hAnsi="Times New Roman" w:cs="Times New Roman"/>
          <w:b w:val="0"/>
          <w:color w:val="auto"/>
          <w:sz w:val="24"/>
        </w:rPr>
      </w:pPr>
      <w:r w:rsidRPr="009A3944">
        <w:rPr>
          <w:rStyle w:val="CDT"/>
          <w:rFonts w:ascii="Times New Roman" w:hAnsi="Times New Roman" w:cs="Times New Roman"/>
          <w:color w:val="auto"/>
          <w:sz w:val="24"/>
        </w:rPr>
        <w:t xml:space="preserve">BasePlusCommissionEmployee::BasePlusCommissionEmployee( string first, </w:t>
      </w:r>
      <w:r w:rsidRPr="009A3944">
        <w:rPr>
          <w:rStyle w:val="CDT"/>
          <w:rFonts w:ascii="Times New Roman" w:hAnsi="Times New Roman" w:cs="Times New Roman"/>
          <w:color w:val="auto"/>
          <w:sz w:val="24"/>
        </w:rPr>
        <w:br/>
        <w:t xml:space="preserve">   string last, string ssn, double sales, double rate, double salary )</w:t>
      </w:r>
      <w:r w:rsidRPr="009A3944">
        <w:rPr>
          <w:rStyle w:val="CDT"/>
          <w:rFonts w:ascii="Times New Roman" w:hAnsi="Times New Roman" w:cs="Times New Roman"/>
          <w:color w:val="auto"/>
          <w:sz w:val="24"/>
        </w:rPr>
        <w:br/>
        <w:t xml:space="preserve">   : CommissionEmployee( first, last, ssn, sales, rate )</w:t>
      </w:r>
    </w:p>
    <w:p w:rsidR="003038D8" w:rsidRPr="009A3944" w:rsidRDefault="003038D8" w:rsidP="003038D8">
      <w:pPr>
        <w:pStyle w:val="CDTS1"/>
        <w:spacing w:line="200" w:lineRule="atLeast"/>
        <w:rPr>
          <w:rStyle w:val="basetext"/>
          <w:rFonts w:cs="Times New Roman"/>
          <w:b w:val="0"/>
          <w:color w:val="auto"/>
        </w:rPr>
      </w:pPr>
      <w:r w:rsidRPr="009A3944">
        <w:rPr>
          <w:rStyle w:val="basetext"/>
          <w:rFonts w:cs="Times New Roman"/>
          <w:color w:val="auto"/>
        </w:rPr>
        <w:t>The second line:</w:t>
      </w:r>
    </w:p>
    <w:p w:rsidR="003038D8" w:rsidRPr="009A3944" w:rsidRDefault="003038D8" w:rsidP="003038D8">
      <w:pPr>
        <w:numPr>
          <w:ilvl w:val="0"/>
          <w:numId w:val="166"/>
        </w:numPr>
        <w:suppressAutoHyphens/>
        <w:rPr>
          <w:rStyle w:val="basetext"/>
          <w:rFonts w:cs="Times New Roman"/>
        </w:rPr>
      </w:pPr>
      <w:r w:rsidRPr="009A3944">
        <w:rPr>
          <w:rFonts w:ascii="Times New Roman" w:hAnsi="Times New Roman" w:cs="Times New Roman"/>
          <w:sz w:val="24"/>
        </w:rPr>
        <w:t xml:space="preserve"> </w:t>
      </w:r>
      <w:r w:rsidRPr="009A3944">
        <w:rPr>
          <w:rStyle w:val="basetext"/>
          <w:rFonts w:cs="Times New Roman"/>
        </w:rPr>
        <w:t xml:space="preserve">Invokes the </w:t>
      </w:r>
      <w:r w:rsidRPr="009A3944">
        <w:rPr>
          <w:rStyle w:val="CDT"/>
          <w:rFonts w:ascii="Times New Roman" w:hAnsi="Times New Roman" w:cs="Times New Roman"/>
          <w:sz w:val="24"/>
        </w:rPr>
        <w:t>CommissionEmployee</w:t>
      </w:r>
      <w:r w:rsidRPr="009A3944">
        <w:rPr>
          <w:rStyle w:val="basetext"/>
          <w:rFonts w:cs="Times New Roman"/>
        </w:rPr>
        <w:t xml:space="preserve"> constructor with arguments.</w:t>
      </w:r>
    </w:p>
    <w:p w:rsidR="003038D8" w:rsidRPr="009A3944" w:rsidRDefault="003038D8" w:rsidP="003038D8">
      <w:pPr>
        <w:numPr>
          <w:ilvl w:val="0"/>
          <w:numId w:val="166"/>
        </w:numPr>
        <w:suppressAutoHyphens/>
        <w:rPr>
          <w:rStyle w:val="basetext"/>
          <w:rFonts w:cs="Times New Roman"/>
        </w:rPr>
      </w:pPr>
      <w:r w:rsidRPr="009A3944">
        <w:rPr>
          <w:rStyle w:val="basetext"/>
          <w:rFonts w:cs="Times New Roman"/>
        </w:rPr>
        <w:t xml:space="preserve"> Causes a compiler error.</w:t>
      </w:r>
    </w:p>
    <w:p w:rsidR="003038D8" w:rsidRPr="009A3944" w:rsidRDefault="003038D8" w:rsidP="003038D8">
      <w:pPr>
        <w:numPr>
          <w:ilvl w:val="0"/>
          <w:numId w:val="166"/>
        </w:numPr>
        <w:suppressAutoHyphens/>
        <w:rPr>
          <w:rStyle w:val="basetext"/>
          <w:rFonts w:cs="Times New Roman"/>
        </w:rPr>
      </w:pPr>
      <w:r w:rsidRPr="009A3944">
        <w:rPr>
          <w:rFonts w:ascii="Times New Roman" w:hAnsi="Times New Roman" w:cs="Times New Roman"/>
          <w:sz w:val="24"/>
        </w:rPr>
        <w:t xml:space="preserve"> </w:t>
      </w:r>
      <w:r w:rsidRPr="009A3944">
        <w:rPr>
          <w:rStyle w:val="basetext"/>
          <w:rFonts w:cs="Times New Roman"/>
        </w:rPr>
        <w:t xml:space="preserve">Is unnecessary because the </w:t>
      </w:r>
      <w:r w:rsidRPr="009A3944">
        <w:rPr>
          <w:rStyle w:val="CDT"/>
          <w:rFonts w:ascii="Times New Roman" w:hAnsi="Times New Roman" w:cs="Times New Roman"/>
          <w:sz w:val="24"/>
        </w:rPr>
        <w:t>CommissionEmployee</w:t>
      </w:r>
      <w:r w:rsidRPr="009A3944">
        <w:rPr>
          <w:rStyle w:val="basetext"/>
          <w:rFonts w:cs="Times New Roman"/>
        </w:rPr>
        <w:t xml:space="preserve"> constructor is called automatically.</w:t>
      </w:r>
    </w:p>
    <w:p w:rsidR="003038D8" w:rsidRPr="009A3944" w:rsidRDefault="003038D8" w:rsidP="003038D8">
      <w:pPr>
        <w:numPr>
          <w:ilvl w:val="0"/>
          <w:numId w:val="166"/>
        </w:numPr>
        <w:suppressAutoHyphens/>
        <w:rPr>
          <w:rStyle w:val="basetext"/>
          <w:rFonts w:cs="Times New Roman"/>
        </w:rPr>
      </w:pPr>
      <w:r w:rsidRPr="009A3944">
        <w:rPr>
          <w:rFonts w:ascii="Times New Roman" w:hAnsi="Times New Roman" w:cs="Times New Roman"/>
          <w:sz w:val="24"/>
        </w:rPr>
        <w:t xml:space="preserve"> </w:t>
      </w:r>
      <w:r w:rsidRPr="009A3944">
        <w:rPr>
          <w:rStyle w:val="basetext"/>
          <w:rFonts w:cs="Times New Roman"/>
        </w:rPr>
        <w:t>Indicates inheritance.</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jc w:val="both"/>
        <w:rPr>
          <w:rStyle w:val="basetext"/>
          <w:rFonts w:cs="Times New Roman"/>
          <w:bCs/>
          <w:noProof w:val="0"/>
          <w:color w:val="auto"/>
        </w:rPr>
      </w:pPr>
      <w:r w:rsidRPr="009A3944">
        <w:rPr>
          <w:rStyle w:val="basetext"/>
          <w:rFonts w:cs="Times New Roman"/>
          <w:bCs/>
          <w:noProof w:val="0"/>
          <w:color w:val="auto"/>
        </w:rPr>
        <w:t>9. Which of the following is not one of the disadvantages of using the “copy-and-paste” approach to duplicating code from one class into another class?</w:t>
      </w:r>
    </w:p>
    <w:p w:rsidR="003038D8" w:rsidRPr="009A3944" w:rsidRDefault="003038D8" w:rsidP="003038D8">
      <w:pPr>
        <w:numPr>
          <w:ilvl w:val="0"/>
          <w:numId w:val="167"/>
        </w:numPr>
        <w:suppressAutoHyphens/>
        <w:rPr>
          <w:rStyle w:val="basetext"/>
          <w:rFonts w:cs="Times New Roman"/>
        </w:rPr>
      </w:pPr>
      <w:r w:rsidRPr="009A3944">
        <w:rPr>
          <w:rFonts w:ascii="Times New Roman" w:hAnsi="Times New Roman" w:cs="Times New Roman"/>
          <w:sz w:val="24"/>
        </w:rPr>
        <w:t xml:space="preserve"> </w:t>
      </w:r>
      <w:r w:rsidRPr="009A3944">
        <w:rPr>
          <w:rStyle w:val="basetext"/>
          <w:rFonts w:cs="Times New Roman"/>
        </w:rPr>
        <w:t>Errors are prone to be spread around.</w:t>
      </w:r>
    </w:p>
    <w:p w:rsidR="003038D8" w:rsidRPr="009A3944" w:rsidRDefault="003038D8" w:rsidP="003038D8">
      <w:pPr>
        <w:numPr>
          <w:ilvl w:val="0"/>
          <w:numId w:val="167"/>
        </w:numPr>
        <w:suppressAutoHyphens/>
        <w:rPr>
          <w:rStyle w:val="basetext"/>
          <w:rFonts w:cs="Times New Roman"/>
        </w:rPr>
      </w:pPr>
      <w:r w:rsidRPr="009A3944">
        <w:rPr>
          <w:rStyle w:val="basetext"/>
          <w:rFonts w:cs="Times New Roman"/>
        </w:rPr>
        <w:t xml:space="preserve"> It is time consuming.</w:t>
      </w:r>
    </w:p>
    <w:p w:rsidR="003038D8" w:rsidRPr="009A3944" w:rsidRDefault="003038D8" w:rsidP="003038D8">
      <w:pPr>
        <w:numPr>
          <w:ilvl w:val="0"/>
          <w:numId w:val="167"/>
        </w:numPr>
        <w:suppressAutoHyphens/>
        <w:rPr>
          <w:rStyle w:val="basetext"/>
          <w:rFonts w:cs="Times New Roman"/>
        </w:rPr>
      </w:pPr>
      <w:r w:rsidRPr="009A3944">
        <w:rPr>
          <w:rStyle w:val="basetext"/>
          <w:rFonts w:cs="Times New Roman"/>
        </w:rPr>
        <w:t xml:space="preserve"> It forces the system to store many physical copies of the code, creating a code-maintenance nightmare.</w:t>
      </w:r>
    </w:p>
    <w:p w:rsidR="003038D8" w:rsidRPr="009A3944" w:rsidRDefault="003038D8" w:rsidP="003038D8">
      <w:pPr>
        <w:numPr>
          <w:ilvl w:val="0"/>
          <w:numId w:val="167"/>
        </w:numPr>
        <w:suppressAutoHyphens/>
        <w:rPr>
          <w:rStyle w:val="basetext"/>
          <w:rFonts w:cs="Times New Roman"/>
        </w:rPr>
      </w:pPr>
      <w:r w:rsidRPr="009A3944">
        <w:rPr>
          <w:rStyle w:val="basetext"/>
          <w:rFonts w:cs="Times New Roman"/>
        </w:rPr>
        <w:t xml:space="preserve"> All of the above are disadvantages of the “copy-and-paste” approach.</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jc w:val="both"/>
        <w:rPr>
          <w:rStyle w:val="basetext"/>
          <w:rFonts w:cs="Times New Roman"/>
          <w:bCs/>
          <w:noProof w:val="0"/>
          <w:color w:val="auto"/>
        </w:rPr>
      </w:pPr>
      <w:r w:rsidRPr="009A3944">
        <w:rPr>
          <w:rStyle w:val="basetext"/>
          <w:rFonts w:cs="Times New Roman"/>
          <w:bCs/>
          <w:noProof w:val="0"/>
          <w:color w:val="auto"/>
        </w:rPr>
        <w:t>10. When should base class members be declared protected?</w:t>
      </w:r>
    </w:p>
    <w:p w:rsidR="003038D8" w:rsidRPr="009A3944" w:rsidRDefault="003038D8" w:rsidP="003038D8">
      <w:pPr>
        <w:numPr>
          <w:ilvl w:val="0"/>
          <w:numId w:val="168"/>
        </w:numPr>
        <w:suppressAutoHyphens/>
        <w:rPr>
          <w:rStyle w:val="basetext"/>
          <w:rFonts w:cs="Times New Roman"/>
        </w:rPr>
      </w:pPr>
      <w:r w:rsidRPr="009A3944">
        <w:rPr>
          <w:rFonts w:ascii="Times New Roman" w:hAnsi="Times New Roman" w:cs="Times New Roman"/>
          <w:sz w:val="24"/>
        </w:rPr>
        <w:t xml:space="preserve"> </w:t>
      </w:r>
      <w:r w:rsidRPr="009A3944">
        <w:rPr>
          <w:rStyle w:val="basetext"/>
          <w:rFonts w:cs="Times New Roman"/>
        </w:rPr>
        <w:t>When all clients should be able to access these members.</w:t>
      </w:r>
    </w:p>
    <w:p w:rsidR="003038D8" w:rsidRPr="009A3944" w:rsidRDefault="003038D8" w:rsidP="003038D8">
      <w:pPr>
        <w:numPr>
          <w:ilvl w:val="0"/>
          <w:numId w:val="168"/>
        </w:numPr>
        <w:suppressAutoHyphens/>
        <w:rPr>
          <w:rStyle w:val="basetext"/>
          <w:rFonts w:cs="Times New Roman"/>
        </w:rPr>
      </w:pPr>
      <w:r w:rsidRPr="009A3944">
        <w:rPr>
          <w:rStyle w:val="basetext"/>
          <w:rFonts w:cs="Times New Roman"/>
        </w:rPr>
        <w:t xml:space="preserve"> When these members are used only by member functions of this base class.</w:t>
      </w:r>
    </w:p>
    <w:p w:rsidR="003038D8" w:rsidRPr="009A3944" w:rsidRDefault="003038D8" w:rsidP="003038D8">
      <w:pPr>
        <w:numPr>
          <w:ilvl w:val="0"/>
          <w:numId w:val="168"/>
        </w:numPr>
        <w:suppressAutoHyphens/>
        <w:rPr>
          <w:rStyle w:val="basetext"/>
          <w:rFonts w:cs="Times New Roman"/>
        </w:rPr>
      </w:pPr>
      <w:r w:rsidRPr="009A3944">
        <w:rPr>
          <w:rStyle w:val="basetext"/>
          <w:rFonts w:cs="Times New Roman"/>
        </w:rPr>
        <w:t xml:space="preserve"> When these members should be available only to derived classes (and friends), but not to other clients.</w:t>
      </w:r>
    </w:p>
    <w:p w:rsidR="003038D8" w:rsidRPr="009A3944" w:rsidRDefault="003038D8" w:rsidP="003038D8">
      <w:pPr>
        <w:numPr>
          <w:ilvl w:val="0"/>
          <w:numId w:val="168"/>
        </w:numPr>
        <w:suppressAutoHyphens/>
        <w:rPr>
          <w:rStyle w:val="basetext"/>
          <w:rFonts w:cs="Times New Roman"/>
        </w:rPr>
      </w:pPr>
      <w:r w:rsidRPr="009A3944">
        <w:rPr>
          <w:rStyle w:val="basetext"/>
          <w:rFonts w:cs="Times New Roman"/>
        </w:rPr>
        <w:t xml:space="preserve"> The protected access specified should never be used.</w:t>
      </w:r>
    </w:p>
    <w:p w:rsidR="003038D8" w:rsidRPr="009A3944" w:rsidRDefault="003038D8" w:rsidP="003038D8">
      <w:pPr>
        <w:outlineLvl w:val="0"/>
        <w:rPr>
          <w:rStyle w:val="basetext"/>
          <w:rFonts w:cs="Times New Roman"/>
        </w:rPr>
      </w:pPr>
      <w:r w:rsidRPr="009A3944">
        <w:rPr>
          <w:rStyle w:val="basetext"/>
          <w:rFonts w:cs="Times New Roman"/>
        </w:rPr>
        <w:t>11. When an object of a derived class is instantiated, the __________ constructor initializes the _________ members.</w:t>
      </w:r>
    </w:p>
    <w:p w:rsidR="003038D8" w:rsidRPr="009A3944" w:rsidRDefault="003038D8" w:rsidP="003038D8">
      <w:pPr>
        <w:numPr>
          <w:ilvl w:val="0"/>
          <w:numId w:val="169"/>
        </w:numPr>
        <w:suppressAutoHyphens/>
        <w:rPr>
          <w:rStyle w:val="basetext"/>
          <w:rFonts w:cs="Times New Roman"/>
        </w:rPr>
      </w:pPr>
      <w:r w:rsidRPr="009A3944">
        <w:rPr>
          <w:rStyle w:val="basetext"/>
          <w:rFonts w:cs="Times New Roman"/>
        </w:rPr>
        <w:t xml:space="preserve"> Base class, base class.</w:t>
      </w:r>
    </w:p>
    <w:p w:rsidR="003038D8" w:rsidRPr="009A3944" w:rsidRDefault="003038D8" w:rsidP="003038D8">
      <w:pPr>
        <w:numPr>
          <w:ilvl w:val="0"/>
          <w:numId w:val="169"/>
        </w:numPr>
        <w:suppressAutoHyphens/>
        <w:rPr>
          <w:rStyle w:val="basetext"/>
          <w:rFonts w:cs="Times New Roman"/>
        </w:rPr>
      </w:pPr>
      <w:r w:rsidRPr="009A3944">
        <w:rPr>
          <w:rStyle w:val="basetext"/>
          <w:rFonts w:cs="Times New Roman"/>
        </w:rPr>
        <w:t xml:space="preserve"> Derived class, base class.</w:t>
      </w:r>
    </w:p>
    <w:p w:rsidR="003038D8" w:rsidRPr="009A3944" w:rsidRDefault="003038D8" w:rsidP="003038D8">
      <w:pPr>
        <w:numPr>
          <w:ilvl w:val="0"/>
          <w:numId w:val="169"/>
        </w:numPr>
        <w:suppressAutoHyphens/>
        <w:rPr>
          <w:rStyle w:val="basetext"/>
          <w:rFonts w:cs="Times New Roman"/>
        </w:rPr>
      </w:pPr>
      <w:r w:rsidRPr="009A3944">
        <w:rPr>
          <w:rStyle w:val="basetext"/>
          <w:rFonts w:cs="Times New Roman"/>
        </w:rPr>
        <w:t xml:space="preserve"> Base class, derived class. </w:t>
      </w:r>
    </w:p>
    <w:p w:rsidR="003038D8" w:rsidRPr="009A3944" w:rsidRDefault="003038D8" w:rsidP="003038D8">
      <w:pPr>
        <w:numPr>
          <w:ilvl w:val="0"/>
          <w:numId w:val="169"/>
        </w:numPr>
        <w:suppressAutoHyphens/>
        <w:rPr>
          <w:rStyle w:val="basetext"/>
          <w:rFonts w:cs="Times New Roman"/>
        </w:rPr>
      </w:pPr>
      <w:r w:rsidRPr="009A3944">
        <w:rPr>
          <w:rStyle w:val="basetext"/>
          <w:rFonts w:cs="Times New Roman"/>
        </w:rPr>
        <w:t xml:space="preserve"> Derived class, </w:t>
      </w:r>
      <w:r w:rsidRPr="009A3944">
        <w:rPr>
          <w:rStyle w:val="CDT"/>
          <w:rFonts w:ascii="Times New Roman" w:hAnsi="Times New Roman" w:cs="Times New Roman"/>
          <w:sz w:val="24"/>
        </w:rPr>
        <w:t>public</w:t>
      </w:r>
      <w:r w:rsidRPr="009A3944">
        <w:rPr>
          <w:rStyle w:val="basetext"/>
          <w:rFonts w:cs="Times New Roman"/>
        </w:rPr>
        <w:t>.</w:t>
      </w:r>
    </w:p>
    <w:p w:rsidR="003038D8" w:rsidRPr="009A3944" w:rsidRDefault="003038D8" w:rsidP="003038D8">
      <w:pPr>
        <w:suppressAutoHyphens/>
        <w:rPr>
          <w:rStyle w:val="basetext"/>
          <w:rFonts w:cs="Times New Roman"/>
        </w:rPr>
      </w:pP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bCs/>
          <w:noProof w:val="0"/>
          <w:color w:val="auto"/>
        </w:rPr>
      </w:pPr>
      <w:r w:rsidRPr="009A3944">
        <w:rPr>
          <w:rStyle w:val="basetext"/>
          <w:rFonts w:cs="Times New Roman"/>
          <w:bCs/>
          <w:noProof w:val="0"/>
          <w:color w:val="auto"/>
        </w:rPr>
        <w:t>12.</w:t>
      </w:r>
      <w:r w:rsidRPr="009A3944">
        <w:rPr>
          <w:rStyle w:val="basetext"/>
          <w:rFonts w:cs="Times New Roman"/>
          <w:color w:val="auto"/>
        </w:rPr>
        <w:t xml:space="preserve"> </w:t>
      </w:r>
      <w:r w:rsidRPr="009A3944">
        <w:rPr>
          <w:rStyle w:val="basetext"/>
          <w:rFonts w:cs="Times New Roman"/>
          <w:bCs/>
          <w:noProof w:val="0"/>
          <w:color w:val="auto"/>
        </w:rPr>
        <w:t>Suppose class A inherits from base class B. What is the order  in which their constructors and destructors will be called when an object of class A is instantiated and then destroyed?</w:t>
      </w:r>
    </w:p>
    <w:p w:rsidR="003038D8" w:rsidRPr="009A3944" w:rsidRDefault="003038D8" w:rsidP="003038D8">
      <w:pPr>
        <w:numPr>
          <w:ilvl w:val="0"/>
          <w:numId w:val="170"/>
        </w:numPr>
        <w:suppressAutoHyphens/>
        <w:rPr>
          <w:rStyle w:val="basetext"/>
          <w:rFonts w:cs="Times New Roman"/>
        </w:rPr>
      </w:pPr>
      <w:r w:rsidRPr="009A3944">
        <w:rPr>
          <w:rStyle w:val="basetext"/>
          <w:rFonts w:cs="Times New Roman"/>
        </w:rPr>
        <w:t xml:space="preserve"> </w:t>
      </w:r>
      <w:r w:rsidRPr="009A3944">
        <w:rPr>
          <w:rStyle w:val="CDT"/>
          <w:rFonts w:ascii="Times New Roman" w:hAnsi="Times New Roman" w:cs="Times New Roman"/>
          <w:sz w:val="24"/>
        </w:rPr>
        <w:t>B</w:t>
      </w:r>
      <w:r w:rsidRPr="009A3944">
        <w:rPr>
          <w:rStyle w:val="basetext"/>
          <w:rFonts w:cs="Times New Roman"/>
        </w:rPr>
        <w:t xml:space="preserve"> constructor, </w:t>
      </w:r>
      <w:r w:rsidRPr="009A3944">
        <w:rPr>
          <w:rStyle w:val="CDT"/>
          <w:rFonts w:ascii="Times New Roman" w:hAnsi="Times New Roman" w:cs="Times New Roman"/>
          <w:sz w:val="24"/>
        </w:rPr>
        <w:t>A</w:t>
      </w:r>
      <w:r w:rsidRPr="009A3944">
        <w:rPr>
          <w:rStyle w:val="basetext"/>
          <w:rFonts w:cs="Times New Roman"/>
        </w:rPr>
        <w:t xml:space="preserve"> constructor, </w:t>
      </w:r>
      <w:r w:rsidRPr="009A3944">
        <w:rPr>
          <w:rStyle w:val="CDT"/>
          <w:rFonts w:ascii="Times New Roman" w:hAnsi="Times New Roman" w:cs="Times New Roman"/>
          <w:sz w:val="24"/>
        </w:rPr>
        <w:t>A</w:t>
      </w:r>
      <w:r w:rsidRPr="009A3944">
        <w:rPr>
          <w:rStyle w:val="basetext"/>
          <w:rFonts w:cs="Times New Roman"/>
        </w:rPr>
        <w:t xml:space="preserve"> destructor, </w:t>
      </w:r>
      <w:r w:rsidRPr="009A3944">
        <w:rPr>
          <w:rStyle w:val="CDT"/>
          <w:rFonts w:ascii="Times New Roman" w:hAnsi="Times New Roman" w:cs="Times New Roman"/>
          <w:sz w:val="24"/>
        </w:rPr>
        <w:t>B</w:t>
      </w:r>
      <w:r w:rsidRPr="009A3944">
        <w:rPr>
          <w:rStyle w:val="basetext"/>
          <w:rFonts w:cs="Times New Roman"/>
        </w:rPr>
        <w:t xml:space="preserve"> destructor.</w:t>
      </w:r>
    </w:p>
    <w:p w:rsidR="003038D8" w:rsidRPr="009A3944" w:rsidRDefault="003038D8" w:rsidP="003038D8">
      <w:pPr>
        <w:numPr>
          <w:ilvl w:val="0"/>
          <w:numId w:val="170"/>
        </w:numPr>
        <w:suppressAutoHyphens/>
        <w:rPr>
          <w:rStyle w:val="basetext"/>
          <w:rFonts w:cs="Times New Roman"/>
        </w:rPr>
      </w:pPr>
      <w:r w:rsidRPr="009A3944">
        <w:rPr>
          <w:rStyle w:val="basetext"/>
          <w:rFonts w:cs="Times New Roman"/>
        </w:rPr>
        <w:t xml:space="preserve"> </w:t>
      </w:r>
      <w:r w:rsidRPr="009A3944">
        <w:rPr>
          <w:rStyle w:val="CDT"/>
          <w:rFonts w:ascii="Times New Roman" w:hAnsi="Times New Roman" w:cs="Times New Roman"/>
          <w:sz w:val="24"/>
        </w:rPr>
        <w:t>B</w:t>
      </w:r>
      <w:r w:rsidRPr="009A3944">
        <w:rPr>
          <w:rStyle w:val="basetext"/>
          <w:rFonts w:cs="Times New Roman"/>
        </w:rPr>
        <w:t xml:space="preserve"> constructor, </w:t>
      </w:r>
      <w:r w:rsidRPr="009A3944">
        <w:rPr>
          <w:rStyle w:val="CDT"/>
          <w:rFonts w:ascii="Times New Roman" w:hAnsi="Times New Roman" w:cs="Times New Roman"/>
          <w:sz w:val="24"/>
        </w:rPr>
        <w:t>A</w:t>
      </w:r>
      <w:r w:rsidRPr="009A3944">
        <w:rPr>
          <w:rStyle w:val="basetext"/>
          <w:rFonts w:cs="Times New Roman"/>
        </w:rPr>
        <w:t xml:space="preserve"> constructor, </w:t>
      </w:r>
      <w:r w:rsidRPr="009A3944">
        <w:rPr>
          <w:rStyle w:val="CDT"/>
          <w:rFonts w:ascii="Times New Roman" w:hAnsi="Times New Roman" w:cs="Times New Roman"/>
          <w:sz w:val="24"/>
        </w:rPr>
        <w:t>B</w:t>
      </w:r>
      <w:r w:rsidRPr="009A3944">
        <w:rPr>
          <w:rStyle w:val="basetext"/>
          <w:rFonts w:cs="Times New Roman"/>
        </w:rPr>
        <w:t xml:space="preserve"> destructor, </w:t>
      </w:r>
      <w:r w:rsidRPr="009A3944">
        <w:rPr>
          <w:rStyle w:val="CDT"/>
          <w:rFonts w:ascii="Times New Roman" w:hAnsi="Times New Roman" w:cs="Times New Roman"/>
          <w:sz w:val="24"/>
        </w:rPr>
        <w:t>A</w:t>
      </w:r>
      <w:r w:rsidRPr="009A3944">
        <w:rPr>
          <w:rStyle w:val="basetext"/>
          <w:rFonts w:cs="Times New Roman"/>
        </w:rPr>
        <w:t xml:space="preserve"> destructor.</w:t>
      </w:r>
    </w:p>
    <w:p w:rsidR="003038D8" w:rsidRPr="009A3944" w:rsidRDefault="003038D8" w:rsidP="003038D8">
      <w:pPr>
        <w:numPr>
          <w:ilvl w:val="0"/>
          <w:numId w:val="170"/>
        </w:numPr>
        <w:suppressAutoHyphens/>
        <w:rPr>
          <w:rStyle w:val="basetext"/>
          <w:rFonts w:cs="Times New Roman"/>
        </w:rPr>
      </w:pPr>
      <w:r w:rsidRPr="009A3944">
        <w:rPr>
          <w:rStyle w:val="basetext"/>
          <w:rFonts w:cs="Times New Roman"/>
        </w:rPr>
        <w:t xml:space="preserve"> </w:t>
      </w:r>
      <w:r w:rsidRPr="009A3944">
        <w:rPr>
          <w:rStyle w:val="CDT"/>
          <w:rFonts w:ascii="Times New Roman" w:hAnsi="Times New Roman" w:cs="Times New Roman"/>
          <w:sz w:val="24"/>
        </w:rPr>
        <w:t>A</w:t>
      </w:r>
      <w:r w:rsidRPr="009A3944">
        <w:rPr>
          <w:rStyle w:val="basetext"/>
          <w:rFonts w:cs="Times New Roman"/>
        </w:rPr>
        <w:t xml:space="preserve"> constructor, </w:t>
      </w:r>
      <w:r w:rsidRPr="009A3944">
        <w:rPr>
          <w:rStyle w:val="CDT"/>
          <w:rFonts w:ascii="Times New Roman" w:hAnsi="Times New Roman" w:cs="Times New Roman"/>
          <w:sz w:val="24"/>
        </w:rPr>
        <w:t>B</w:t>
      </w:r>
      <w:r w:rsidRPr="009A3944">
        <w:rPr>
          <w:rStyle w:val="basetext"/>
          <w:rFonts w:cs="Times New Roman"/>
        </w:rPr>
        <w:t xml:space="preserve"> constructor, </w:t>
      </w:r>
      <w:r w:rsidRPr="009A3944">
        <w:rPr>
          <w:rStyle w:val="CDT"/>
          <w:rFonts w:ascii="Times New Roman" w:hAnsi="Times New Roman" w:cs="Times New Roman"/>
          <w:sz w:val="24"/>
        </w:rPr>
        <w:t>A</w:t>
      </w:r>
      <w:r w:rsidRPr="009A3944">
        <w:rPr>
          <w:rStyle w:val="basetext"/>
          <w:rFonts w:cs="Times New Roman"/>
        </w:rPr>
        <w:t xml:space="preserve"> destructor, </w:t>
      </w:r>
      <w:r w:rsidRPr="009A3944">
        <w:rPr>
          <w:rStyle w:val="CDT"/>
          <w:rFonts w:ascii="Times New Roman" w:hAnsi="Times New Roman" w:cs="Times New Roman"/>
          <w:sz w:val="24"/>
        </w:rPr>
        <w:t>B</w:t>
      </w:r>
      <w:r w:rsidRPr="009A3944">
        <w:rPr>
          <w:rStyle w:val="basetext"/>
          <w:rFonts w:cs="Times New Roman"/>
        </w:rPr>
        <w:t xml:space="preserve"> destructor. </w:t>
      </w:r>
    </w:p>
    <w:p w:rsidR="003038D8" w:rsidRPr="009A3944" w:rsidRDefault="003038D8" w:rsidP="003038D8">
      <w:pPr>
        <w:numPr>
          <w:ilvl w:val="0"/>
          <w:numId w:val="170"/>
        </w:numPr>
        <w:suppressAutoHyphens/>
        <w:rPr>
          <w:rStyle w:val="basetext"/>
          <w:rFonts w:cs="Times New Roman"/>
        </w:rPr>
      </w:pPr>
      <w:r w:rsidRPr="009A3944">
        <w:rPr>
          <w:rStyle w:val="basetext"/>
          <w:rFonts w:cs="Times New Roman"/>
        </w:rPr>
        <w:t xml:space="preserve"> </w:t>
      </w:r>
      <w:r w:rsidRPr="009A3944">
        <w:rPr>
          <w:rStyle w:val="CDT"/>
          <w:rFonts w:ascii="Times New Roman" w:hAnsi="Times New Roman" w:cs="Times New Roman"/>
          <w:sz w:val="24"/>
        </w:rPr>
        <w:t>A</w:t>
      </w:r>
      <w:r w:rsidRPr="009A3944">
        <w:rPr>
          <w:rStyle w:val="basetext"/>
          <w:rFonts w:cs="Times New Roman"/>
        </w:rPr>
        <w:t xml:space="preserve"> constructor, </w:t>
      </w:r>
      <w:r w:rsidRPr="009A3944">
        <w:rPr>
          <w:rStyle w:val="CDT"/>
          <w:rFonts w:ascii="Times New Roman" w:hAnsi="Times New Roman" w:cs="Times New Roman"/>
          <w:sz w:val="24"/>
        </w:rPr>
        <w:t>B</w:t>
      </w:r>
      <w:r w:rsidRPr="009A3944">
        <w:rPr>
          <w:rStyle w:val="basetext"/>
          <w:rFonts w:cs="Times New Roman"/>
        </w:rPr>
        <w:t xml:space="preserve"> constructor, </w:t>
      </w:r>
      <w:r w:rsidRPr="009A3944">
        <w:rPr>
          <w:rStyle w:val="CDT"/>
          <w:rFonts w:ascii="Times New Roman" w:hAnsi="Times New Roman" w:cs="Times New Roman"/>
          <w:sz w:val="24"/>
        </w:rPr>
        <w:t>B</w:t>
      </w:r>
      <w:r w:rsidRPr="009A3944">
        <w:rPr>
          <w:rStyle w:val="basetext"/>
          <w:rFonts w:cs="Times New Roman"/>
        </w:rPr>
        <w:t xml:space="preserve"> destructor, </w:t>
      </w:r>
      <w:r w:rsidRPr="009A3944">
        <w:rPr>
          <w:rStyle w:val="CDT"/>
          <w:rFonts w:ascii="Times New Roman" w:hAnsi="Times New Roman" w:cs="Times New Roman"/>
          <w:sz w:val="24"/>
        </w:rPr>
        <w:t>A</w:t>
      </w:r>
      <w:r w:rsidRPr="009A3944">
        <w:rPr>
          <w:rStyle w:val="basetext"/>
          <w:rFonts w:cs="Times New Roman"/>
        </w:rPr>
        <w:t xml:space="preserve"> destructor.</w:t>
      </w:r>
    </w:p>
    <w:p w:rsidR="003038D8" w:rsidRPr="009A3944" w:rsidRDefault="003038D8" w:rsidP="003038D8">
      <w:pPr>
        <w:outlineLvl w:val="0"/>
        <w:rPr>
          <w:rStyle w:val="basetext"/>
          <w:rFonts w:cs="Times New Roman"/>
        </w:rPr>
      </w:pPr>
      <w:r w:rsidRPr="009A3944">
        <w:rPr>
          <w:rStyle w:val="basetext"/>
          <w:rFonts w:cs="Times New Roman"/>
        </w:rPr>
        <w:t>13. Which forms of inheritance are is-a relationships?</w:t>
      </w:r>
    </w:p>
    <w:p w:rsidR="003038D8" w:rsidRPr="009A3944" w:rsidRDefault="003038D8" w:rsidP="003038D8">
      <w:pPr>
        <w:numPr>
          <w:ilvl w:val="0"/>
          <w:numId w:val="171"/>
        </w:numPr>
        <w:suppressAutoHyphens/>
        <w:rPr>
          <w:rStyle w:val="basetext"/>
          <w:rFonts w:cs="Times New Roman"/>
        </w:rPr>
      </w:pPr>
      <w:r w:rsidRPr="009A3944">
        <w:rPr>
          <w:rStyle w:val="basetext"/>
          <w:rFonts w:cs="Times New Roman"/>
        </w:rPr>
        <w:t xml:space="preserve"> All forms of inheritance are is-a relationships.</w:t>
      </w:r>
    </w:p>
    <w:p w:rsidR="003038D8" w:rsidRPr="009A3944" w:rsidRDefault="003038D8" w:rsidP="003038D8">
      <w:pPr>
        <w:numPr>
          <w:ilvl w:val="0"/>
          <w:numId w:val="171"/>
        </w:numPr>
        <w:suppressAutoHyphens/>
        <w:rPr>
          <w:rStyle w:val="basetext"/>
          <w:rFonts w:cs="Times New Roman"/>
        </w:rPr>
      </w:pPr>
      <w:r w:rsidRPr="009A3944">
        <w:rPr>
          <w:rStyle w:val="basetext"/>
          <w:rFonts w:cs="Times New Roman"/>
        </w:rPr>
        <w:t xml:space="preserve"> Only </w:t>
      </w:r>
      <w:r w:rsidRPr="009A3944">
        <w:rPr>
          <w:rStyle w:val="CDT"/>
          <w:rFonts w:ascii="Times New Roman" w:hAnsi="Times New Roman" w:cs="Times New Roman"/>
          <w:sz w:val="24"/>
        </w:rPr>
        <w:t>public</w:t>
      </w:r>
      <w:r w:rsidRPr="009A3944">
        <w:rPr>
          <w:rStyle w:val="basetext"/>
          <w:rFonts w:cs="Times New Roman"/>
        </w:rPr>
        <w:t xml:space="preserve"> and </w:t>
      </w:r>
      <w:r w:rsidRPr="009A3944">
        <w:rPr>
          <w:rStyle w:val="CDT"/>
          <w:rFonts w:ascii="Times New Roman" w:hAnsi="Times New Roman" w:cs="Times New Roman"/>
          <w:sz w:val="24"/>
        </w:rPr>
        <w:t>private</w:t>
      </w:r>
      <w:r w:rsidRPr="009A3944">
        <w:rPr>
          <w:rStyle w:val="basetext"/>
          <w:rFonts w:cs="Times New Roman"/>
        </w:rPr>
        <w:t>.</w:t>
      </w:r>
    </w:p>
    <w:p w:rsidR="003038D8" w:rsidRPr="009A3944" w:rsidRDefault="003038D8" w:rsidP="003038D8">
      <w:pPr>
        <w:numPr>
          <w:ilvl w:val="0"/>
          <w:numId w:val="171"/>
        </w:numPr>
        <w:suppressAutoHyphens/>
        <w:rPr>
          <w:rStyle w:val="basetext"/>
          <w:rFonts w:cs="Times New Roman"/>
        </w:rPr>
      </w:pPr>
      <w:r w:rsidRPr="009A3944">
        <w:rPr>
          <w:rStyle w:val="basetext"/>
          <w:rFonts w:cs="Times New Roman"/>
        </w:rPr>
        <w:t xml:space="preserve"> Only </w:t>
      </w:r>
      <w:r w:rsidRPr="009A3944">
        <w:rPr>
          <w:rStyle w:val="CDT"/>
          <w:rFonts w:ascii="Times New Roman" w:hAnsi="Times New Roman" w:cs="Times New Roman"/>
          <w:sz w:val="24"/>
        </w:rPr>
        <w:t>public</w:t>
      </w:r>
      <w:r w:rsidRPr="009A3944">
        <w:rPr>
          <w:rStyle w:val="basetext"/>
          <w:rFonts w:cs="Times New Roman"/>
        </w:rPr>
        <w:t xml:space="preserve"> and </w:t>
      </w:r>
      <w:r w:rsidRPr="009A3944">
        <w:rPr>
          <w:rStyle w:val="CDT"/>
          <w:rFonts w:ascii="Times New Roman" w:hAnsi="Times New Roman" w:cs="Times New Roman"/>
          <w:sz w:val="24"/>
        </w:rPr>
        <w:t>protected</w:t>
      </w:r>
      <w:r w:rsidRPr="009A3944">
        <w:rPr>
          <w:rStyle w:val="basetext"/>
          <w:rFonts w:cs="Times New Roman"/>
        </w:rPr>
        <w:t>.</w:t>
      </w:r>
    </w:p>
    <w:p w:rsidR="003038D8" w:rsidRPr="009A3944" w:rsidRDefault="003038D8" w:rsidP="003038D8">
      <w:pPr>
        <w:numPr>
          <w:ilvl w:val="0"/>
          <w:numId w:val="171"/>
        </w:numPr>
        <w:suppressAutoHyphens/>
        <w:rPr>
          <w:rStyle w:val="basetext"/>
          <w:rFonts w:cs="Times New Roman"/>
        </w:rPr>
      </w:pPr>
      <w:r w:rsidRPr="009A3944">
        <w:rPr>
          <w:rStyle w:val="basetext"/>
          <w:rFonts w:cs="Times New Roman"/>
        </w:rPr>
        <w:t xml:space="preserve"> Only </w:t>
      </w:r>
      <w:r w:rsidRPr="009A3944">
        <w:rPr>
          <w:rStyle w:val="CDT"/>
          <w:rFonts w:ascii="Times New Roman" w:hAnsi="Times New Roman" w:cs="Times New Roman"/>
          <w:sz w:val="24"/>
        </w:rPr>
        <w:t>public</w:t>
      </w:r>
      <w:r w:rsidRPr="009A3944">
        <w:rPr>
          <w:rStyle w:val="basetext"/>
          <w:rFonts w:cs="Times New Roman"/>
        </w:rPr>
        <w:t>.</w:t>
      </w:r>
    </w:p>
    <w:p w:rsidR="003038D8" w:rsidRPr="009A3944" w:rsidRDefault="003038D8" w:rsidP="003038D8">
      <w:pPr>
        <w:outlineLvl w:val="0"/>
        <w:rPr>
          <w:rStyle w:val="basetext"/>
          <w:rFonts w:cs="Times New Roman"/>
        </w:rPr>
      </w:pPr>
      <w:r w:rsidRPr="009A3944">
        <w:rPr>
          <w:rStyle w:val="basetext"/>
          <w:rFonts w:cs="Times New Roman"/>
        </w:rPr>
        <w:t xml:space="preserve">14. When deriving a class from a </w:t>
      </w:r>
      <w:r w:rsidRPr="009A3944">
        <w:rPr>
          <w:rStyle w:val="CDT"/>
          <w:rFonts w:ascii="Times New Roman" w:hAnsi="Times New Roman" w:cs="Times New Roman"/>
          <w:sz w:val="24"/>
        </w:rPr>
        <w:t>protected</w:t>
      </w:r>
      <w:r w:rsidRPr="009A3944">
        <w:rPr>
          <w:rStyle w:val="basetext"/>
          <w:rFonts w:cs="Times New Roman"/>
        </w:rPr>
        <w:t xml:space="preserve"> base class, the </w:t>
      </w:r>
      <w:r w:rsidRPr="009A3944">
        <w:rPr>
          <w:rStyle w:val="CDT"/>
          <w:rFonts w:ascii="Times New Roman" w:hAnsi="Times New Roman" w:cs="Times New Roman"/>
          <w:sz w:val="24"/>
        </w:rPr>
        <w:t>public</w:t>
      </w:r>
      <w:r w:rsidRPr="009A3944">
        <w:rPr>
          <w:rStyle w:val="basetext"/>
          <w:rFonts w:cs="Times New Roman"/>
        </w:rPr>
        <w:t xml:space="preserve"> members of the base class become _________ and the </w:t>
      </w:r>
      <w:r w:rsidRPr="009A3944">
        <w:rPr>
          <w:rStyle w:val="CDT"/>
          <w:rFonts w:ascii="Times New Roman" w:hAnsi="Times New Roman" w:cs="Times New Roman"/>
          <w:sz w:val="24"/>
        </w:rPr>
        <w:t>protected</w:t>
      </w:r>
      <w:r w:rsidRPr="009A3944">
        <w:rPr>
          <w:rStyle w:val="basetext"/>
          <w:rFonts w:cs="Times New Roman"/>
        </w:rPr>
        <w:t xml:space="preserve"> members of the base class become __________?</w:t>
      </w:r>
    </w:p>
    <w:p w:rsidR="003038D8" w:rsidRPr="009A3944" w:rsidRDefault="003038D8" w:rsidP="003038D8">
      <w:pPr>
        <w:numPr>
          <w:ilvl w:val="0"/>
          <w:numId w:val="172"/>
        </w:numPr>
        <w:suppressAutoHyphens/>
        <w:rPr>
          <w:rStyle w:val="basetext"/>
          <w:rFonts w:cs="Times New Roman"/>
        </w:rPr>
      </w:pPr>
      <w:r w:rsidRPr="009A3944">
        <w:rPr>
          <w:rStyle w:val="basetext"/>
          <w:rFonts w:cs="Times New Roman"/>
        </w:rPr>
        <w:t xml:space="preserve"> </w:t>
      </w:r>
      <w:r w:rsidRPr="009A3944">
        <w:rPr>
          <w:rStyle w:val="CDT"/>
          <w:rFonts w:ascii="Times New Roman" w:hAnsi="Times New Roman" w:cs="Times New Roman"/>
          <w:sz w:val="24"/>
        </w:rPr>
        <w:t>protected</w:t>
      </w:r>
      <w:r w:rsidRPr="009A3944">
        <w:rPr>
          <w:rStyle w:val="basetext"/>
          <w:rFonts w:cs="Times New Roman"/>
        </w:rPr>
        <w:t xml:space="preserve">, </w:t>
      </w:r>
      <w:r w:rsidRPr="009A3944">
        <w:rPr>
          <w:rStyle w:val="CDT"/>
          <w:rFonts w:ascii="Times New Roman" w:hAnsi="Times New Roman" w:cs="Times New Roman"/>
          <w:sz w:val="24"/>
        </w:rPr>
        <w:t>private</w:t>
      </w:r>
    </w:p>
    <w:p w:rsidR="003038D8" w:rsidRPr="009A3944" w:rsidRDefault="003038D8" w:rsidP="003038D8">
      <w:pPr>
        <w:numPr>
          <w:ilvl w:val="0"/>
          <w:numId w:val="172"/>
        </w:numPr>
        <w:suppressAutoHyphens/>
        <w:rPr>
          <w:rStyle w:val="basetext"/>
          <w:rFonts w:cs="Times New Roman"/>
        </w:rPr>
      </w:pPr>
      <w:r w:rsidRPr="009A3944">
        <w:rPr>
          <w:rStyle w:val="basetext"/>
          <w:rFonts w:cs="Times New Roman"/>
        </w:rPr>
        <w:t xml:space="preserve"> </w:t>
      </w:r>
      <w:r w:rsidRPr="009A3944">
        <w:rPr>
          <w:rStyle w:val="CDT"/>
          <w:rFonts w:ascii="Times New Roman" w:hAnsi="Times New Roman" w:cs="Times New Roman"/>
          <w:sz w:val="24"/>
        </w:rPr>
        <w:t>public</w:t>
      </w:r>
      <w:r w:rsidRPr="009A3944">
        <w:rPr>
          <w:rStyle w:val="basetext"/>
          <w:rFonts w:cs="Times New Roman"/>
        </w:rPr>
        <w:t xml:space="preserve">, </w:t>
      </w:r>
      <w:r w:rsidRPr="009A3944">
        <w:rPr>
          <w:rStyle w:val="CDT"/>
          <w:rFonts w:ascii="Times New Roman" w:hAnsi="Times New Roman" w:cs="Times New Roman"/>
          <w:sz w:val="24"/>
        </w:rPr>
        <w:t>private</w:t>
      </w:r>
    </w:p>
    <w:p w:rsidR="003038D8" w:rsidRPr="009A3944" w:rsidRDefault="003038D8" w:rsidP="003038D8">
      <w:pPr>
        <w:numPr>
          <w:ilvl w:val="0"/>
          <w:numId w:val="172"/>
        </w:numPr>
        <w:suppressAutoHyphens/>
        <w:rPr>
          <w:rStyle w:val="basetext"/>
          <w:rFonts w:cs="Times New Roman"/>
        </w:rPr>
      </w:pPr>
      <w:r w:rsidRPr="009A3944">
        <w:rPr>
          <w:rStyle w:val="basetext"/>
          <w:rFonts w:cs="Times New Roman"/>
        </w:rPr>
        <w:t xml:space="preserve"> </w:t>
      </w:r>
      <w:r w:rsidRPr="009A3944">
        <w:rPr>
          <w:rStyle w:val="CDT"/>
          <w:rFonts w:ascii="Times New Roman" w:hAnsi="Times New Roman" w:cs="Times New Roman"/>
          <w:sz w:val="24"/>
        </w:rPr>
        <w:t>protected</w:t>
      </w:r>
      <w:r w:rsidRPr="009A3944">
        <w:rPr>
          <w:rStyle w:val="basetext"/>
          <w:rFonts w:cs="Times New Roman"/>
        </w:rPr>
        <w:t xml:space="preserve">, </w:t>
      </w:r>
      <w:r w:rsidRPr="009A3944">
        <w:rPr>
          <w:rStyle w:val="CDT"/>
          <w:rFonts w:ascii="Times New Roman" w:hAnsi="Times New Roman" w:cs="Times New Roman"/>
          <w:sz w:val="24"/>
        </w:rPr>
        <w:t>protected</w:t>
      </w:r>
    </w:p>
    <w:p w:rsidR="003038D8" w:rsidRPr="009A3944" w:rsidRDefault="003038D8" w:rsidP="003038D8">
      <w:pPr>
        <w:numPr>
          <w:ilvl w:val="0"/>
          <w:numId w:val="172"/>
        </w:numPr>
        <w:suppressAutoHyphens/>
        <w:rPr>
          <w:rStyle w:val="basetext"/>
          <w:rFonts w:cs="Times New Roman"/>
        </w:rPr>
      </w:pPr>
      <w:r w:rsidRPr="009A3944">
        <w:rPr>
          <w:rStyle w:val="basetext"/>
          <w:rFonts w:cs="Times New Roman"/>
        </w:rPr>
        <w:t xml:space="preserve"> </w:t>
      </w:r>
      <w:r w:rsidRPr="009A3944">
        <w:rPr>
          <w:rStyle w:val="CDT"/>
          <w:rFonts w:ascii="Times New Roman" w:hAnsi="Times New Roman" w:cs="Times New Roman"/>
          <w:sz w:val="24"/>
        </w:rPr>
        <w:t>public</w:t>
      </w:r>
      <w:r w:rsidRPr="009A3944">
        <w:rPr>
          <w:rStyle w:val="basetext"/>
          <w:rFonts w:cs="Times New Roman"/>
        </w:rPr>
        <w:t xml:space="preserve">, </w:t>
      </w:r>
      <w:r w:rsidRPr="009A3944">
        <w:rPr>
          <w:rStyle w:val="CDT"/>
          <w:rFonts w:ascii="Times New Roman" w:hAnsi="Times New Roman" w:cs="Times New Roman"/>
          <w:sz w:val="24"/>
        </w:rPr>
        <w:t>protected</w:t>
      </w:r>
    </w:p>
    <w:p w:rsidR="003038D8" w:rsidRPr="009A3944" w:rsidRDefault="003038D8" w:rsidP="003038D8">
      <w:pPr>
        <w:rPr>
          <w:rFonts w:ascii="Times New Roman" w:hAnsi="Times New Roman" w:cs="Times New Roman"/>
          <w:sz w:val="24"/>
        </w:rPr>
      </w:pPr>
    </w:p>
    <w:p w:rsidR="003038D8" w:rsidRPr="009A3944" w:rsidRDefault="003038D8" w:rsidP="003038D8">
      <w:pPr>
        <w:rPr>
          <w:rFonts w:ascii="Times New Roman" w:hAnsi="Times New Roman" w:cs="Times New Roman"/>
          <w:bCs w:val="0"/>
          <w:sz w:val="24"/>
        </w:rPr>
      </w:pPr>
      <w:r w:rsidRPr="009A3944">
        <w:rPr>
          <w:rFonts w:ascii="Times New Roman" w:hAnsi="Times New Roman" w:cs="Times New Roman"/>
          <w:sz w:val="24"/>
        </w:rPr>
        <w:br w:type="page"/>
      </w:r>
    </w:p>
    <w:p w:rsidR="003038D8" w:rsidRPr="009A3944" w:rsidRDefault="003038D8" w:rsidP="003038D8">
      <w:pPr>
        <w:rPr>
          <w:rFonts w:ascii="Times New Roman" w:hAnsi="Times New Roman" w:cs="Times New Roman"/>
          <w:b/>
          <w:sz w:val="24"/>
        </w:rPr>
      </w:pPr>
      <w:r w:rsidRPr="009A3944">
        <w:rPr>
          <w:rFonts w:ascii="Times New Roman" w:hAnsi="Times New Roman" w:cs="Times New Roman"/>
          <w:b/>
          <w:sz w:val="24"/>
        </w:rPr>
        <w:t>Lesson 11: Object-Oriented Programming: Polymorphism</w:t>
      </w:r>
    </w:p>
    <w:p w:rsidR="003038D8" w:rsidRPr="009A3944" w:rsidRDefault="003038D8" w:rsidP="003038D8">
      <w:pPr>
        <w:pStyle w:val="NormalWeb"/>
        <w:keepNext/>
        <w:ind w:right="792"/>
      </w:pPr>
      <w:r w:rsidRPr="009A3944">
        <w:rPr>
          <w:b/>
          <w:bCs/>
          <w:szCs w:val="27"/>
        </w:rPr>
        <w:t>Polymorphism</w:t>
      </w:r>
    </w:p>
    <w:p w:rsidR="003038D8" w:rsidRPr="009A3944" w:rsidRDefault="003038D8" w:rsidP="003038D8">
      <w:pPr>
        <w:pStyle w:val="western"/>
        <w:ind w:right="0"/>
        <w:jc w:val="left"/>
      </w:pPr>
      <w:r w:rsidRPr="009A3944">
        <w:t>Polymorphism enables us to "program in the general" rather than "program in the specific." In particular, polymorphism enables us to write programs that process objects of classes that are part of the same class hierarchy as if they are all objects of the hierarchy's base class.</w:t>
      </w:r>
    </w:p>
    <w:p w:rsidR="003038D8" w:rsidRPr="009A3944" w:rsidRDefault="003038D8" w:rsidP="003038D8">
      <w:pPr>
        <w:pStyle w:val="western"/>
        <w:ind w:right="0"/>
        <w:jc w:val="left"/>
      </w:pPr>
      <w:r w:rsidRPr="009A3944">
        <w:t>Consider the following example of polymorphism:</w:t>
      </w:r>
    </w:p>
    <w:p w:rsidR="003038D8" w:rsidRPr="009A3944" w:rsidRDefault="003038D8" w:rsidP="003038D8">
      <w:pPr>
        <w:pStyle w:val="western"/>
        <w:ind w:right="0"/>
        <w:jc w:val="left"/>
      </w:pPr>
      <w:r w:rsidRPr="009A3944">
        <w:t>Example: Animal hierarchy</w:t>
      </w:r>
    </w:p>
    <w:p w:rsidR="003038D8" w:rsidRPr="009A3944" w:rsidRDefault="003038D8" w:rsidP="003038D8">
      <w:pPr>
        <w:pStyle w:val="NormalWeb"/>
        <w:numPr>
          <w:ilvl w:val="0"/>
          <w:numId w:val="173"/>
        </w:numPr>
        <w:spacing w:after="202" w:afterAutospacing="0" w:line="276" w:lineRule="auto"/>
      </w:pPr>
      <w:r w:rsidRPr="009A3944">
        <w:rPr>
          <w:szCs w:val="20"/>
        </w:rPr>
        <w:t xml:space="preserve">Base class: Animal </w:t>
      </w:r>
    </w:p>
    <w:p w:rsidR="003038D8" w:rsidRPr="009A3944" w:rsidRDefault="003038D8" w:rsidP="003038D8">
      <w:pPr>
        <w:pStyle w:val="NormalWeb"/>
        <w:numPr>
          <w:ilvl w:val="1"/>
          <w:numId w:val="173"/>
        </w:numPr>
        <w:spacing w:after="202" w:afterAutospacing="0" w:line="276" w:lineRule="auto"/>
      </w:pPr>
      <w:r w:rsidRPr="009A3944">
        <w:rPr>
          <w:szCs w:val="20"/>
        </w:rPr>
        <w:t>every derived class has function move</w:t>
      </w:r>
    </w:p>
    <w:p w:rsidR="003038D8" w:rsidRPr="009A3944" w:rsidRDefault="003038D8" w:rsidP="003038D8">
      <w:pPr>
        <w:pStyle w:val="NormalWeb"/>
        <w:numPr>
          <w:ilvl w:val="0"/>
          <w:numId w:val="173"/>
        </w:numPr>
        <w:spacing w:after="202" w:afterAutospacing="0" w:line="276" w:lineRule="auto"/>
      </w:pPr>
      <w:r w:rsidRPr="009A3944">
        <w:rPr>
          <w:szCs w:val="20"/>
        </w:rPr>
        <w:t>Different animal objects maintained as a vector of Animal pointers</w:t>
      </w:r>
    </w:p>
    <w:p w:rsidR="003038D8" w:rsidRPr="009A3944" w:rsidRDefault="003038D8" w:rsidP="003038D8">
      <w:pPr>
        <w:pStyle w:val="NormalWeb"/>
        <w:numPr>
          <w:ilvl w:val="0"/>
          <w:numId w:val="173"/>
        </w:numPr>
        <w:spacing w:after="202" w:afterAutospacing="0" w:line="276" w:lineRule="auto"/>
      </w:pPr>
      <w:r w:rsidRPr="009A3944">
        <w:rPr>
          <w:szCs w:val="20"/>
        </w:rPr>
        <w:t>Program issues same message (move) to each animal generically</w:t>
      </w:r>
    </w:p>
    <w:p w:rsidR="003038D8" w:rsidRPr="009A3944" w:rsidRDefault="003038D8" w:rsidP="003038D8">
      <w:pPr>
        <w:pStyle w:val="NormalWeb"/>
        <w:numPr>
          <w:ilvl w:val="0"/>
          <w:numId w:val="173"/>
        </w:numPr>
        <w:spacing w:after="202" w:afterAutospacing="0" w:line="276" w:lineRule="auto"/>
      </w:pPr>
      <w:r w:rsidRPr="009A3944">
        <w:rPr>
          <w:szCs w:val="20"/>
        </w:rPr>
        <w:t>Proper function gets called</w:t>
      </w:r>
    </w:p>
    <w:p w:rsidR="003038D8" w:rsidRPr="009A3944" w:rsidRDefault="003038D8" w:rsidP="003038D8">
      <w:pPr>
        <w:pStyle w:val="NormalWeb"/>
        <w:numPr>
          <w:ilvl w:val="1"/>
          <w:numId w:val="173"/>
        </w:numPr>
        <w:spacing w:after="202" w:afterAutospacing="0" w:line="276" w:lineRule="auto"/>
      </w:pPr>
      <w:r w:rsidRPr="009A3944">
        <w:rPr>
          <w:szCs w:val="20"/>
        </w:rPr>
        <w:t>A Fish will move by swimming</w:t>
      </w:r>
    </w:p>
    <w:p w:rsidR="003038D8" w:rsidRPr="009A3944" w:rsidRDefault="003038D8" w:rsidP="003038D8">
      <w:pPr>
        <w:pStyle w:val="NormalWeb"/>
        <w:numPr>
          <w:ilvl w:val="1"/>
          <w:numId w:val="173"/>
        </w:numPr>
        <w:spacing w:after="202" w:afterAutospacing="0" w:line="276" w:lineRule="auto"/>
      </w:pPr>
      <w:r w:rsidRPr="009A3944">
        <w:rPr>
          <w:szCs w:val="20"/>
        </w:rPr>
        <w:t>A Frog will move by jumping</w:t>
      </w:r>
    </w:p>
    <w:p w:rsidR="003038D8" w:rsidRPr="009A3944" w:rsidRDefault="003038D8" w:rsidP="003038D8">
      <w:pPr>
        <w:pStyle w:val="NormalWeb"/>
        <w:numPr>
          <w:ilvl w:val="1"/>
          <w:numId w:val="173"/>
        </w:numPr>
        <w:spacing w:after="202" w:afterAutospacing="0" w:line="276" w:lineRule="auto"/>
      </w:pPr>
      <w:r w:rsidRPr="009A3944">
        <w:rPr>
          <w:szCs w:val="20"/>
        </w:rPr>
        <w:t>A Bird will move by flying</w:t>
      </w:r>
    </w:p>
    <w:p w:rsidR="003038D8" w:rsidRPr="009A3944" w:rsidRDefault="003038D8" w:rsidP="003038D8">
      <w:pPr>
        <w:pStyle w:val="western"/>
        <w:ind w:right="0"/>
        <w:jc w:val="left"/>
      </w:pPr>
      <w:r w:rsidRPr="009A3944">
        <w:t>With polymorphism, one function can cause different actions to occur, depending on the type of the object on which the function is invoked. This gives the programmer tremendous expressive capability.</w:t>
      </w:r>
    </w:p>
    <w:p w:rsidR="003038D8" w:rsidRPr="009A3944" w:rsidRDefault="003038D8" w:rsidP="003038D8">
      <w:pPr>
        <w:pStyle w:val="western"/>
        <w:ind w:right="0"/>
        <w:jc w:val="left"/>
      </w:pPr>
      <w:r w:rsidRPr="009A3944">
        <w:t>The polymorphism occurs when a program invokes a virtual function through a base-class (i.e., Animal) pointer or reference C++ dynamically (i.e., at execution time) chooses the correct function for the class from which the object was instantiated.</w:t>
      </w:r>
    </w:p>
    <w:p w:rsidR="003038D8" w:rsidRPr="009A3944" w:rsidRDefault="003038D8" w:rsidP="003038D8">
      <w:pPr>
        <w:pStyle w:val="western"/>
        <w:ind w:right="0"/>
        <w:jc w:val="left"/>
      </w:pPr>
      <w:r w:rsidRPr="009A3944">
        <w:t>An object of a derived class can be treated as an object of its base class. This enables various interesting manipulations. Despite the fact that the derived-class objects are of different types, the compiler allows this because each derived-class object is an object of its base class. However, we cannot treat a base-class object as an object of any of its derived classes. Treating a base-class object as a(n) derived-class object can cause errors.</w:t>
      </w:r>
    </w:p>
    <w:p w:rsidR="003038D8" w:rsidRPr="009A3944" w:rsidRDefault="003038D8" w:rsidP="003038D8">
      <w:pPr>
        <w:pStyle w:val="western"/>
        <w:ind w:right="0"/>
        <w:jc w:val="left"/>
      </w:pPr>
      <w:r w:rsidRPr="009A3944">
        <w:t xml:space="preserve">Whenever you create a base class and a derived class with the same function name and compile it, the call to the base class function is set once and for all by the compiler as the version defined in the base class. The compiler will have no knowledge of any other derived class function with the same name exists. This is called </w:t>
      </w:r>
      <w:r w:rsidRPr="009A3944">
        <w:rPr>
          <w:b/>
          <w:bCs/>
        </w:rPr>
        <w:t>static resolution</w:t>
      </w:r>
      <w:r w:rsidRPr="009A3944">
        <w:t xml:space="preserve"> of the function call since the function call is fixed before the program is executed. This is also sometimes called </w:t>
      </w:r>
      <w:r w:rsidRPr="009A3944">
        <w:rPr>
          <w:b/>
          <w:bCs/>
        </w:rPr>
        <w:t>early binding</w:t>
      </w:r>
      <w:r w:rsidRPr="009A3944">
        <w:t xml:space="preserve"> because the particular base class function chosen is bound to the call during the compilation of the program.</w:t>
      </w:r>
    </w:p>
    <w:p w:rsidR="003038D8" w:rsidRPr="009A3944" w:rsidRDefault="003038D8" w:rsidP="003038D8">
      <w:pPr>
        <w:pStyle w:val="western"/>
        <w:ind w:right="0"/>
        <w:jc w:val="left"/>
      </w:pPr>
      <w:r w:rsidRPr="009A3944">
        <w:t xml:space="preserve">The </w:t>
      </w:r>
      <w:r w:rsidRPr="009A3944">
        <w:rPr>
          <w:b/>
          <w:bCs/>
        </w:rPr>
        <w:t>dynamic linkage</w:t>
      </w:r>
      <w:r w:rsidRPr="009A3944">
        <w:t xml:space="preserve"> or </w:t>
      </w:r>
      <w:r w:rsidRPr="009A3944">
        <w:rPr>
          <w:b/>
          <w:bCs/>
        </w:rPr>
        <w:t>late binding</w:t>
      </w:r>
      <w:r w:rsidRPr="009A3944">
        <w:t xml:space="preserve"> resolves this issue and ensures that the correct function is called. Late binding refers to events that must occur at run time. A late bound function call is one in which the address of the function to be called is unknown until the program runs. A virtual function is a late bound object. </w:t>
      </w:r>
    </w:p>
    <w:p w:rsidR="003038D8" w:rsidRPr="009A3944" w:rsidRDefault="003038D8" w:rsidP="003038D8">
      <w:pPr>
        <w:pStyle w:val="western"/>
        <w:ind w:right="0"/>
        <w:jc w:val="left"/>
      </w:pPr>
      <w:r w:rsidRPr="009A3944">
        <w:t xml:space="preserve">C++ supports polymorphism using virtual functions. A virtual function can be called just like any other member function. However, what makes a virtual function interesting is the capability of supporting run-time polymorphism. It signals to the compiler that you don’t want static linkage for this function. What you </w:t>
      </w:r>
      <w:r w:rsidRPr="009A3944">
        <w:rPr>
          <w:i/>
          <w:iCs/>
        </w:rPr>
        <w:t xml:space="preserve">do </w:t>
      </w:r>
      <w:r w:rsidRPr="009A3944">
        <w:t>want is the selection of the function to be called at any given point in the program to be based on the kind of object for which it is called.</w:t>
      </w:r>
    </w:p>
    <w:p w:rsidR="003038D8" w:rsidRPr="009A3944" w:rsidRDefault="003038D8" w:rsidP="003038D8">
      <w:pPr>
        <w:pStyle w:val="western"/>
        <w:ind w:right="0"/>
        <w:jc w:val="left"/>
      </w:pPr>
      <w:r w:rsidRPr="009A3944">
        <w:t>Virtual functions are declared by preceding the function’s prototype with the keyword virtual in base class. They enable derived classes override function as appropriate. Once declared virtual, a function remains virtual all the way down the hierarchy.</w:t>
      </w:r>
    </w:p>
    <w:p w:rsidR="003038D8" w:rsidRPr="009A3944" w:rsidRDefault="003038D8" w:rsidP="003038D8">
      <w:pPr>
        <w:pStyle w:val="western"/>
        <w:ind w:right="0"/>
        <w:jc w:val="left"/>
        <w:rPr>
          <w:b/>
          <w:bCs/>
        </w:rPr>
      </w:pPr>
      <w:r w:rsidRPr="009A3944">
        <w:rPr>
          <w:b/>
          <w:bCs/>
        </w:rPr>
        <w:t>Static binding</w:t>
      </w:r>
    </w:p>
    <w:p w:rsidR="003038D8" w:rsidRPr="009A3944" w:rsidRDefault="003038D8" w:rsidP="003038D8">
      <w:pPr>
        <w:pStyle w:val="western"/>
        <w:spacing w:before="0" w:beforeAutospacing="0"/>
        <w:ind w:left="720" w:right="0"/>
        <w:jc w:val="left"/>
      </w:pPr>
      <w:r w:rsidRPr="009A3944">
        <w:t xml:space="preserve">When calling a virtual function using specific object with dot operator, function invocation resolved at compile time </w:t>
      </w:r>
    </w:p>
    <w:p w:rsidR="003038D8" w:rsidRPr="009A3944" w:rsidRDefault="003038D8" w:rsidP="003038D8">
      <w:pPr>
        <w:pStyle w:val="western"/>
        <w:ind w:right="0"/>
        <w:jc w:val="left"/>
        <w:rPr>
          <w:b/>
          <w:bCs/>
        </w:rPr>
      </w:pPr>
      <w:r w:rsidRPr="009A3944">
        <w:rPr>
          <w:b/>
          <w:bCs/>
        </w:rPr>
        <w:t>Dynamic binding</w:t>
      </w:r>
    </w:p>
    <w:p w:rsidR="003038D8" w:rsidRPr="009A3944" w:rsidRDefault="003038D8" w:rsidP="003038D8">
      <w:pPr>
        <w:pStyle w:val="western"/>
        <w:spacing w:before="0" w:beforeAutospacing="0"/>
        <w:ind w:left="720" w:right="0"/>
        <w:jc w:val="left"/>
      </w:pPr>
      <w:r w:rsidRPr="009A3944">
        <w:t>Dynamic binding occurs only off pointer and reference handles</w:t>
      </w:r>
    </w:p>
    <w:p w:rsidR="003038D8" w:rsidRPr="009A3944" w:rsidRDefault="003038D8" w:rsidP="003038D8">
      <w:pPr>
        <w:pStyle w:val="western"/>
        <w:spacing w:before="0" w:beforeAutospacing="0"/>
        <w:ind w:right="0"/>
        <w:jc w:val="left"/>
        <w:rPr>
          <w:sz w:val="20"/>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Animal Class. This is the Base class.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class Animal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public:</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Animal(const string&amp; type);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virtual string move(); // Notice keyword virtual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string getAnimalType();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void setAnimalType(string type);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private: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string animalType;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Fish Class. This is the Derived class. This inherits from the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base class Animal.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class Fish : public Animal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public:</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Fish(const string&amp; type);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string move();//keyword virtual can also be used here but is optional, but should be used if its derived classes needs to override this funtion</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Frog Class. This is the Derived class. This inherits from the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base class Animal.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class Frog : public Animal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public:</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Frog(const string&amp; type);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string move();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Bird Class. This is the Derived class. This inherits from the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base class Animal.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class Bird : public Animal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public:</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Bird(const string&amp; type);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string move();</w:t>
      </w:r>
    </w:p>
    <w:p w:rsidR="003038D8" w:rsidRPr="009A3944" w:rsidRDefault="003038D8" w:rsidP="003038D8">
      <w:pPr>
        <w:pStyle w:val="western"/>
        <w:spacing w:before="0" w:beforeAutospacing="0"/>
        <w:ind w:right="0"/>
        <w:jc w:val="left"/>
        <w:rPr>
          <w:rFonts w:ascii="Courier New" w:hAnsi="Courier New" w:cs="Courier New"/>
          <w:noProof/>
          <w:sz w:val="20"/>
          <w:szCs w:val="28"/>
        </w:rPr>
      </w:pPr>
      <w:r w:rsidRPr="009A3944">
        <w:rPr>
          <w:rFonts w:ascii="Courier New" w:hAnsi="Courier New" w:cs="Courier New"/>
          <w:noProof/>
          <w:sz w:val="20"/>
          <w:szCs w:val="28"/>
        </w:rPr>
        <w:t>};</w:t>
      </w:r>
    </w:p>
    <w:p w:rsidR="003038D8" w:rsidRPr="009A3944" w:rsidRDefault="003038D8" w:rsidP="003038D8">
      <w:pPr>
        <w:pStyle w:val="western"/>
        <w:spacing w:before="0" w:beforeAutospacing="0"/>
        <w:ind w:right="0"/>
        <w:jc w:val="left"/>
        <w:rPr>
          <w:rFonts w:ascii="Courier New" w:hAnsi="Courier New" w:cs="Courier New"/>
          <w:noProof/>
          <w:sz w:val="20"/>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Implementation File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Animal::Animal(const string &amp;type)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Indirect initialization using the set function</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setAnimalType(type);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void Animal::setAnimalType(const std::string type)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animalType = type; // sets the member variable with new value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string Animal::getAnimalType()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return animalType; // returns the value of the member variable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string Animal::move()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returns the animal type along with a string</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return getAnimalType() + " Walks";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//invokes the base class constructor Animal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Fish::Fish(const std::string &amp;type): Animal(type)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string Fish::move()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returns the animal type along with a string</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return getAnimalType() + " Swims";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//invokes the base class constructor Animal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Frog::Frog(const string &amp;type): Animal(type)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string Frog::move()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returns the animal type along with a string</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return getAnimalType() + " Leaps";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//invokes the base class constructor Animal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Bird::Bird(const std::string &amp;type) : Animal(type)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string Bird::move()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returns the animal type along with a string</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return getAnimalType() + " Flies"; </w:t>
      </w:r>
    </w:p>
    <w:p w:rsidR="003038D8" w:rsidRPr="009A3944" w:rsidRDefault="003038D8" w:rsidP="003038D8">
      <w:pPr>
        <w:pStyle w:val="western"/>
        <w:spacing w:before="0" w:beforeAutospacing="0"/>
        <w:ind w:right="0"/>
        <w:jc w:val="left"/>
        <w:rPr>
          <w:rFonts w:ascii="Courier New" w:hAnsi="Courier New" w:cs="Courier New"/>
          <w:noProof/>
          <w:sz w:val="20"/>
          <w:szCs w:val="28"/>
        </w:rPr>
      </w:pPr>
      <w:r w:rsidRPr="009A3944">
        <w:rPr>
          <w:rFonts w:ascii="Courier New" w:hAnsi="Courier New" w:cs="Courier New"/>
          <w:noProof/>
          <w:sz w:val="20"/>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Client File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int main()</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ind w:left="720"/>
        <w:rPr>
          <w:rFonts w:ascii="Courier New" w:hAnsi="Courier New" w:cs="Courier New"/>
          <w:noProof/>
          <w:szCs w:val="28"/>
        </w:rPr>
      </w:pPr>
      <w:r w:rsidRPr="009A3944">
        <w:rPr>
          <w:rFonts w:ascii="Courier New" w:hAnsi="Courier New" w:cs="Courier New"/>
          <w:noProof/>
          <w:szCs w:val="28"/>
        </w:rPr>
        <w:t>// Instantiation of the Class object, Here we are creating 3 new // Animal objects dynamically of the type Fish, Bird, Frog. This // is possible because these are a type of Animal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Animal* animals[]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w:t>
      </w:r>
    </w:p>
    <w:p w:rsidR="003038D8" w:rsidRPr="009A3944" w:rsidRDefault="003038D8" w:rsidP="003038D8">
      <w:pPr>
        <w:autoSpaceDE w:val="0"/>
        <w:autoSpaceDN w:val="0"/>
        <w:adjustRightInd w:val="0"/>
        <w:ind w:left="720" w:firstLine="720"/>
        <w:rPr>
          <w:rFonts w:ascii="Courier New" w:hAnsi="Courier New" w:cs="Courier New"/>
          <w:noProof/>
          <w:szCs w:val="28"/>
        </w:rPr>
      </w:pPr>
      <w:r w:rsidRPr="009A3944">
        <w:rPr>
          <w:rFonts w:ascii="Courier New" w:hAnsi="Courier New" w:cs="Courier New"/>
          <w:noProof/>
          <w:szCs w:val="28"/>
        </w:rPr>
        <w:t xml:space="preserve">   //dynamically allocates memory to 3 new objects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new Fish("Fish"),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new Bird("Bird"),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new Frog("Frog")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for(int i = 0; i &lt; 3; i++)</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cout &lt;&lt; animals[i]-&gt;move() &lt;&lt; endl;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delete animals[i];</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return 0;</w:t>
      </w:r>
    </w:p>
    <w:p w:rsidR="003038D8" w:rsidRPr="009A3944" w:rsidRDefault="003038D8" w:rsidP="003038D8">
      <w:pPr>
        <w:pStyle w:val="western"/>
        <w:spacing w:before="0" w:beforeAutospacing="0"/>
        <w:ind w:right="0"/>
        <w:jc w:val="left"/>
        <w:rPr>
          <w:rFonts w:ascii="Courier New" w:hAnsi="Courier New" w:cs="Courier New"/>
          <w:noProof/>
          <w:sz w:val="20"/>
          <w:szCs w:val="28"/>
        </w:rPr>
      </w:pPr>
      <w:r w:rsidRPr="009A3944">
        <w:rPr>
          <w:rFonts w:ascii="Courier New" w:hAnsi="Courier New" w:cs="Courier New"/>
          <w:noProof/>
          <w:sz w:val="20"/>
          <w:szCs w:val="28"/>
        </w:rPr>
        <w:t>}</w:t>
      </w:r>
    </w:p>
    <w:p w:rsidR="003038D8" w:rsidRPr="009A3944" w:rsidRDefault="003038D8" w:rsidP="003038D8">
      <w:pPr>
        <w:pStyle w:val="western"/>
        <w:spacing w:before="0" w:beforeAutospacing="0"/>
        <w:ind w:right="0"/>
        <w:jc w:val="left"/>
      </w:pPr>
    </w:p>
    <w:p w:rsidR="003038D8" w:rsidRPr="009A3944" w:rsidRDefault="003038D8" w:rsidP="003038D8">
      <w:pPr>
        <w:pStyle w:val="western"/>
        <w:spacing w:before="29" w:beforeAutospacing="0"/>
        <w:ind w:right="0"/>
        <w:jc w:val="left"/>
      </w:pPr>
      <w:r w:rsidRPr="009A3944">
        <w:rPr>
          <w:b/>
          <w:bCs/>
        </w:rPr>
        <w:t>Allowed Assignments between Base-Class and Derived-Class Objects and Pointers</w:t>
      </w:r>
    </w:p>
    <w:p w:rsidR="003038D8" w:rsidRPr="009A3944" w:rsidRDefault="003038D8" w:rsidP="003038D8">
      <w:pPr>
        <w:pStyle w:val="western"/>
        <w:ind w:right="0"/>
        <w:jc w:val="left"/>
      </w:pPr>
      <w:r w:rsidRPr="009A3944">
        <w:t>Although a derived-class object also is a base-class object, the two objects are nevertheless different. Although derived-class objects can be treated as if they are base-class objects. This is a logical relationship, because the derived class contains all the members of the base class. However, base-class objects cannot be treated as if they are derived-class objects, the derived class can have additional derived-class-only members. For this reason, aiming a derived-class pointer at a base-class object is not allowed without an explicit cast and such an assignment would leave the derived-class-only members undefined on the base-class object.</w:t>
      </w:r>
    </w:p>
    <w:p w:rsidR="003038D8" w:rsidRPr="009A3944" w:rsidRDefault="003038D8" w:rsidP="003038D8">
      <w:pPr>
        <w:autoSpaceDE w:val="0"/>
        <w:autoSpaceDN w:val="0"/>
        <w:adjustRightInd w:val="0"/>
        <w:rPr>
          <w:rFonts w:ascii="Courier New" w:hAnsi="Courier New" w:cs="Courier New"/>
          <w:noProof/>
          <w:sz w:val="22"/>
          <w:szCs w:val="28"/>
        </w:rPr>
      </w:pPr>
      <w:r w:rsidRPr="009A3944">
        <w:rPr>
          <w:rFonts w:ascii="Courier New" w:hAnsi="Courier New" w:cs="Courier New"/>
          <w:noProof/>
          <w:sz w:val="22"/>
          <w:szCs w:val="28"/>
        </w:rPr>
        <w:t>// Creating Base class object</w:t>
      </w:r>
    </w:p>
    <w:p w:rsidR="003038D8" w:rsidRPr="009A3944" w:rsidRDefault="003038D8" w:rsidP="003038D8">
      <w:pPr>
        <w:autoSpaceDE w:val="0"/>
        <w:autoSpaceDN w:val="0"/>
        <w:adjustRightInd w:val="0"/>
        <w:rPr>
          <w:rFonts w:ascii="Courier New" w:hAnsi="Courier New" w:cs="Courier New"/>
          <w:noProof/>
          <w:sz w:val="22"/>
          <w:szCs w:val="28"/>
        </w:rPr>
      </w:pPr>
      <w:r w:rsidRPr="009A3944">
        <w:rPr>
          <w:rFonts w:ascii="Courier New" w:hAnsi="Courier New" w:cs="Courier New"/>
          <w:noProof/>
          <w:sz w:val="22"/>
          <w:szCs w:val="28"/>
        </w:rPr>
        <w:t>Animal animalObj;</w:t>
      </w:r>
    </w:p>
    <w:p w:rsidR="003038D8" w:rsidRPr="009A3944" w:rsidRDefault="003038D8" w:rsidP="003038D8">
      <w:pPr>
        <w:autoSpaceDE w:val="0"/>
        <w:autoSpaceDN w:val="0"/>
        <w:adjustRightInd w:val="0"/>
        <w:rPr>
          <w:rFonts w:ascii="Courier New" w:hAnsi="Courier New" w:cs="Courier New"/>
          <w:noProof/>
          <w:sz w:val="22"/>
          <w:szCs w:val="28"/>
        </w:rPr>
      </w:pPr>
    </w:p>
    <w:p w:rsidR="003038D8" w:rsidRPr="009A3944" w:rsidRDefault="003038D8" w:rsidP="003038D8">
      <w:pPr>
        <w:autoSpaceDE w:val="0"/>
        <w:autoSpaceDN w:val="0"/>
        <w:adjustRightInd w:val="0"/>
        <w:rPr>
          <w:rFonts w:ascii="Courier New" w:hAnsi="Courier New" w:cs="Courier New"/>
          <w:noProof/>
          <w:sz w:val="22"/>
          <w:szCs w:val="28"/>
        </w:rPr>
      </w:pPr>
      <w:r w:rsidRPr="009A3944">
        <w:rPr>
          <w:rFonts w:ascii="Courier New" w:hAnsi="Courier New" w:cs="Courier New"/>
          <w:noProof/>
          <w:sz w:val="22"/>
          <w:szCs w:val="28"/>
        </w:rPr>
        <w:t>// Creating Base class pointer. Assigning the value</w:t>
      </w:r>
    </w:p>
    <w:p w:rsidR="003038D8" w:rsidRPr="009A3944" w:rsidRDefault="003038D8" w:rsidP="003038D8">
      <w:pPr>
        <w:autoSpaceDE w:val="0"/>
        <w:autoSpaceDN w:val="0"/>
        <w:adjustRightInd w:val="0"/>
        <w:rPr>
          <w:rFonts w:ascii="Courier New" w:hAnsi="Courier New" w:cs="Courier New"/>
          <w:noProof/>
          <w:sz w:val="22"/>
          <w:szCs w:val="28"/>
        </w:rPr>
      </w:pPr>
      <w:r w:rsidRPr="009A3944">
        <w:rPr>
          <w:rFonts w:ascii="Courier New" w:hAnsi="Courier New" w:cs="Courier New"/>
          <w:noProof/>
          <w:sz w:val="22"/>
          <w:szCs w:val="28"/>
        </w:rPr>
        <w:t>// 0 or NULL ensures that the pointer does not point</w:t>
      </w:r>
    </w:p>
    <w:p w:rsidR="003038D8" w:rsidRPr="009A3944" w:rsidRDefault="003038D8" w:rsidP="003038D8">
      <w:pPr>
        <w:autoSpaceDE w:val="0"/>
        <w:autoSpaceDN w:val="0"/>
        <w:adjustRightInd w:val="0"/>
        <w:rPr>
          <w:rFonts w:ascii="Courier New" w:hAnsi="Courier New" w:cs="Courier New"/>
          <w:noProof/>
          <w:sz w:val="22"/>
          <w:szCs w:val="28"/>
        </w:rPr>
      </w:pPr>
      <w:r w:rsidRPr="009A3944">
        <w:rPr>
          <w:rFonts w:ascii="Courier New" w:hAnsi="Courier New" w:cs="Courier New"/>
          <w:noProof/>
          <w:sz w:val="22"/>
          <w:szCs w:val="28"/>
        </w:rPr>
        <w:t>// to anything (garbage value)</w:t>
      </w:r>
    </w:p>
    <w:p w:rsidR="003038D8" w:rsidRPr="009A3944" w:rsidRDefault="003038D8" w:rsidP="003038D8">
      <w:pPr>
        <w:autoSpaceDE w:val="0"/>
        <w:autoSpaceDN w:val="0"/>
        <w:adjustRightInd w:val="0"/>
        <w:rPr>
          <w:rFonts w:ascii="Courier New" w:hAnsi="Courier New" w:cs="Courier New"/>
          <w:noProof/>
          <w:sz w:val="22"/>
          <w:szCs w:val="28"/>
        </w:rPr>
      </w:pPr>
      <w:r w:rsidRPr="009A3944">
        <w:rPr>
          <w:rFonts w:ascii="Courier New" w:hAnsi="Courier New" w:cs="Courier New"/>
          <w:noProof/>
          <w:sz w:val="22"/>
          <w:szCs w:val="28"/>
        </w:rPr>
        <w:t>Animal *animalPtr = 0;</w:t>
      </w:r>
    </w:p>
    <w:p w:rsidR="003038D8" w:rsidRPr="009A3944" w:rsidRDefault="003038D8" w:rsidP="003038D8">
      <w:pPr>
        <w:autoSpaceDE w:val="0"/>
        <w:autoSpaceDN w:val="0"/>
        <w:adjustRightInd w:val="0"/>
        <w:rPr>
          <w:rFonts w:ascii="Courier New" w:hAnsi="Courier New" w:cs="Courier New"/>
          <w:noProof/>
          <w:sz w:val="22"/>
          <w:szCs w:val="28"/>
        </w:rPr>
      </w:pPr>
    </w:p>
    <w:p w:rsidR="003038D8" w:rsidRPr="009A3944" w:rsidRDefault="003038D8" w:rsidP="003038D8">
      <w:pPr>
        <w:autoSpaceDE w:val="0"/>
        <w:autoSpaceDN w:val="0"/>
        <w:adjustRightInd w:val="0"/>
        <w:rPr>
          <w:rFonts w:ascii="Courier New" w:hAnsi="Courier New" w:cs="Courier New"/>
          <w:noProof/>
          <w:sz w:val="22"/>
          <w:szCs w:val="28"/>
        </w:rPr>
      </w:pPr>
      <w:r w:rsidRPr="009A3944">
        <w:rPr>
          <w:rFonts w:ascii="Courier New" w:hAnsi="Courier New" w:cs="Courier New"/>
          <w:noProof/>
          <w:sz w:val="22"/>
          <w:szCs w:val="28"/>
        </w:rPr>
        <w:t>// Creating Derived class object</w:t>
      </w:r>
    </w:p>
    <w:p w:rsidR="003038D8" w:rsidRPr="009A3944" w:rsidRDefault="003038D8" w:rsidP="003038D8">
      <w:pPr>
        <w:autoSpaceDE w:val="0"/>
        <w:autoSpaceDN w:val="0"/>
        <w:adjustRightInd w:val="0"/>
        <w:rPr>
          <w:rFonts w:ascii="Courier New" w:hAnsi="Courier New" w:cs="Courier New"/>
          <w:noProof/>
          <w:sz w:val="22"/>
          <w:szCs w:val="28"/>
        </w:rPr>
      </w:pPr>
      <w:r w:rsidRPr="009A3944">
        <w:rPr>
          <w:rFonts w:ascii="Courier New" w:hAnsi="Courier New" w:cs="Courier New"/>
          <w:noProof/>
          <w:sz w:val="22"/>
          <w:szCs w:val="28"/>
        </w:rPr>
        <w:t>Bird birdObj;</w:t>
      </w:r>
    </w:p>
    <w:p w:rsidR="003038D8" w:rsidRPr="009A3944" w:rsidRDefault="003038D8" w:rsidP="003038D8">
      <w:pPr>
        <w:autoSpaceDE w:val="0"/>
        <w:autoSpaceDN w:val="0"/>
        <w:adjustRightInd w:val="0"/>
        <w:rPr>
          <w:rFonts w:ascii="Courier New" w:hAnsi="Courier New" w:cs="Courier New"/>
          <w:noProof/>
          <w:sz w:val="22"/>
          <w:szCs w:val="28"/>
        </w:rPr>
      </w:pPr>
    </w:p>
    <w:p w:rsidR="003038D8" w:rsidRPr="009A3944" w:rsidRDefault="003038D8" w:rsidP="003038D8">
      <w:pPr>
        <w:autoSpaceDE w:val="0"/>
        <w:autoSpaceDN w:val="0"/>
        <w:adjustRightInd w:val="0"/>
        <w:rPr>
          <w:rFonts w:ascii="Courier New" w:hAnsi="Courier New" w:cs="Courier New"/>
          <w:noProof/>
          <w:sz w:val="22"/>
          <w:szCs w:val="28"/>
        </w:rPr>
      </w:pPr>
      <w:r w:rsidRPr="009A3944">
        <w:rPr>
          <w:rFonts w:ascii="Courier New" w:hAnsi="Courier New" w:cs="Courier New"/>
          <w:noProof/>
          <w:sz w:val="22"/>
          <w:szCs w:val="28"/>
        </w:rPr>
        <w:t>//Creating Derived class pointer. Assigning the value</w:t>
      </w:r>
    </w:p>
    <w:p w:rsidR="003038D8" w:rsidRPr="009A3944" w:rsidRDefault="003038D8" w:rsidP="003038D8">
      <w:pPr>
        <w:autoSpaceDE w:val="0"/>
        <w:autoSpaceDN w:val="0"/>
        <w:adjustRightInd w:val="0"/>
        <w:rPr>
          <w:rFonts w:ascii="Courier New" w:hAnsi="Courier New" w:cs="Courier New"/>
          <w:noProof/>
          <w:sz w:val="22"/>
          <w:szCs w:val="28"/>
        </w:rPr>
      </w:pPr>
      <w:r w:rsidRPr="009A3944">
        <w:rPr>
          <w:rFonts w:ascii="Courier New" w:hAnsi="Courier New" w:cs="Courier New"/>
          <w:noProof/>
          <w:sz w:val="22"/>
          <w:szCs w:val="28"/>
        </w:rPr>
        <w:t>// 0 or NULL ensures that the pointer does not point</w:t>
      </w:r>
    </w:p>
    <w:p w:rsidR="003038D8" w:rsidRPr="009A3944" w:rsidRDefault="003038D8" w:rsidP="003038D8">
      <w:pPr>
        <w:autoSpaceDE w:val="0"/>
        <w:autoSpaceDN w:val="0"/>
        <w:adjustRightInd w:val="0"/>
        <w:rPr>
          <w:rFonts w:ascii="Courier New" w:hAnsi="Courier New" w:cs="Courier New"/>
          <w:noProof/>
          <w:sz w:val="22"/>
          <w:szCs w:val="28"/>
        </w:rPr>
      </w:pPr>
      <w:r w:rsidRPr="009A3944">
        <w:rPr>
          <w:rFonts w:ascii="Courier New" w:hAnsi="Courier New" w:cs="Courier New"/>
          <w:noProof/>
          <w:sz w:val="22"/>
          <w:szCs w:val="28"/>
        </w:rPr>
        <w:t>// to anything (garbage value)</w:t>
      </w:r>
    </w:p>
    <w:p w:rsidR="003038D8" w:rsidRPr="009A3944" w:rsidRDefault="003038D8" w:rsidP="003038D8">
      <w:pPr>
        <w:pStyle w:val="western"/>
        <w:spacing w:before="29" w:beforeAutospacing="0" w:after="29"/>
        <w:ind w:right="0"/>
        <w:jc w:val="left"/>
      </w:pPr>
      <w:r w:rsidRPr="009A3944">
        <w:rPr>
          <w:rFonts w:ascii="Courier New" w:hAnsi="Courier New" w:cs="Courier New"/>
          <w:noProof/>
          <w:sz w:val="22"/>
          <w:szCs w:val="28"/>
        </w:rPr>
        <w:t>Bird *birdPtr = 0;</w:t>
      </w:r>
    </w:p>
    <w:p w:rsidR="003038D8" w:rsidRPr="009A3944" w:rsidRDefault="003038D8" w:rsidP="003038D8">
      <w:pPr>
        <w:pStyle w:val="western"/>
        <w:spacing w:before="29" w:beforeAutospacing="0" w:after="29"/>
        <w:ind w:right="0"/>
        <w:jc w:val="left"/>
      </w:pPr>
    </w:p>
    <w:p w:rsidR="003038D8" w:rsidRPr="009A3944" w:rsidRDefault="003038D8" w:rsidP="003038D8">
      <w:pPr>
        <w:pStyle w:val="western"/>
        <w:spacing w:before="29" w:beforeAutospacing="0" w:after="29"/>
        <w:ind w:right="0"/>
        <w:jc w:val="left"/>
      </w:pPr>
      <w:r w:rsidRPr="009A3944">
        <w:t>There are four ways to aim base-class pointers and derived-class pointers at base-class objects and derived-class objects:</w:t>
      </w:r>
    </w:p>
    <w:p w:rsidR="003038D8" w:rsidRPr="009A3944" w:rsidRDefault="003038D8" w:rsidP="003038D8">
      <w:pPr>
        <w:pStyle w:val="western"/>
        <w:numPr>
          <w:ilvl w:val="0"/>
          <w:numId w:val="174"/>
        </w:numPr>
        <w:spacing w:before="29" w:beforeAutospacing="0" w:after="29"/>
        <w:ind w:right="0"/>
        <w:jc w:val="left"/>
      </w:pPr>
      <w:r w:rsidRPr="009A3944">
        <w:t>Aiming a base-class pointer at a base-class object is straight forward. Calls made off the base-class pointer simply invoke base-class functionality.</w:t>
      </w:r>
    </w:p>
    <w:p w:rsidR="003038D8" w:rsidRPr="009A3944" w:rsidRDefault="003038D8" w:rsidP="003038D8">
      <w:pPr>
        <w:pStyle w:val="western"/>
        <w:spacing w:before="29" w:beforeAutospacing="0" w:after="29"/>
        <w:ind w:left="720" w:right="0"/>
        <w:jc w:val="left"/>
        <w:rPr>
          <w:rFonts w:ascii="Courier New" w:hAnsi="Courier New" w:cs="Courier New"/>
          <w:b/>
          <w:bCs/>
          <w:noProof/>
          <w:sz w:val="20"/>
          <w:szCs w:val="28"/>
        </w:rPr>
      </w:pPr>
    </w:p>
    <w:p w:rsidR="003038D8" w:rsidRPr="009A3944" w:rsidRDefault="003038D8" w:rsidP="003038D8">
      <w:pPr>
        <w:autoSpaceDE w:val="0"/>
        <w:autoSpaceDN w:val="0"/>
        <w:adjustRightInd w:val="0"/>
        <w:ind w:firstLine="720"/>
        <w:rPr>
          <w:rFonts w:ascii="Courier New" w:hAnsi="Courier New" w:cs="Courier New"/>
          <w:noProof/>
          <w:sz w:val="22"/>
          <w:szCs w:val="28"/>
        </w:rPr>
      </w:pPr>
      <w:r w:rsidRPr="009A3944">
        <w:rPr>
          <w:rFonts w:ascii="Courier New" w:hAnsi="Courier New" w:cs="Courier New"/>
          <w:noProof/>
          <w:sz w:val="22"/>
          <w:szCs w:val="28"/>
        </w:rPr>
        <w:t>// Pointing the base class pointer to base class object</w:t>
      </w:r>
    </w:p>
    <w:p w:rsidR="003038D8" w:rsidRPr="009A3944" w:rsidRDefault="003038D8" w:rsidP="003038D8">
      <w:pPr>
        <w:pStyle w:val="western"/>
        <w:spacing w:before="29" w:beforeAutospacing="0" w:after="29"/>
        <w:ind w:left="720" w:right="0"/>
        <w:jc w:val="left"/>
        <w:rPr>
          <w:rFonts w:ascii="Courier New" w:hAnsi="Courier New" w:cs="Courier New"/>
          <w:noProof/>
          <w:sz w:val="14"/>
          <w:szCs w:val="28"/>
        </w:rPr>
      </w:pPr>
      <w:r w:rsidRPr="009A3944">
        <w:rPr>
          <w:rFonts w:ascii="Courier New" w:hAnsi="Courier New" w:cs="Courier New"/>
          <w:noProof/>
          <w:sz w:val="22"/>
          <w:szCs w:val="28"/>
        </w:rPr>
        <w:t>animalPtr = &amp;animalObj;</w:t>
      </w:r>
    </w:p>
    <w:p w:rsidR="003038D8" w:rsidRPr="009A3944" w:rsidRDefault="003038D8" w:rsidP="003038D8">
      <w:pPr>
        <w:pStyle w:val="western"/>
        <w:spacing w:before="29" w:beforeAutospacing="0" w:after="29"/>
        <w:ind w:left="720" w:right="0"/>
        <w:jc w:val="left"/>
        <w:rPr>
          <w:b/>
          <w:bCs/>
        </w:rPr>
      </w:pPr>
    </w:p>
    <w:p w:rsidR="003038D8" w:rsidRPr="009A3944" w:rsidRDefault="003038D8" w:rsidP="003038D8">
      <w:pPr>
        <w:pStyle w:val="western"/>
        <w:numPr>
          <w:ilvl w:val="0"/>
          <w:numId w:val="174"/>
        </w:numPr>
        <w:spacing w:before="29" w:beforeAutospacing="0" w:after="29"/>
        <w:ind w:right="0"/>
        <w:jc w:val="left"/>
      </w:pPr>
      <w:r w:rsidRPr="009A3944">
        <w:t>Aiming a derived-class pointer at a derived-class object is straight forward. Calls made off the derived-class pointer simply invoke derived-class functionality.</w:t>
      </w:r>
    </w:p>
    <w:p w:rsidR="003038D8" w:rsidRPr="009A3944" w:rsidRDefault="003038D8" w:rsidP="003038D8">
      <w:pPr>
        <w:pStyle w:val="western"/>
        <w:spacing w:before="29" w:beforeAutospacing="0" w:after="29"/>
        <w:ind w:left="720" w:right="0"/>
        <w:jc w:val="left"/>
      </w:pPr>
    </w:p>
    <w:p w:rsidR="003038D8" w:rsidRPr="009A3944" w:rsidRDefault="003038D8" w:rsidP="003038D8">
      <w:pPr>
        <w:autoSpaceDE w:val="0"/>
        <w:autoSpaceDN w:val="0"/>
        <w:adjustRightInd w:val="0"/>
        <w:ind w:firstLine="720"/>
        <w:rPr>
          <w:rFonts w:ascii="Courier New" w:hAnsi="Courier New" w:cs="Courier New"/>
          <w:noProof/>
          <w:sz w:val="22"/>
          <w:szCs w:val="28"/>
        </w:rPr>
      </w:pPr>
      <w:r w:rsidRPr="009A3944">
        <w:rPr>
          <w:rFonts w:ascii="Courier New" w:hAnsi="Courier New" w:cs="Courier New"/>
          <w:noProof/>
          <w:sz w:val="22"/>
          <w:szCs w:val="28"/>
        </w:rPr>
        <w:t xml:space="preserve">// Pointing the derived class pointer to derived class </w:t>
      </w:r>
    </w:p>
    <w:p w:rsidR="003038D8" w:rsidRPr="009A3944" w:rsidRDefault="003038D8" w:rsidP="003038D8">
      <w:pPr>
        <w:autoSpaceDE w:val="0"/>
        <w:autoSpaceDN w:val="0"/>
        <w:adjustRightInd w:val="0"/>
        <w:ind w:firstLine="720"/>
        <w:rPr>
          <w:rFonts w:ascii="Courier New" w:hAnsi="Courier New" w:cs="Courier New"/>
          <w:noProof/>
          <w:sz w:val="22"/>
          <w:szCs w:val="28"/>
        </w:rPr>
      </w:pPr>
      <w:r w:rsidRPr="009A3944">
        <w:rPr>
          <w:rFonts w:ascii="Courier New" w:hAnsi="Courier New" w:cs="Courier New"/>
          <w:noProof/>
          <w:sz w:val="22"/>
          <w:szCs w:val="28"/>
        </w:rPr>
        <w:t>// object</w:t>
      </w:r>
    </w:p>
    <w:p w:rsidR="003038D8" w:rsidRPr="009A3944" w:rsidRDefault="003038D8" w:rsidP="003038D8">
      <w:pPr>
        <w:pStyle w:val="western"/>
        <w:spacing w:before="29" w:beforeAutospacing="0" w:after="29"/>
        <w:ind w:left="720" w:right="0"/>
        <w:jc w:val="left"/>
        <w:rPr>
          <w:rFonts w:ascii="Courier New" w:hAnsi="Courier New" w:cs="Courier New"/>
          <w:noProof/>
          <w:sz w:val="28"/>
          <w:szCs w:val="28"/>
        </w:rPr>
      </w:pPr>
      <w:r w:rsidRPr="009A3944">
        <w:rPr>
          <w:rFonts w:ascii="Courier New" w:hAnsi="Courier New" w:cs="Courier New"/>
          <w:noProof/>
          <w:sz w:val="22"/>
          <w:szCs w:val="28"/>
        </w:rPr>
        <w:t>birdPtr = &amp;birdObj;</w:t>
      </w:r>
    </w:p>
    <w:p w:rsidR="003038D8" w:rsidRPr="009A3944" w:rsidRDefault="003038D8" w:rsidP="003038D8">
      <w:pPr>
        <w:pStyle w:val="western"/>
        <w:spacing w:before="29" w:beforeAutospacing="0" w:after="29"/>
        <w:ind w:left="720" w:right="0"/>
        <w:jc w:val="left"/>
      </w:pPr>
    </w:p>
    <w:p w:rsidR="003038D8" w:rsidRPr="009A3944" w:rsidRDefault="003038D8" w:rsidP="003038D8">
      <w:pPr>
        <w:pStyle w:val="western"/>
        <w:numPr>
          <w:ilvl w:val="0"/>
          <w:numId w:val="174"/>
        </w:numPr>
        <w:spacing w:before="29" w:beforeAutospacing="0" w:after="29"/>
        <w:ind w:right="0"/>
        <w:jc w:val="left"/>
      </w:pPr>
      <w:r w:rsidRPr="009A3944">
        <w:t xml:space="preserve">Aiming a base-class pointer at a derived-class object is safe, because the derived-class object is an object of its base class. However, this pointer can be used to invoke only base-class member functions. If the programmer attempts to refer to a derived-class-only member through the base-class pointer, the compiler reports an error. To avoid this error, the programmer must cast the base-class pointer to a derived-class pointer. The derived-class pointer can then be used to invoke the derived-class object's complete functionality. However, this technique is called downcasting and is a potentially dangerous operation. </w:t>
      </w:r>
    </w:p>
    <w:p w:rsidR="003038D8" w:rsidRPr="009A3944" w:rsidRDefault="003038D8" w:rsidP="003038D8">
      <w:pPr>
        <w:pStyle w:val="western"/>
        <w:spacing w:before="29" w:beforeAutospacing="0" w:after="29"/>
        <w:ind w:right="0"/>
        <w:jc w:val="left"/>
      </w:pPr>
    </w:p>
    <w:p w:rsidR="003038D8" w:rsidRPr="009A3944" w:rsidRDefault="003038D8" w:rsidP="003038D8">
      <w:pPr>
        <w:autoSpaceDE w:val="0"/>
        <w:autoSpaceDN w:val="0"/>
        <w:adjustRightInd w:val="0"/>
        <w:ind w:firstLine="720"/>
        <w:rPr>
          <w:rFonts w:ascii="Courier New" w:hAnsi="Courier New" w:cs="Courier New"/>
          <w:noProof/>
          <w:sz w:val="22"/>
          <w:szCs w:val="28"/>
        </w:rPr>
      </w:pPr>
      <w:r w:rsidRPr="009A3944">
        <w:rPr>
          <w:rFonts w:ascii="Courier New" w:hAnsi="Courier New" w:cs="Courier New"/>
          <w:noProof/>
          <w:sz w:val="22"/>
          <w:szCs w:val="28"/>
        </w:rPr>
        <w:t>// Downcasting:</w:t>
      </w:r>
    </w:p>
    <w:p w:rsidR="003038D8" w:rsidRPr="009A3944" w:rsidRDefault="003038D8" w:rsidP="003038D8">
      <w:pPr>
        <w:autoSpaceDE w:val="0"/>
        <w:autoSpaceDN w:val="0"/>
        <w:adjustRightInd w:val="0"/>
        <w:ind w:firstLine="720"/>
        <w:rPr>
          <w:rFonts w:ascii="Courier New" w:hAnsi="Courier New" w:cs="Courier New"/>
          <w:noProof/>
          <w:sz w:val="22"/>
          <w:szCs w:val="28"/>
        </w:rPr>
      </w:pPr>
      <w:r w:rsidRPr="009A3944">
        <w:rPr>
          <w:rFonts w:ascii="Courier New" w:hAnsi="Courier New" w:cs="Courier New"/>
          <w:noProof/>
          <w:sz w:val="22"/>
          <w:szCs w:val="28"/>
        </w:rPr>
        <w:t>// Base class pointer aimed at derived class object</w:t>
      </w:r>
    </w:p>
    <w:p w:rsidR="003038D8" w:rsidRPr="009A3944" w:rsidRDefault="003038D8" w:rsidP="003038D8">
      <w:pPr>
        <w:autoSpaceDE w:val="0"/>
        <w:autoSpaceDN w:val="0"/>
        <w:adjustRightInd w:val="0"/>
        <w:ind w:firstLine="720"/>
        <w:rPr>
          <w:rFonts w:ascii="Courier New" w:hAnsi="Courier New" w:cs="Courier New"/>
          <w:noProof/>
          <w:sz w:val="22"/>
          <w:szCs w:val="28"/>
        </w:rPr>
      </w:pPr>
      <w:r w:rsidRPr="009A3944">
        <w:rPr>
          <w:rFonts w:ascii="Courier New" w:hAnsi="Courier New" w:cs="Courier New"/>
          <w:noProof/>
          <w:sz w:val="22"/>
          <w:szCs w:val="28"/>
        </w:rPr>
        <w:t>// Can invoke only base class functions</w:t>
      </w:r>
    </w:p>
    <w:p w:rsidR="003038D8" w:rsidRPr="009A3944" w:rsidRDefault="003038D8" w:rsidP="003038D8">
      <w:pPr>
        <w:pStyle w:val="western"/>
        <w:spacing w:before="29" w:beforeAutospacing="0" w:after="29"/>
        <w:ind w:left="720" w:right="0"/>
        <w:jc w:val="left"/>
        <w:rPr>
          <w:rFonts w:ascii="Courier New" w:hAnsi="Courier New" w:cs="Courier New"/>
          <w:noProof/>
          <w:sz w:val="28"/>
          <w:szCs w:val="28"/>
        </w:rPr>
      </w:pPr>
      <w:r w:rsidRPr="009A3944">
        <w:rPr>
          <w:rFonts w:ascii="Courier New" w:hAnsi="Courier New" w:cs="Courier New"/>
          <w:noProof/>
          <w:sz w:val="22"/>
          <w:szCs w:val="28"/>
        </w:rPr>
        <w:t>animalPtr = &amp;birdObj;</w:t>
      </w:r>
    </w:p>
    <w:p w:rsidR="003038D8" w:rsidRPr="009A3944" w:rsidRDefault="003038D8" w:rsidP="003038D8">
      <w:pPr>
        <w:pStyle w:val="western"/>
        <w:spacing w:before="29" w:beforeAutospacing="0" w:after="29"/>
        <w:ind w:left="720" w:right="0"/>
        <w:jc w:val="left"/>
      </w:pPr>
    </w:p>
    <w:p w:rsidR="003038D8" w:rsidRPr="009A3944" w:rsidRDefault="003038D8" w:rsidP="003038D8">
      <w:pPr>
        <w:pStyle w:val="western"/>
        <w:numPr>
          <w:ilvl w:val="0"/>
          <w:numId w:val="174"/>
        </w:numPr>
        <w:spacing w:before="29" w:beforeAutospacing="0" w:after="29"/>
        <w:ind w:right="0"/>
        <w:jc w:val="left"/>
      </w:pPr>
      <w:r w:rsidRPr="009A3944">
        <w:t>Aiming a derived-class pointer at a base-class object generates a compilation error. The is-a relationship applies only from a derived class to its direct and indirect base classes, and not vice versa. A base-class object does not contain the derived-class-only members that can be invoked off a derived-class pointer.</w:t>
      </w:r>
    </w:p>
    <w:p w:rsidR="003038D8" w:rsidRPr="009A3944" w:rsidRDefault="003038D8" w:rsidP="003038D8">
      <w:pPr>
        <w:pStyle w:val="western"/>
        <w:spacing w:before="29" w:beforeAutospacing="0" w:after="29"/>
        <w:ind w:right="0"/>
        <w:jc w:val="left"/>
      </w:pPr>
    </w:p>
    <w:p w:rsidR="003038D8" w:rsidRPr="009A3944" w:rsidRDefault="003038D8" w:rsidP="003038D8">
      <w:pPr>
        <w:autoSpaceDE w:val="0"/>
        <w:autoSpaceDN w:val="0"/>
        <w:adjustRightInd w:val="0"/>
        <w:ind w:firstLine="720"/>
        <w:rPr>
          <w:rFonts w:ascii="Courier New" w:hAnsi="Courier New" w:cs="Courier New"/>
          <w:noProof/>
          <w:sz w:val="22"/>
          <w:szCs w:val="28"/>
        </w:rPr>
      </w:pPr>
      <w:r w:rsidRPr="009A3944">
        <w:rPr>
          <w:rFonts w:ascii="Courier New" w:hAnsi="Courier New" w:cs="Courier New"/>
          <w:noProof/>
          <w:sz w:val="22"/>
          <w:szCs w:val="28"/>
        </w:rPr>
        <w:t>// Derived class pointer aimed at base class object</w:t>
      </w:r>
    </w:p>
    <w:p w:rsidR="003038D8" w:rsidRPr="009A3944" w:rsidRDefault="003038D8" w:rsidP="003038D8">
      <w:pPr>
        <w:pStyle w:val="western"/>
        <w:spacing w:before="29" w:beforeAutospacing="0" w:after="29"/>
        <w:ind w:left="720" w:right="0"/>
        <w:jc w:val="left"/>
      </w:pPr>
      <w:r w:rsidRPr="009A3944">
        <w:rPr>
          <w:rFonts w:ascii="Courier New" w:hAnsi="Courier New" w:cs="Courier New"/>
          <w:noProof/>
          <w:sz w:val="22"/>
          <w:szCs w:val="28"/>
        </w:rPr>
        <w:t>birdPtr = &amp;animalObj; // WILL THROW ERROR !!!</w:t>
      </w:r>
    </w:p>
    <w:p w:rsidR="003038D8" w:rsidRPr="009A3944" w:rsidRDefault="003038D8" w:rsidP="003038D8">
      <w:pPr>
        <w:pStyle w:val="western"/>
        <w:ind w:right="0"/>
        <w:jc w:val="left"/>
      </w:pPr>
      <w:r w:rsidRPr="009A3944">
        <w:rPr>
          <w:b/>
          <w:bCs/>
        </w:rPr>
        <w:t>Differences between overloading and virtual functions</w:t>
      </w:r>
    </w:p>
    <w:p w:rsidR="003038D8" w:rsidRPr="009A3944" w:rsidRDefault="003038D8" w:rsidP="003038D8">
      <w:pPr>
        <w:pStyle w:val="western"/>
        <w:ind w:right="0"/>
        <w:jc w:val="left"/>
      </w:pPr>
      <w:r w:rsidRPr="009A3944">
        <w:t xml:space="preserve">The redefinition of a virtual function inside a derived class might seem somewhat similar to function overloading. However, the two processes are distinctly different: </w:t>
      </w:r>
    </w:p>
    <w:p w:rsidR="003038D8" w:rsidRPr="009A3944" w:rsidRDefault="003038D8" w:rsidP="003038D8">
      <w:pPr>
        <w:pStyle w:val="NormalWeb"/>
        <w:numPr>
          <w:ilvl w:val="0"/>
          <w:numId w:val="175"/>
        </w:numPr>
        <w:spacing w:after="202" w:afterAutospacing="0" w:line="276" w:lineRule="auto"/>
      </w:pPr>
      <w:r w:rsidRPr="009A3944">
        <w:rPr>
          <w:szCs w:val="20"/>
        </w:rPr>
        <w:t xml:space="preserve">An overloaded function must differ in type and/or number of parameters, while a redefined virtual function must have precisely the same type and number of parameters and the same return type. (In fact, if you change either the number or type of parameters when redefining a virtual function, it will simply become an overloaded function and its virtual nature is lost.) </w:t>
      </w:r>
    </w:p>
    <w:p w:rsidR="003038D8" w:rsidRPr="009A3944" w:rsidRDefault="003038D8" w:rsidP="003038D8">
      <w:pPr>
        <w:pStyle w:val="NormalWeb"/>
        <w:numPr>
          <w:ilvl w:val="0"/>
          <w:numId w:val="175"/>
        </w:numPr>
        <w:spacing w:after="202" w:afterAutospacing="0" w:line="276" w:lineRule="auto"/>
      </w:pPr>
      <w:r w:rsidRPr="009A3944">
        <w:rPr>
          <w:szCs w:val="20"/>
        </w:rPr>
        <w:t xml:space="preserve">Virtual functions must be class members. </w:t>
      </w:r>
    </w:p>
    <w:p w:rsidR="003038D8" w:rsidRPr="009A3944" w:rsidRDefault="003038D8" w:rsidP="003038D8">
      <w:pPr>
        <w:pStyle w:val="NormalWeb"/>
        <w:numPr>
          <w:ilvl w:val="0"/>
          <w:numId w:val="175"/>
        </w:numPr>
        <w:spacing w:after="202" w:afterAutospacing="0" w:line="276" w:lineRule="auto"/>
      </w:pPr>
      <w:r w:rsidRPr="009A3944">
        <w:rPr>
          <w:szCs w:val="20"/>
        </w:rPr>
        <w:t xml:space="preserve">While destructor functions can be virtual, constructors cannot. </w:t>
      </w:r>
    </w:p>
    <w:p w:rsidR="003038D8" w:rsidRPr="009A3944" w:rsidRDefault="003038D8" w:rsidP="003038D8">
      <w:pPr>
        <w:pStyle w:val="western"/>
        <w:ind w:right="0"/>
        <w:jc w:val="left"/>
      </w:pPr>
      <w:r w:rsidRPr="009A3944">
        <w:t xml:space="preserve">Because of the differences between overloaded functions and redefined virtual functions, the term overriding is used to describe virtual function redefinition. </w:t>
      </w:r>
    </w:p>
    <w:p w:rsidR="003038D8" w:rsidRPr="009A3944" w:rsidRDefault="003038D8" w:rsidP="003038D8">
      <w:pPr>
        <w:pStyle w:val="western"/>
        <w:ind w:right="0"/>
        <w:jc w:val="left"/>
      </w:pPr>
      <w:r w:rsidRPr="009A3944">
        <w:t xml:space="preserve">Virtual functions are hierarchical in order of inheritance. </w:t>
      </w:r>
    </w:p>
    <w:p w:rsidR="003038D8" w:rsidRPr="009A3944" w:rsidRDefault="003038D8" w:rsidP="003038D8">
      <w:pPr>
        <w:pStyle w:val="western"/>
        <w:ind w:right="0"/>
        <w:jc w:val="left"/>
      </w:pPr>
      <w:r w:rsidRPr="009A3944">
        <w:t xml:space="preserve">When a derived class does not override a virtual function, the function defined within its base class is used. </w:t>
      </w:r>
    </w:p>
    <w:p w:rsidR="003038D8" w:rsidRPr="009A3944" w:rsidRDefault="003038D8" w:rsidP="003038D8">
      <w:pPr>
        <w:pStyle w:val="western"/>
        <w:ind w:right="0"/>
        <w:jc w:val="left"/>
      </w:pPr>
      <w:r w:rsidRPr="009A3944">
        <w:rPr>
          <w:b/>
          <w:bCs/>
        </w:rPr>
        <w:t>Abstract Classes and Pure virtual Functions</w:t>
      </w:r>
    </w:p>
    <w:p w:rsidR="003038D8" w:rsidRPr="009A3944" w:rsidRDefault="003038D8" w:rsidP="003038D8">
      <w:pPr>
        <w:pStyle w:val="western"/>
        <w:ind w:right="0"/>
        <w:jc w:val="left"/>
      </w:pPr>
      <w:r w:rsidRPr="009A3944">
        <w:t xml:space="preserve">Sometimes when a virtual function is declared in the base class there is no meaningful operation for it to perform. This situation is common because often a base class does not define a complete class by itself. It simply supplies a core set of member functions and variables to which the derived class supplies the remainder. </w:t>
      </w:r>
    </w:p>
    <w:p w:rsidR="003038D8" w:rsidRPr="009A3944" w:rsidRDefault="003038D8" w:rsidP="003038D8">
      <w:pPr>
        <w:pStyle w:val="western"/>
        <w:ind w:right="0"/>
        <w:jc w:val="left"/>
      </w:pPr>
      <w:r w:rsidRPr="009A3944">
        <w:t xml:space="preserve">When there is no meaningful action for a base class virtual function to perform, the implication is that any derived class must override this function. To ensure that this will occur, C++ supports pure virtual functions: </w:t>
      </w:r>
    </w:p>
    <w:p w:rsidR="003038D8" w:rsidRPr="009A3944" w:rsidRDefault="003038D8" w:rsidP="003038D8">
      <w:pPr>
        <w:pStyle w:val="western"/>
        <w:ind w:right="0"/>
        <w:jc w:val="left"/>
        <w:rPr>
          <w:rFonts w:ascii="Courier New" w:hAnsi="Courier New" w:cs="Courier New"/>
          <w:b/>
          <w:bCs/>
        </w:rPr>
      </w:pPr>
      <w:r w:rsidRPr="009A3944">
        <w:rPr>
          <w:rFonts w:ascii="Courier New" w:hAnsi="Courier New" w:cs="Courier New"/>
          <w:b/>
          <w:bCs/>
        </w:rPr>
        <w:t xml:space="preserve">virtual type func-name (parameter-list) = 0; </w:t>
      </w:r>
    </w:p>
    <w:p w:rsidR="003038D8" w:rsidRPr="009A3944" w:rsidRDefault="003038D8" w:rsidP="003038D8">
      <w:pPr>
        <w:pStyle w:val="western"/>
        <w:ind w:right="0"/>
        <w:jc w:val="left"/>
      </w:pPr>
      <w:r w:rsidRPr="009A3944">
        <w:t xml:space="preserve">The key part of this declaration is the setting of the function equal to 0. </w:t>
      </w:r>
    </w:p>
    <w:p w:rsidR="003038D8" w:rsidRPr="009A3944" w:rsidRDefault="003038D8" w:rsidP="003038D8">
      <w:pPr>
        <w:pStyle w:val="western"/>
        <w:ind w:right="0"/>
        <w:jc w:val="left"/>
      </w:pPr>
      <w:r w:rsidRPr="009A3944">
        <w:t xml:space="preserve">When a virtual function is made pure, it forces any derived class to override it. Thus, making a virtual function pure is a way to guarantee that a derived class will provide its own redefinition. </w:t>
      </w:r>
    </w:p>
    <w:p w:rsidR="003038D8" w:rsidRPr="009A3944" w:rsidRDefault="003038D8" w:rsidP="003038D8">
      <w:pPr>
        <w:pStyle w:val="western"/>
        <w:ind w:right="0"/>
        <w:jc w:val="left"/>
      </w:pPr>
      <w:r w:rsidRPr="009A3944">
        <w:t xml:space="preserve">A </w:t>
      </w:r>
      <w:r w:rsidRPr="009A3944">
        <w:rPr>
          <w:i/>
          <w:iCs/>
        </w:rPr>
        <w:t>pure virtual function</w:t>
      </w:r>
      <w:r w:rsidRPr="009A3944">
        <w:t xml:space="preserve"> has a prototype, but no definition. Used when a default implementation does not make sense.</w:t>
      </w:r>
    </w:p>
    <w:p w:rsidR="003038D8" w:rsidRPr="009A3944" w:rsidRDefault="003038D8" w:rsidP="003038D8">
      <w:pPr>
        <w:pStyle w:val="western"/>
        <w:ind w:right="0"/>
        <w:jc w:val="left"/>
      </w:pPr>
      <w:r w:rsidRPr="009A3944">
        <w:t>The "=0" is known as a pure specifier. Pure virtual functions do not provide implementations. Every concrete derived class must override all base-class pure virtual functions with concrete implementations of those functions. The difference between a virtual function and a pure virtual function is that a virtual function has an implementation and gives the derived class the option of overriding the function; by contrast, a pure virtual function does not provide an implementation and requires the derived class to override the function (for that derived class to be concrete; otherwise the derived class remains abstract). A class with a pure virtual function is called a pure virtual class and cannot be instantiated. (However, its subclasses can).</w:t>
      </w:r>
    </w:p>
    <w:p w:rsidR="003038D8" w:rsidRPr="009A3944" w:rsidRDefault="003038D8" w:rsidP="003038D8">
      <w:pPr>
        <w:pStyle w:val="western"/>
        <w:ind w:right="0"/>
        <w:jc w:val="left"/>
        <w:rPr>
          <w:b/>
          <w:bCs/>
        </w:rPr>
      </w:pPr>
      <w:r w:rsidRPr="009A3944">
        <w:rPr>
          <w:b/>
          <w:bCs/>
        </w:rPr>
        <w:t>Abstract Classes</w:t>
      </w:r>
    </w:p>
    <w:p w:rsidR="003038D8" w:rsidRPr="009A3944" w:rsidRDefault="003038D8" w:rsidP="003038D8">
      <w:pPr>
        <w:pStyle w:val="western"/>
        <w:ind w:right="0"/>
        <w:jc w:val="left"/>
      </w:pPr>
      <w:r w:rsidRPr="009A3944">
        <w:t xml:space="preserve">When a class contains </w:t>
      </w:r>
      <w:r w:rsidRPr="009A3944">
        <w:rPr>
          <w:b/>
          <w:bCs/>
          <w:i/>
          <w:iCs/>
        </w:rPr>
        <w:t>at least one pure virtual function</w:t>
      </w:r>
      <w:r w:rsidRPr="009A3944">
        <w:t xml:space="preserve">, it is referred to as an abstract class. Since an abstract class contains at least one function for which no body exists, it is an incomplete type, and no object of that class can be created. Thus, abstract classes exist only to be inherited. </w:t>
      </w:r>
    </w:p>
    <w:p w:rsidR="003038D8" w:rsidRPr="009A3944" w:rsidRDefault="003038D8" w:rsidP="003038D8">
      <w:pPr>
        <w:pStyle w:val="western"/>
        <w:ind w:right="0"/>
        <w:jc w:val="left"/>
      </w:pPr>
      <w:r w:rsidRPr="009A3944">
        <w:t>In many situations it is useful to define abstract classes for which the programmer never intends to create objects. Because these are used only as base classes, we refer to them as abstract base classes. No objects of an abstract class may be instantiated. Classes from which objects can be instantiated are called concrete classes.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Creature.h</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Abstract Class -- Cannot instantiate an object of this class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#include &lt;iostream&gt;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using namespace std;</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class Creature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public:</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Creature(int health = 100); // Default constructor</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void setHealth(int health);</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int getHealth();</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virtual void displayHealth();</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//abstract function -- does not contain any code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Notice that it is assigned a value of 0</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virtual void greet() = 0;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private: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int health;</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Griffin.h</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Concrete class -- instantiation of objects is possible, i.e,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An object of this class can be created</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class Griffin : public Creature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public:</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Griffin (int health = 200);</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//concrete function -- contains code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virtual void greet();</w:t>
      </w:r>
      <w:r w:rsidRPr="009A3944">
        <w:rPr>
          <w:rFonts w:ascii="Courier New" w:hAnsi="Courier New" w:cs="Courier New"/>
          <w:noProof/>
          <w:szCs w:val="28"/>
        </w:rPr>
        <w:tab/>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Creature.cpp</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#include "Creature.h"</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Creature::Creature(int health)</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setHealth(health);</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void Creature::setHealth(int health)</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this-&gt;health = health;</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int Creature::getHealth()</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return health;</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void Creature::displayHealth()</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cout&lt;&lt;"Health : "&lt;&lt;getHealth()&lt;&lt;endl;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Griffin.cpp</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#include "Griffin.h"</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//calling the base class constructor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Griffin ::Griffin (int health):Creature(health)</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void Griffin ::greet()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cout&lt;&lt;"Hello, I am the Griffin!!!"&lt;&lt;endl;</w:t>
      </w:r>
    </w:p>
    <w:p w:rsidR="003038D8" w:rsidRPr="009A3944" w:rsidRDefault="003038D8" w:rsidP="003038D8">
      <w:pPr>
        <w:pStyle w:val="western"/>
        <w:ind w:right="0"/>
        <w:jc w:val="left"/>
        <w:rPr>
          <w:rFonts w:ascii="Courier New" w:hAnsi="Courier New" w:cs="Courier New"/>
          <w:noProof/>
          <w:sz w:val="20"/>
          <w:szCs w:val="28"/>
        </w:rPr>
      </w:pPr>
      <w:r w:rsidRPr="009A3944">
        <w:rPr>
          <w:rFonts w:ascii="Courier New" w:hAnsi="Courier New" w:cs="Courier New"/>
          <w:noProof/>
          <w:sz w:val="20"/>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Main.cpp</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#include "Creature.h"</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#include "Griffin.h"</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int main()</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Griffin  *opinicus = new Griffin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opinicus-&gt;greet();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opinicus-&gt;displayHealth();</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cout&lt;&lt;endl;</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Creature *pCreature = new Griffin();</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cout&lt;&lt;"Displaying the greeting of the creature: "&lt;&lt;endl;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pCreature-&gt;greet();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pCreature-&gt;displayHealth();</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return 0;</w:t>
      </w:r>
    </w:p>
    <w:p w:rsidR="003038D8" w:rsidRPr="009A3944" w:rsidRDefault="003038D8" w:rsidP="003038D8">
      <w:pPr>
        <w:autoSpaceDE w:val="0"/>
        <w:autoSpaceDN w:val="0"/>
        <w:adjustRightInd w:val="0"/>
      </w:pPr>
      <w:r w:rsidRPr="009A3944">
        <w:rPr>
          <w:rFonts w:ascii="Courier New" w:hAnsi="Courier New" w:cs="Courier New"/>
          <w:noProof/>
          <w:szCs w:val="28"/>
        </w:rPr>
        <w:t>}</w:t>
      </w:r>
    </w:p>
    <w:p w:rsidR="003038D8" w:rsidRPr="009A3944" w:rsidRDefault="003038D8" w:rsidP="003038D8">
      <w:pPr>
        <w:pStyle w:val="western"/>
        <w:ind w:right="0"/>
        <w:jc w:val="left"/>
        <w:rPr>
          <w:b/>
          <w:bCs/>
        </w:rPr>
      </w:pPr>
      <w:r w:rsidRPr="009A3944">
        <w:rPr>
          <w:b/>
          <w:bCs/>
        </w:rPr>
        <w:t>Virtual Destructors</w:t>
      </w:r>
    </w:p>
    <w:p w:rsidR="003038D8" w:rsidRPr="009A3944" w:rsidRDefault="003038D8" w:rsidP="003038D8">
      <w:pPr>
        <w:pStyle w:val="western"/>
        <w:ind w:right="0"/>
        <w:jc w:val="left"/>
      </w:pPr>
      <w:r w:rsidRPr="009A3944">
        <w:t>A problem can occur when using polymorphism to process dynamically allocated objects of a class hierarchy. So far you have seen nonvirtual destructors destructors that are not declared with keyword virtual. If a derived-class object with a nonvirtual destructor is destroyed explicitly by applying the delete operator to a base-class pointer to the object, the C++ standard specifies that the behavior is undefined.</w:t>
      </w:r>
    </w:p>
    <w:p w:rsidR="003038D8" w:rsidRPr="009A3944" w:rsidRDefault="003038D8" w:rsidP="003038D8">
      <w:pPr>
        <w:pStyle w:val="western"/>
        <w:ind w:right="0"/>
        <w:jc w:val="left"/>
      </w:pPr>
      <w:r w:rsidRPr="009A3944">
        <w:t>The simple solution to this problem is to create a virtual destructor (i.e., a destructor that is declared with keyword virtual) in the base class. This makes all derived-class destructors virtual even though they do not have the same name as the base-class destructor. Now, if an object in the hierarchy is destroyed explicitly by applying the delete operator to a base-class pointer, the destructor for the appropriate class is called based on the object to which the base-class pointer points. Remember, when a derived-class object is destroyed, the base-class part of the derived-class object is also destroyed, so it is important for the destructors of both the derived class and base class to execute. The base-class destructor automatically executes after the derived-class destructor.</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This program shows the working of the virtual destructor</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class Boss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public:</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Boss(int damage = 10);</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 constructors cannot be virtual only destructors can be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 virtual used deallocate any memory reserved when calling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calling the functions from the base class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virtual ~Boss();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void setDamage(int att);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int getDamage();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virtual void displayAttack();</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private: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int *damagePtr;</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class BigBoss: public Boss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public:</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BigBoss(int multiplier = 3);</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virtual ~BigBoss();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void setDamageMultiplier(int dm);</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int getDamageMultiplier();</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virtual void displayAttack();</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private: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int *damageMultiplierPtr;</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Implementation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#include "Boss.h"</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Boss::Boss(int damage)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cout&lt;&lt;"Boss Constructor called"&lt;&lt;endl;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setDamage(damage);</w:t>
      </w:r>
      <w:r w:rsidRPr="009A3944">
        <w:rPr>
          <w:rFonts w:ascii="Courier New" w:hAnsi="Courier New" w:cs="Courier New"/>
          <w:noProof/>
          <w:szCs w:val="28"/>
        </w:rPr>
        <w:tab/>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Boss::~Boss()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cout&lt;&lt;"Boss Destructor: Deleting the damagePtr"&lt;&lt;endl;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delete damagePtr;</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damagePtr = NULL;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void Boss::setDamage(int att)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damagePtr = new int(att);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int Boss::getDamage()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return *damagePtr;</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void Boss::displayAttack()</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cout&lt;&lt;"Attack causes "&lt;&lt;getDamage() </w:t>
      </w:r>
    </w:p>
    <w:p w:rsidR="003038D8" w:rsidRPr="009A3944" w:rsidRDefault="003038D8" w:rsidP="003038D8">
      <w:pPr>
        <w:autoSpaceDE w:val="0"/>
        <w:autoSpaceDN w:val="0"/>
        <w:adjustRightInd w:val="0"/>
        <w:ind w:left="720" w:firstLine="720"/>
        <w:rPr>
          <w:rFonts w:ascii="Courier New" w:hAnsi="Courier New" w:cs="Courier New"/>
          <w:noProof/>
          <w:szCs w:val="28"/>
        </w:rPr>
      </w:pPr>
      <w:r w:rsidRPr="009A3944">
        <w:rPr>
          <w:rFonts w:ascii="Courier New" w:hAnsi="Courier New" w:cs="Courier New"/>
          <w:noProof/>
          <w:szCs w:val="28"/>
        </w:rPr>
        <w:t>&lt;&lt;" damage points"&lt;&lt;endl&lt;&lt;endl;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BigBoss::BigBoss(int multiplier)</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cout&lt;&lt;"Big Boss Constructor called"&lt;&lt;endl&lt;&lt;endl;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setDamageMultiplier(multiplier);</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BigBoss::~BigBoss()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ind w:left="720"/>
        <w:rPr>
          <w:rFonts w:ascii="Courier New" w:hAnsi="Courier New" w:cs="Courier New"/>
          <w:noProof/>
          <w:szCs w:val="28"/>
        </w:rPr>
      </w:pPr>
      <w:r w:rsidRPr="009A3944">
        <w:rPr>
          <w:rFonts w:ascii="Courier New" w:hAnsi="Courier New" w:cs="Courier New"/>
          <w:noProof/>
          <w:szCs w:val="28"/>
        </w:rPr>
        <w:t xml:space="preserve">cout &lt;&lt; "BigBoss Destructor: Deleting the damageMultiplierPtr" </w:t>
      </w:r>
    </w:p>
    <w:p w:rsidR="003038D8" w:rsidRPr="009A3944" w:rsidRDefault="003038D8" w:rsidP="003038D8">
      <w:pPr>
        <w:autoSpaceDE w:val="0"/>
        <w:autoSpaceDN w:val="0"/>
        <w:adjustRightInd w:val="0"/>
        <w:ind w:left="720" w:firstLine="720"/>
        <w:rPr>
          <w:rFonts w:ascii="Courier New" w:hAnsi="Courier New" w:cs="Courier New"/>
          <w:noProof/>
          <w:szCs w:val="28"/>
        </w:rPr>
      </w:pPr>
      <w:r w:rsidRPr="009A3944">
        <w:rPr>
          <w:rFonts w:ascii="Courier New" w:hAnsi="Courier New" w:cs="Courier New"/>
          <w:noProof/>
          <w:szCs w:val="28"/>
        </w:rPr>
        <w:t>&lt;&lt; 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delete damageMultiplierPtr;</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damageMultiplierPtr = NULL;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void BigBoss::setDamageMultiplier(int dm)</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damageMultiplierPtr = new int(dm);</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int BigBoss::getDamageMultiplier()</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return *damageMultiplierPtr;</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void BigBoss::displayAttack()</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xml:space="preserve">cout &lt;&lt; "Special Attack causes " </w:t>
      </w:r>
    </w:p>
    <w:p w:rsidR="003038D8" w:rsidRPr="009A3944" w:rsidRDefault="003038D8" w:rsidP="003038D8">
      <w:pPr>
        <w:autoSpaceDE w:val="0"/>
        <w:autoSpaceDN w:val="0"/>
        <w:adjustRightInd w:val="0"/>
        <w:ind w:left="720" w:firstLine="720"/>
        <w:rPr>
          <w:rFonts w:ascii="Courier New" w:hAnsi="Courier New" w:cs="Courier New"/>
          <w:noProof/>
          <w:szCs w:val="28"/>
        </w:rPr>
      </w:pPr>
      <w:r w:rsidRPr="009A3944">
        <w:rPr>
          <w:rFonts w:ascii="Courier New" w:hAnsi="Courier New" w:cs="Courier New"/>
          <w:noProof/>
          <w:szCs w:val="28"/>
        </w:rPr>
        <w:t>&lt;&lt; getDamageMultiplier() * getDamage()</w:t>
      </w:r>
    </w:p>
    <w:p w:rsidR="003038D8" w:rsidRPr="009A3944" w:rsidRDefault="003038D8" w:rsidP="003038D8">
      <w:pPr>
        <w:autoSpaceDE w:val="0"/>
        <w:autoSpaceDN w:val="0"/>
        <w:adjustRightInd w:val="0"/>
        <w:ind w:left="720" w:firstLine="720"/>
        <w:rPr>
          <w:rFonts w:ascii="Courier New" w:hAnsi="Courier New" w:cs="Courier New"/>
          <w:noProof/>
          <w:szCs w:val="28"/>
        </w:rPr>
      </w:pPr>
      <w:r w:rsidRPr="009A3944">
        <w:rPr>
          <w:rFonts w:ascii="Courier New" w:hAnsi="Courier New" w:cs="Courier New"/>
          <w:noProof/>
          <w:szCs w:val="28"/>
        </w:rPr>
        <w:t>&lt;&lt;" damage points"&lt;&lt;endl&lt;&lt;endl;</w:t>
      </w:r>
    </w:p>
    <w:p w:rsidR="003038D8" w:rsidRPr="009A3944" w:rsidRDefault="003038D8" w:rsidP="003038D8">
      <w:pPr>
        <w:autoSpaceDE w:val="0"/>
        <w:autoSpaceDN w:val="0"/>
        <w:adjustRightInd w:val="0"/>
        <w:rPr>
          <w:rFonts w:ascii="Courier New" w:hAnsi="Courier New" w:cs="Courier New"/>
          <w:noProof/>
          <w:sz w:val="28"/>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Client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int main()</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Dynamically creates a pointer</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Boss *pBadGuy = new BigBoss();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pBadGuy-&gt;displayAttack();</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 Deleting the pointer</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delete pBadGuy;</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pBadGuy = NULL;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return 0;</w:t>
      </w:r>
    </w:p>
    <w:p w:rsidR="003038D8" w:rsidRPr="009A3944" w:rsidRDefault="003038D8" w:rsidP="003038D8">
      <w:pPr>
        <w:pStyle w:val="western"/>
        <w:spacing w:before="0" w:beforeAutospacing="0"/>
        <w:ind w:right="0"/>
        <w:jc w:val="left"/>
        <w:rPr>
          <w:rFonts w:ascii="Courier New" w:hAnsi="Courier New" w:cs="Courier New"/>
          <w:noProof/>
          <w:sz w:val="20"/>
          <w:szCs w:val="28"/>
        </w:rPr>
      </w:pPr>
      <w:r w:rsidRPr="009A3944">
        <w:rPr>
          <w:rFonts w:ascii="Courier New" w:hAnsi="Courier New" w:cs="Courier New"/>
          <w:noProof/>
          <w:sz w:val="20"/>
          <w:szCs w:val="28"/>
        </w:rPr>
        <w:t>}</w:t>
      </w:r>
    </w:p>
    <w:p w:rsidR="003038D8" w:rsidRPr="009A3944" w:rsidRDefault="003038D8" w:rsidP="003038D8">
      <w:pPr>
        <w:pStyle w:val="doctext"/>
        <w:spacing w:after="0" w:afterAutospacing="0"/>
      </w:pPr>
      <w:r w:rsidRPr="009A3944">
        <w:t>Exercises:</w:t>
      </w:r>
    </w:p>
    <w:p w:rsidR="003038D8" w:rsidRPr="009A3944" w:rsidRDefault="003038D8" w:rsidP="003038D8">
      <w:pPr>
        <w:pStyle w:val="doctext"/>
        <w:spacing w:before="0" w:beforeAutospacing="0" w:after="0" w:afterAutospacing="0"/>
      </w:pPr>
      <w:r w:rsidRPr="009A3944">
        <w:t>Fill in the blanks in each of the following statements:</w:t>
      </w:r>
    </w:p>
    <w:p w:rsidR="003038D8" w:rsidRPr="009A3944" w:rsidRDefault="003038D8" w:rsidP="003038D8">
      <w:pPr>
        <w:pStyle w:val="doclist"/>
        <w:numPr>
          <w:ilvl w:val="0"/>
          <w:numId w:val="176"/>
        </w:numPr>
        <w:spacing w:before="0" w:beforeAutospacing="0"/>
      </w:pPr>
      <w:r w:rsidRPr="009A3944">
        <w:t>Treating a base-class object as a(n) ________ can cause errors.</w:t>
      </w:r>
    </w:p>
    <w:p w:rsidR="003038D8" w:rsidRPr="009A3944" w:rsidRDefault="003038D8" w:rsidP="003038D8">
      <w:pPr>
        <w:pStyle w:val="doclist"/>
        <w:numPr>
          <w:ilvl w:val="0"/>
          <w:numId w:val="176"/>
        </w:numPr>
      </w:pPr>
      <w:r w:rsidRPr="009A3944">
        <w:t xml:space="preserve">If a class contains at least one pure </w:t>
      </w:r>
      <w:r w:rsidRPr="009A3944">
        <w:rPr>
          <w:rStyle w:val="HTMLTypewriter"/>
        </w:rPr>
        <w:t>virtual</w:t>
      </w:r>
      <w:r w:rsidRPr="009A3944">
        <w:t xml:space="preserve"> function, it is a(n) __________ class.</w:t>
      </w:r>
    </w:p>
    <w:p w:rsidR="003038D8" w:rsidRPr="009A3944" w:rsidRDefault="003038D8" w:rsidP="003038D8">
      <w:pPr>
        <w:pStyle w:val="doclist"/>
        <w:numPr>
          <w:ilvl w:val="0"/>
          <w:numId w:val="176"/>
        </w:numPr>
      </w:pPr>
      <w:r w:rsidRPr="009A3944">
        <w:t>Classes from which objects can be instantiated are called ________ classes.</w:t>
      </w:r>
    </w:p>
    <w:p w:rsidR="003038D8" w:rsidRPr="009A3944" w:rsidRDefault="003038D8" w:rsidP="003038D8">
      <w:pPr>
        <w:pStyle w:val="doclist"/>
        <w:numPr>
          <w:ilvl w:val="0"/>
          <w:numId w:val="176"/>
        </w:numPr>
      </w:pPr>
      <w:r w:rsidRPr="009A3944">
        <w:t xml:space="preserve">_________ involves using a base-class pointer or reference to invoke </w:t>
      </w:r>
      <w:r w:rsidRPr="009A3944">
        <w:rPr>
          <w:rStyle w:val="HTMLTypewriter"/>
        </w:rPr>
        <w:t>virtual</w:t>
      </w:r>
      <w:r w:rsidRPr="009A3944">
        <w:t xml:space="preserve"> functions on base-class and derived-class objects.</w:t>
      </w:r>
    </w:p>
    <w:p w:rsidR="003038D8" w:rsidRPr="009A3944" w:rsidRDefault="003038D8" w:rsidP="003038D8">
      <w:pPr>
        <w:pStyle w:val="doclist"/>
        <w:numPr>
          <w:ilvl w:val="0"/>
          <w:numId w:val="176"/>
        </w:numPr>
      </w:pPr>
      <w:r w:rsidRPr="009A3944">
        <w:t>Overridable functions are declared using keyword _________ .</w:t>
      </w:r>
    </w:p>
    <w:p w:rsidR="003038D8" w:rsidRPr="009A3944" w:rsidRDefault="003038D8" w:rsidP="003038D8">
      <w:pPr>
        <w:pStyle w:val="doclist"/>
        <w:numPr>
          <w:ilvl w:val="0"/>
          <w:numId w:val="176"/>
        </w:numPr>
      </w:pPr>
      <w:r w:rsidRPr="009A3944">
        <w:t>Casting a base-class pointer to a derived-class pointer is called _________ .</w:t>
      </w:r>
    </w:p>
    <w:p w:rsidR="003038D8" w:rsidRPr="009A3944" w:rsidRDefault="003038D8" w:rsidP="003038D8">
      <w:pPr>
        <w:pStyle w:val="doctext"/>
        <w:spacing w:after="0" w:afterAutospacing="0"/>
      </w:pPr>
      <w:r w:rsidRPr="009A3944">
        <w:t xml:space="preserve">State whether each of the following is </w:t>
      </w:r>
      <w:r w:rsidRPr="009A3944">
        <w:rPr>
          <w:rStyle w:val="docemphasis"/>
        </w:rPr>
        <w:t>true</w:t>
      </w:r>
      <w:r w:rsidRPr="009A3944">
        <w:t xml:space="preserve"> or </w:t>
      </w:r>
      <w:r w:rsidRPr="009A3944">
        <w:rPr>
          <w:rStyle w:val="docemphasis"/>
        </w:rPr>
        <w:t>false</w:t>
      </w:r>
      <w:r w:rsidRPr="009A3944">
        <w:t xml:space="preserve">. If </w:t>
      </w:r>
      <w:r w:rsidRPr="009A3944">
        <w:rPr>
          <w:rStyle w:val="docemphasis"/>
        </w:rPr>
        <w:t>false</w:t>
      </w:r>
      <w:r w:rsidRPr="009A3944">
        <w:t>, explain why.</w:t>
      </w:r>
    </w:p>
    <w:p w:rsidR="003038D8" w:rsidRPr="009A3944" w:rsidRDefault="003038D8" w:rsidP="003038D8">
      <w:pPr>
        <w:pStyle w:val="doclist"/>
        <w:numPr>
          <w:ilvl w:val="0"/>
          <w:numId w:val="177"/>
        </w:numPr>
        <w:spacing w:before="0" w:beforeAutospacing="0"/>
      </w:pPr>
      <w:r w:rsidRPr="009A3944">
        <w:t xml:space="preserve">All </w:t>
      </w:r>
      <w:r w:rsidRPr="009A3944">
        <w:rPr>
          <w:rStyle w:val="HTMLTypewriter"/>
        </w:rPr>
        <w:t>virtual</w:t>
      </w:r>
      <w:r w:rsidRPr="009A3944">
        <w:t xml:space="preserve"> functions in an abstract base class must be declared as pure </w:t>
      </w:r>
      <w:r w:rsidRPr="009A3944">
        <w:rPr>
          <w:rStyle w:val="HTMLTypewriter"/>
        </w:rPr>
        <w:t>virtual</w:t>
      </w:r>
      <w:r w:rsidRPr="009A3944">
        <w:t xml:space="preserve"> functions.</w:t>
      </w:r>
    </w:p>
    <w:p w:rsidR="003038D8" w:rsidRPr="009A3944" w:rsidRDefault="003038D8" w:rsidP="003038D8">
      <w:pPr>
        <w:pStyle w:val="doclist"/>
        <w:numPr>
          <w:ilvl w:val="0"/>
          <w:numId w:val="177"/>
        </w:numPr>
      </w:pPr>
      <w:r w:rsidRPr="009A3944">
        <w:t>Referring to a derived-class object with a base-class handle is dangerous.</w:t>
      </w:r>
    </w:p>
    <w:p w:rsidR="003038D8" w:rsidRPr="009A3944" w:rsidRDefault="003038D8" w:rsidP="003038D8">
      <w:pPr>
        <w:pStyle w:val="doclist"/>
        <w:numPr>
          <w:ilvl w:val="0"/>
          <w:numId w:val="177"/>
        </w:numPr>
      </w:pPr>
      <w:r w:rsidRPr="009A3944">
        <w:t xml:space="preserve">A class is made abstract by declaring that class </w:t>
      </w:r>
      <w:r w:rsidRPr="009A3944">
        <w:rPr>
          <w:rStyle w:val="HTMLTypewriter"/>
        </w:rPr>
        <w:t>virtual</w:t>
      </w:r>
      <w:r w:rsidRPr="009A3944">
        <w:t>.</w:t>
      </w:r>
    </w:p>
    <w:p w:rsidR="003038D8" w:rsidRPr="009A3944" w:rsidRDefault="003038D8" w:rsidP="003038D8">
      <w:pPr>
        <w:pStyle w:val="doclist"/>
        <w:numPr>
          <w:ilvl w:val="0"/>
          <w:numId w:val="177"/>
        </w:numPr>
      </w:pPr>
      <w:r w:rsidRPr="009A3944">
        <w:t xml:space="preserve">If a base class declares a pure </w:t>
      </w:r>
      <w:r w:rsidRPr="009A3944">
        <w:rPr>
          <w:rStyle w:val="HTMLTypewriter"/>
        </w:rPr>
        <w:t>virtual</w:t>
      </w:r>
      <w:r w:rsidRPr="009A3944">
        <w:t xml:space="preserve"> function, a derived class must implement that function to become a concrete class.</w:t>
      </w:r>
    </w:p>
    <w:p w:rsidR="003038D8" w:rsidRPr="009A3944" w:rsidRDefault="003038D8" w:rsidP="003038D8">
      <w:pPr>
        <w:pStyle w:val="doclist"/>
        <w:spacing w:after="0" w:afterAutospacing="0"/>
        <w:rPr>
          <w:rStyle w:val="basetext"/>
        </w:rPr>
      </w:pPr>
      <w:r w:rsidRPr="009A3944">
        <w:t>Multiple Choices:</w:t>
      </w:r>
      <w:r w:rsidRPr="009A3944">
        <w:rPr>
          <w:rStyle w:val="basetext"/>
        </w:rPr>
        <w:tab/>
      </w:r>
    </w:p>
    <w:p w:rsidR="003038D8" w:rsidRPr="009A3944" w:rsidRDefault="003038D8" w:rsidP="003038D8">
      <w:pPr>
        <w:outlineLvl w:val="0"/>
        <w:rPr>
          <w:rFonts w:ascii="Times New Roman" w:hAnsi="Times New Roman" w:cs="Times New Roman"/>
          <w:sz w:val="24"/>
        </w:rPr>
      </w:pPr>
      <w:r w:rsidRPr="009A3944">
        <w:rPr>
          <w:rStyle w:val="basetext"/>
          <w:rFonts w:cs="Times New Roman"/>
        </w:rPr>
        <w:t xml:space="preserve">1.  </w:t>
      </w:r>
      <w:r w:rsidRPr="009A3944">
        <w:rPr>
          <w:rFonts w:ascii="Times New Roman" w:hAnsi="Times New Roman" w:cs="Times New Roman"/>
          <w:sz w:val="24"/>
        </w:rPr>
        <w:t>Polymorphism is implemented via</w:t>
      </w:r>
      <w:r w:rsidRPr="009A3944">
        <w:rPr>
          <w:rStyle w:val="basetext"/>
          <w:rFonts w:cs="Times New Roman"/>
        </w:rPr>
        <w:t>:</w:t>
      </w:r>
    </w:p>
    <w:p w:rsidR="003038D8" w:rsidRPr="009A3944" w:rsidRDefault="003038D8" w:rsidP="003038D8">
      <w:pPr>
        <w:numPr>
          <w:ilvl w:val="0"/>
          <w:numId w:val="263"/>
        </w:numPr>
        <w:suppressAutoHyphens/>
        <w:rPr>
          <w:rStyle w:val="basetext"/>
          <w:rFonts w:cs="Times New Roman"/>
        </w:rPr>
      </w:pPr>
      <w:r w:rsidRPr="009A3944">
        <w:rPr>
          <w:rFonts w:ascii="Times New Roman" w:hAnsi="Times New Roman" w:cs="Times New Roman"/>
          <w:sz w:val="24"/>
        </w:rPr>
        <w:t>Member functions</w:t>
      </w:r>
      <w:r w:rsidRPr="009A3944">
        <w:rPr>
          <w:rStyle w:val="basetext"/>
          <w:rFonts w:cs="Times New Roman"/>
        </w:rPr>
        <w:t>.</w:t>
      </w:r>
    </w:p>
    <w:p w:rsidR="003038D8" w:rsidRPr="009A3944" w:rsidRDefault="003038D8" w:rsidP="003038D8">
      <w:pPr>
        <w:numPr>
          <w:ilvl w:val="0"/>
          <w:numId w:val="263"/>
        </w:numPr>
        <w:suppressAutoHyphens/>
        <w:rPr>
          <w:rStyle w:val="basetext"/>
          <w:rFonts w:cs="Times New Roman"/>
        </w:rPr>
      </w:pPr>
      <w:r w:rsidRPr="009A3944">
        <w:rPr>
          <w:rStyle w:val="CDT"/>
          <w:rFonts w:ascii="Times New Roman" w:hAnsi="Times New Roman" w:cs="Times New Roman"/>
          <w:sz w:val="24"/>
        </w:rPr>
        <w:t>virtual</w:t>
      </w:r>
      <w:r w:rsidRPr="009A3944">
        <w:rPr>
          <w:rFonts w:ascii="Times New Roman" w:hAnsi="Times New Roman" w:cs="Times New Roman"/>
          <w:sz w:val="24"/>
        </w:rPr>
        <w:t xml:space="preserve"> functions and </w:t>
      </w:r>
      <w:r w:rsidRPr="009A3944">
        <w:rPr>
          <w:rStyle w:val="basetext"/>
          <w:rFonts w:cs="Times New Roman"/>
        </w:rPr>
        <w:t>dynamic binding.</w:t>
      </w:r>
    </w:p>
    <w:p w:rsidR="003038D8" w:rsidRPr="009A3944" w:rsidRDefault="003038D8" w:rsidP="003038D8">
      <w:pPr>
        <w:numPr>
          <w:ilvl w:val="0"/>
          <w:numId w:val="263"/>
        </w:numPr>
        <w:suppressAutoHyphens/>
        <w:rPr>
          <w:rStyle w:val="basetext"/>
          <w:rFonts w:cs="Times New Roman"/>
        </w:rPr>
      </w:pPr>
      <w:r w:rsidRPr="009A3944">
        <w:rPr>
          <w:rStyle w:val="CDT"/>
          <w:rFonts w:ascii="Times New Roman" w:hAnsi="Times New Roman" w:cs="Times New Roman"/>
          <w:sz w:val="24"/>
        </w:rPr>
        <w:t>inline</w:t>
      </w:r>
      <w:r w:rsidRPr="009A3944">
        <w:rPr>
          <w:rFonts w:ascii="Times New Roman" w:hAnsi="Times New Roman" w:cs="Times New Roman"/>
          <w:sz w:val="24"/>
        </w:rPr>
        <w:t xml:space="preserve"> functions</w:t>
      </w:r>
      <w:r w:rsidRPr="009A3944">
        <w:rPr>
          <w:rStyle w:val="basetext"/>
          <w:rFonts w:cs="Times New Roman"/>
        </w:rPr>
        <w:t>.</w:t>
      </w:r>
    </w:p>
    <w:p w:rsidR="003038D8" w:rsidRPr="009A3944" w:rsidRDefault="003038D8" w:rsidP="003038D8">
      <w:pPr>
        <w:numPr>
          <w:ilvl w:val="0"/>
          <w:numId w:val="263"/>
        </w:numPr>
        <w:suppressAutoHyphens/>
        <w:rPr>
          <w:rStyle w:val="basetext"/>
          <w:rFonts w:cs="Times New Roman"/>
        </w:rPr>
      </w:pPr>
      <w:r w:rsidRPr="009A3944">
        <w:rPr>
          <w:rFonts w:ascii="Times New Roman" w:hAnsi="Times New Roman" w:cs="Times New Roman"/>
          <w:sz w:val="24"/>
        </w:rPr>
        <w:t>Non-</w:t>
      </w:r>
      <w:r w:rsidRPr="009A3944">
        <w:rPr>
          <w:rStyle w:val="CDT"/>
          <w:rFonts w:ascii="Times New Roman" w:hAnsi="Times New Roman" w:cs="Times New Roman"/>
          <w:sz w:val="24"/>
        </w:rPr>
        <w:t>virtual</w:t>
      </w:r>
      <w:r w:rsidRPr="009A3944">
        <w:rPr>
          <w:rFonts w:ascii="Times New Roman" w:hAnsi="Times New Roman" w:cs="Times New Roman"/>
          <w:sz w:val="24"/>
        </w:rPr>
        <w:t xml:space="preserve"> functions</w:t>
      </w:r>
      <w:r w:rsidRPr="009A3944">
        <w:rPr>
          <w:rStyle w:val="basetext"/>
          <w:rFonts w:cs="Times New Roman"/>
        </w:rPr>
        <w:t>.</w:t>
      </w:r>
    </w:p>
    <w:p w:rsidR="003038D8" w:rsidRPr="009A3944" w:rsidRDefault="003038D8" w:rsidP="003038D8">
      <w:pPr>
        <w:outlineLvl w:val="0"/>
        <w:rPr>
          <w:rFonts w:ascii="Times New Roman" w:hAnsi="Times New Roman" w:cs="Times New Roman"/>
          <w:sz w:val="24"/>
        </w:rPr>
      </w:pPr>
      <w:r w:rsidRPr="009A3944">
        <w:rPr>
          <w:rFonts w:ascii="Times New Roman" w:hAnsi="Times New Roman" w:cs="Times New Roman"/>
          <w:sz w:val="24"/>
        </w:rPr>
        <w:t>2. Which of the following would not be a member function that derived classes Fish, Frog and Bird should inherit from base class Animal and then provide their own definitions for, so that the function call can be performed polymorphically?</w:t>
      </w:r>
    </w:p>
    <w:p w:rsidR="003038D8" w:rsidRPr="009A3944" w:rsidRDefault="003038D8" w:rsidP="003038D8">
      <w:pPr>
        <w:numPr>
          <w:ilvl w:val="0"/>
          <w:numId w:val="178"/>
        </w:numPr>
        <w:suppressAutoHyphens/>
        <w:rPr>
          <w:rStyle w:val="basetext"/>
        </w:rPr>
      </w:pPr>
      <w:r w:rsidRPr="009A3944">
        <w:rPr>
          <w:rStyle w:val="CDT"/>
          <w:rFonts w:ascii="Times New Roman" w:hAnsi="Times New Roman"/>
          <w:sz w:val="24"/>
        </w:rPr>
        <w:t>eat</w:t>
      </w:r>
    </w:p>
    <w:p w:rsidR="003038D8" w:rsidRPr="009A3944" w:rsidRDefault="003038D8" w:rsidP="003038D8">
      <w:pPr>
        <w:numPr>
          <w:ilvl w:val="0"/>
          <w:numId w:val="178"/>
        </w:numPr>
        <w:suppressAutoHyphens/>
        <w:rPr>
          <w:rStyle w:val="basetext"/>
        </w:rPr>
      </w:pPr>
      <w:r w:rsidRPr="009A3944">
        <w:rPr>
          <w:rStyle w:val="CDT"/>
          <w:rFonts w:ascii="Times New Roman" w:hAnsi="Times New Roman"/>
          <w:sz w:val="24"/>
        </w:rPr>
        <w:t>sleep</w:t>
      </w:r>
    </w:p>
    <w:p w:rsidR="003038D8" w:rsidRPr="009A3944" w:rsidRDefault="003038D8" w:rsidP="003038D8">
      <w:pPr>
        <w:numPr>
          <w:ilvl w:val="0"/>
          <w:numId w:val="178"/>
        </w:numPr>
        <w:suppressAutoHyphens/>
        <w:rPr>
          <w:rStyle w:val="basetext"/>
        </w:rPr>
      </w:pPr>
      <w:r w:rsidRPr="009A3944">
        <w:rPr>
          <w:rStyle w:val="CDT"/>
          <w:rFonts w:ascii="Times New Roman" w:hAnsi="Times New Roman"/>
          <w:sz w:val="24"/>
        </w:rPr>
        <w:t>move</w:t>
      </w:r>
    </w:p>
    <w:p w:rsidR="003038D8" w:rsidRPr="009A3944" w:rsidRDefault="003038D8" w:rsidP="003038D8">
      <w:pPr>
        <w:numPr>
          <w:ilvl w:val="0"/>
          <w:numId w:val="178"/>
        </w:numPr>
        <w:suppressAutoHyphens/>
        <w:rPr>
          <w:rStyle w:val="CDT"/>
          <w:rFonts w:ascii="Times New Roman" w:hAnsi="Times New Roman"/>
          <w:sz w:val="24"/>
        </w:rPr>
      </w:pPr>
      <w:r w:rsidRPr="009A3944">
        <w:rPr>
          <w:rStyle w:val="CDT"/>
          <w:rFonts w:ascii="Times New Roman" w:hAnsi="Times New Roman"/>
          <w:sz w:val="24"/>
        </w:rPr>
        <w:t>flapWings</w:t>
      </w:r>
    </w:p>
    <w:p w:rsidR="003038D8" w:rsidRPr="009A3944" w:rsidRDefault="003038D8" w:rsidP="003038D8">
      <w:pPr>
        <w:suppressAutoHyphens/>
        <w:rPr>
          <w:rStyle w:val="basetext"/>
        </w:rPr>
      </w:pPr>
    </w:p>
    <w:p w:rsidR="003038D8" w:rsidRPr="009A3944" w:rsidRDefault="003038D8" w:rsidP="003038D8">
      <w:pPr>
        <w:outlineLvl w:val="0"/>
        <w:rPr>
          <w:rStyle w:val="basetext"/>
          <w:rFonts w:cs="Times New Roman"/>
        </w:rPr>
      </w:pPr>
      <w:r w:rsidRPr="009A3944">
        <w:rPr>
          <w:rFonts w:ascii="Times New Roman" w:hAnsi="Times New Roman" w:cs="Times New Roman"/>
          <w:sz w:val="24"/>
        </w:rPr>
        <w:t>3.  Employee is a base class and HourlyWorker is a derived class, with a redefined non-virtual print function. Given the following statements, will the output of the two print function calls be identical?</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ind w:left="720"/>
        <w:rPr>
          <w:rStyle w:val="CDT"/>
          <w:rFonts w:ascii="Courier New" w:hAnsi="Courier New" w:cs="Courier New"/>
          <w:color w:val="auto"/>
          <w:sz w:val="22"/>
          <w:szCs w:val="22"/>
        </w:rPr>
      </w:pPr>
      <w:r w:rsidRPr="009A3944">
        <w:rPr>
          <w:rStyle w:val="CDT"/>
          <w:rFonts w:ascii="Courier New" w:hAnsi="Courier New" w:cs="Courier New"/>
          <w:color w:val="auto"/>
          <w:sz w:val="22"/>
          <w:szCs w:val="22"/>
        </w:rPr>
        <w:t>HourlyWorker h;</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ind w:left="720"/>
        <w:rPr>
          <w:rStyle w:val="CDT"/>
          <w:rFonts w:ascii="Courier New" w:hAnsi="Courier New" w:cs="Courier New"/>
          <w:color w:val="auto"/>
          <w:sz w:val="22"/>
          <w:szCs w:val="22"/>
        </w:rPr>
      </w:pPr>
      <w:r w:rsidRPr="009A3944">
        <w:rPr>
          <w:rStyle w:val="CDT"/>
          <w:rFonts w:ascii="Courier New" w:hAnsi="Courier New" w:cs="Courier New"/>
          <w:color w:val="auto"/>
          <w:sz w:val="22"/>
          <w:szCs w:val="22"/>
        </w:rPr>
        <w:t>Employee *ePtr = &amp;h;</w:t>
      </w:r>
      <w:r w:rsidRPr="009A3944">
        <w:rPr>
          <w:rStyle w:val="CDT"/>
          <w:rFonts w:ascii="Courier New" w:hAnsi="Courier New" w:cs="Courier New"/>
          <w:color w:val="auto"/>
          <w:sz w:val="22"/>
          <w:szCs w:val="22"/>
        </w:rPr>
        <w:br/>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ind w:left="720"/>
        <w:rPr>
          <w:rStyle w:val="CDT"/>
          <w:rFonts w:ascii="Courier New" w:hAnsi="Courier New" w:cs="Courier New"/>
          <w:color w:val="auto"/>
          <w:sz w:val="22"/>
          <w:szCs w:val="22"/>
        </w:rPr>
      </w:pPr>
      <w:r w:rsidRPr="009A3944">
        <w:rPr>
          <w:rStyle w:val="CDT"/>
          <w:rFonts w:ascii="Courier New" w:hAnsi="Courier New" w:cs="Courier New"/>
          <w:color w:val="auto"/>
          <w:sz w:val="22"/>
          <w:szCs w:val="22"/>
        </w:rPr>
        <w:t>ePtr-&gt;print();</w:t>
      </w:r>
    </w:p>
    <w:p w:rsidR="003038D8" w:rsidRPr="009A3944" w:rsidRDefault="003038D8" w:rsidP="003038D8">
      <w:pPr>
        <w:ind w:left="720"/>
        <w:outlineLvl w:val="0"/>
        <w:rPr>
          <w:rStyle w:val="CDT"/>
          <w:rFonts w:ascii="Courier New" w:hAnsi="Courier New" w:cs="Courier New"/>
          <w:sz w:val="22"/>
          <w:szCs w:val="22"/>
        </w:rPr>
      </w:pPr>
      <w:r w:rsidRPr="009A3944">
        <w:rPr>
          <w:rStyle w:val="CDT"/>
          <w:rFonts w:ascii="Courier New" w:hAnsi="Courier New" w:cs="Courier New"/>
          <w:sz w:val="22"/>
          <w:szCs w:val="22"/>
        </w:rPr>
        <w:t>ePtr-&gt;Employee::print();</w:t>
      </w:r>
    </w:p>
    <w:p w:rsidR="003038D8" w:rsidRPr="009A3944" w:rsidRDefault="003038D8" w:rsidP="003038D8">
      <w:pPr>
        <w:numPr>
          <w:ilvl w:val="0"/>
          <w:numId w:val="179"/>
        </w:numPr>
        <w:suppressAutoHyphens/>
        <w:rPr>
          <w:rStyle w:val="basetext"/>
        </w:rPr>
      </w:pPr>
      <w:r w:rsidRPr="009A3944">
        <w:t xml:space="preserve"> </w:t>
      </w:r>
      <w:r w:rsidRPr="009A3944">
        <w:rPr>
          <w:rStyle w:val="basetext"/>
        </w:rPr>
        <w:t>Yes.</w:t>
      </w:r>
    </w:p>
    <w:p w:rsidR="003038D8" w:rsidRPr="009A3944" w:rsidRDefault="003038D8" w:rsidP="003038D8">
      <w:pPr>
        <w:numPr>
          <w:ilvl w:val="0"/>
          <w:numId w:val="179"/>
        </w:numPr>
        <w:suppressAutoHyphens/>
        <w:rPr>
          <w:rStyle w:val="basetext"/>
        </w:rPr>
      </w:pPr>
      <w:r w:rsidRPr="009A3944">
        <w:rPr>
          <w:rStyle w:val="basetext"/>
        </w:rPr>
        <w:t xml:space="preserve"> Yes, if </w:t>
      </w:r>
      <w:r w:rsidRPr="009A3944">
        <w:rPr>
          <w:rStyle w:val="CDT"/>
          <w:rFonts w:ascii="Times New Roman" w:hAnsi="Times New Roman"/>
          <w:sz w:val="24"/>
        </w:rPr>
        <w:t>print</w:t>
      </w:r>
      <w:r w:rsidRPr="009A3944">
        <w:rPr>
          <w:rStyle w:val="basetext"/>
        </w:rPr>
        <w:t xml:space="preserve"> is a </w:t>
      </w:r>
      <w:r w:rsidRPr="009A3944">
        <w:rPr>
          <w:rStyle w:val="CDT"/>
          <w:rFonts w:ascii="Times New Roman" w:hAnsi="Times New Roman"/>
          <w:sz w:val="24"/>
        </w:rPr>
        <w:t>static</w:t>
      </w:r>
      <w:r w:rsidRPr="009A3944">
        <w:rPr>
          <w:rStyle w:val="basetext"/>
        </w:rPr>
        <w:t xml:space="preserve"> function.</w:t>
      </w:r>
    </w:p>
    <w:p w:rsidR="003038D8" w:rsidRPr="009A3944" w:rsidRDefault="003038D8" w:rsidP="003038D8">
      <w:pPr>
        <w:numPr>
          <w:ilvl w:val="0"/>
          <w:numId w:val="179"/>
        </w:numPr>
        <w:suppressAutoHyphens/>
        <w:rPr>
          <w:rStyle w:val="basetext"/>
        </w:rPr>
      </w:pPr>
      <w:r w:rsidRPr="009A3944">
        <w:t xml:space="preserve"> No</w:t>
      </w:r>
      <w:r w:rsidRPr="009A3944">
        <w:rPr>
          <w:rStyle w:val="basetext"/>
        </w:rPr>
        <w:t>.</w:t>
      </w:r>
    </w:p>
    <w:p w:rsidR="003038D8" w:rsidRPr="009A3944" w:rsidRDefault="003038D8" w:rsidP="003038D8">
      <w:pPr>
        <w:numPr>
          <w:ilvl w:val="0"/>
          <w:numId w:val="179"/>
        </w:numPr>
        <w:suppressAutoHyphens/>
        <w:rPr>
          <w:rStyle w:val="basetext"/>
        </w:rPr>
      </w:pPr>
      <w:r w:rsidRPr="009A3944">
        <w:t xml:space="preserve"> </w:t>
      </w:r>
      <w:r w:rsidRPr="009A3944">
        <w:rPr>
          <w:rStyle w:val="basetext"/>
        </w:rPr>
        <w:t xml:space="preserve">It would depend on the implementation of the </w:t>
      </w:r>
      <w:r w:rsidRPr="009A3944">
        <w:rPr>
          <w:rStyle w:val="CDT"/>
          <w:rFonts w:ascii="Times New Roman" w:hAnsi="Times New Roman"/>
          <w:sz w:val="24"/>
        </w:rPr>
        <w:t>print</w:t>
      </w:r>
      <w:r w:rsidRPr="009A3944">
        <w:rPr>
          <w:rStyle w:val="basetext"/>
        </w:rPr>
        <w:t xml:space="preserve"> function.</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jc w:val="both"/>
        <w:rPr>
          <w:rStyle w:val="basetext"/>
          <w:rFonts w:cs="Times New Roman"/>
          <w:color w:val="auto"/>
        </w:rPr>
      </w:pPr>
      <w:r w:rsidRPr="009A3944">
        <w:rPr>
          <w:rStyle w:val="basetext"/>
          <w:rFonts w:cs="Times New Roman"/>
          <w:color w:val="auto"/>
        </w:rPr>
        <w:t xml:space="preserve">4. Which of the following assignments would be a compilation error? </w:t>
      </w:r>
    </w:p>
    <w:p w:rsidR="003038D8" w:rsidRPr="009A3944" w:rsidRDefault="003038D8" w:rsidP="003038D8">
      <w:pPr>
        <w:numPr>
          <w:ilvl w:val="0"/>
          <w:numId w:val="180"/>
        </w:numPr>
        <w:suppressAutoHyphens/>
        <w:rPr>
          <w:rStyle w:val="basetext"/>
        </w:rPr>
      </w:pPr>
      <w:r w:rsidRPr="009A3944">
        <w:rPr>
          <w:rStyle w:val="basetext"/>
        </w:rPr>
        <w:t xml:space="preserve"> Assigning the address of a base-class object to a base-class pointer.</w:t>
      </w:r>
    </w:p>
    <w:p w:rsidR="003038D8" w:rsidRPr="009A3944" w:rsidRDefault="003038D8" w:rsidP="003038D8">
      <w:pPr>
        <w:numPr>
          <w:ilvl w:val="0"/>
          <w:numId w:val="180"/>
        </w:numPr>
        <w:suppressAutoHyphens/>
        <w:rPr>
          <w:rStyle w:val="basetext"/>
        </w:rPr>
      </w:pPr>
      <w:r w:rsidRPr="009A3944">
        <w:rPr>
          <w:rStyle w:val="basetext"/>
        </w:rPr>
        <w:t xml:space="preserve"> Assigning the address of a base-class object to a derived-class pointer.</w:t>
      </w:r>
    </w:p>
    <w:p w:rsidR="003038D8" w:rsidRPr="009A3944" w:rsidRDefault="003038D8" w:rsidP="003038D8">
      <w:pPr>
        <w:numPr>
          <w:ilvl w:val="0"/>
          <w:numId w:val="180"/>
        </w:numPr>
        <w:suppressAutoHyphens/>
        <w:rPr>
          <w:rStyle w:val="basetext"/>
        </w:rPr>
      </w:pPr>
      <w:r w:rsidRPr="009A3944">
        <w:rPr>
          <w:rStyle w:val="basetext"/>
        </w:rPr>
        <w:t xml:space="preserve"> Assigning the address of a derived-class object to a base-class pointer.</w:t>
      </w:r>
    </w:p>
    <w:p w:rsidR="003038D8" w:rsidRPr="009A3944" w:rsidRDefault="003038D8" w:rsidP="003038D8">
      <w:pPr>
        <w:numPr>
          <w:ilvl w:val="0"/>
          <w:numId w:val="180"/>
        </w:numPr>
        <w:suppressAutoHyphens/>
        <w:rPr>
          <w:rStyle w:val="basetext"/>
        </w:rPr>
      </w:pPr>
      <w:r w:rsidRPr="009A3944">
        <w:rPr>
          <w:rStyle w:val="basetext"/>
        </w:rPr>
        <w:t xml:space="preserve"> Assigning the address of a derived-class object to a derived-class pointer.</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jc w:val="both"/>
        <w:rPr>
          <w:rStyle w:val="basetext"/>
          <w:rFonts w:cs="Times New Roman"/>
          <w:color w:val="auto"/>
        </w:rPr>
      </w:pPr>
      <w:r w:rsidRPr="009A3944">
        <w:rPr>
          <w:rStyle w:val="basetext"/>
          <w:rFonts w:cs="Times New Roman"/>
          <w:color w:val="auto"/>
        </w:rPr>
        <w:t>5.If objects of all the classes derived from the same base class all need to draw themselves, the</w:t>
      </w:r>
      <w:r w:rsidRPr="009A3944">
        <w:rPr>
          <w:rFonts w:ascii="Times New Roman" w:hAnsi="Times New Roman" w:cs="Times New Roman"/>
          <w:color w:val="auto"/>
        </w:rPr>
        <w:t xml:space="preserve"> </w:t>
      </w:r>
      <w:r w:rsidRPr="009A3944">
        <w:rPr>
          <w:rStyle w:val="CDT"/>
          <w:rFonts w:ascii="Times New Roman" w:hAnsi="Times New Roman" w:cs="Times New Roman"/>
          <w:color w:val="auto"/>
        </w:rPr>
        <w:t>draw()</w:t>
      </w:r>
      <w:r w:rsidRPr="009A3944">
        <w:rPr>
          <w:rFonts w:ascii="Times New Roman" w:hAnsi="Times New Roman" w:cs="Times New Roman"/>
          <w:color w:val="auto"/>
        </w:rPr>
        <w:t xml:space="preserve"> function would most likely be declared</w:t>
      </w:r>
      <w:r w:rsidRPr="009A3944">
        <w:rPr>
          <w:rStyle w:val="basetext"/>
          <w:rFonts w:cs="Times New Roman"/>
          <w:color w:val="auto"/>
        </w:rPr>
        <w:t xml:space="preserve">: </w:t>
      </w:r>
    </w:p>
    <w:p w:rsidR="003038D8" w:rsidRPr="009A3944" w:rsidRDefault="003038D8" w:rsidP="003038D8">
      <w:pPr>
        <w:numPr>
          <w:ilvl w:val="0"/>
          <w:numId w:val="182"/>
        </w:numPr>
        <w:suppressAutoHyphens/>
        <w:rPr>
          <w:rStyle w:val="basetext"/>
        </w:rPr>
      </w:pPr>
      <w:r w:rsidRPr="009A3944">
        <w:rPr>
          <w:rStyle w:val="basetext"/>
        </w:rPr>
        <w:t xml:space="preserve"> </w:t>
      </w:r>
      <w:r w:rsidRPr="009A3944">
        <w:rPr>
          <w:rStyle w:val="CDT"/>
          <w:rFonts w:ascii="Times New Roman" w:hAnsi="Times New Roman"/>
          <w:sz w:val="24"/>
        </w:rPr>
        <w:t>private</w:t>
      </w:r>
    </w:p>
    <w:p w:rsidR="003038D8" w:rsidRPr="009A3944" w:rsidRDefault="003038D8" w:rsidP="003038D8">
      <w:pPr>
        <w:numPr>
          <w:ilvl w:val="0"/>
          <w:numId w:val="182"/>
        </w:numPr>
        <w:suppressAutoHyphens/>
        <w:rPr>
          <w:rStyle w:val="basetext"/>
        </w:rPr>
      </w:pPr>
      <w:r w:rsidRPr="009A3944">
        <w:rPr>
          <w:rStyle w:val="basetext"/>
        </w:rPr>
        <w:t xml:space="preserve"> </w:t>
      </w:r>
      <w:r w:rsidRPr="009A3944">
        <w:rPr>
          <w:rStyle w:val="CDT"/>
          <w:rFonts w:ascii="Times New Roman" w:hAnsi="Times New Roman"/>
          <w:sz w:val="24"/>
        </w:rPr>
        <w:t>virtual</w:t>
      </w:r>
    </w:p>
    <w:p w:rsidR="003038D8" w:rsidRPr="009A3944" w:rsidRDefault="003038D8" w:rsidP="003038D8">
      <w:pPr>
        <w:numPr>
          <w:ilvl w:val="0"/>
          <w:numId w:val="182"/>
        </w:numPr>
        <w:suppressAutoHyphens/>
        <w:rPr>
          <w:rStyle w:val="basetext"/>
        </w:rPr>
      </w:pPr>
      <w:r w:rsidRPr="009A3944">
        <w:rPr>
          <w:rStyle w:val="basetext"/>
        </w:rPr>
        <w:t xml:space="preserve"> </w:t>
      </w:r>
      <w:r w:rsidRPr="009A3944">
        <w:rPr>
          <w:rStyle w:val="CDT"/>
          <w:rFonts w:ascii="Times New Roman" w:hAnsi="Times New Roman"/>
          <w:sz w:val="24"/>
        </w:rPr>
        <w:t>protected</w:t>
      </w:r>
    </w:p>
    <w:p w:rsidR="003038D8" w:rsidRPr="009A3944" w:rsidRDefault="003038D8" w:rsidP="003038D8">
      <w:pPr>
        <w:numPr>
          <w:ilvl w:val="0"/>
          <w:numId w:val="182"/>
        </w:numPr>
        <w:suppressAutoHyphens/>
        <w:rPr>
          <w:rStyle w:val="basetext"/>
        </w:rPr>
      </w:pPr>
      <w:r w:rsidRPr="009A3944">
        <w:rPr>
          <w:rStyle w:val="basetext"/>
        </w:rPr>
        <w:t xml:space="preserve"> </w:t>
      </w:r>
      <w:r w:rsidRPr="009A3944">
        <w:rPr>
          <w:rStyle w:val="CDT"/>
          <w:rFonts w:ascii="Times New Roman" w:hAnsi="Times New Roman"/>
          <w:sz w:val="24"/>
        </w:rPr>
        <w:t>friend</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jc w:val="both"/>
        <w:rPr>
          <w:rStyle w:val="basetext"/>
          <w:rFonts w:cs="Times New Roman"/>
          <w:color w:val="auto"/>
        </w:rPr>
      </w:pPr>
      <w:r w:rsidRPr="009A3944">
        <w:rPr>
          <w:rStyle w:val="basetext"/>
          <w:rFonts w:cs="Times New Roman"/>
          <w:color w:val="auto"/>
        </w:rPr>
        <w:t xml:space="preserve">6. </w:t>
      </w:r>
      <w:r w:rsidRPr="009A3944">
        <w:rPr>
          <w:rStyle w:val="CDT"/>
          <w:rFonts w:ascii="Times New Roman" w:hAnsi="Times New Roman" w:cs="Times New Roman"/>
          <w:color w:val="auto"/>
        </w:rPr>
        <w:t>virtual</w:t>
      </w:r>
      <w:r w:rsidRPr="009A3944">
        <w:rPr>
          <w:rFonts w:ascii="Times New Roman" w:hAnsi="Times New Roman" w:cs="Times New Roman"/>
          <w:color w:val="auto"/>
        </w:rPr>
        <w:t xml:space="preserve"> </w:t>
      </w:r>
      <w:r w:rsidRPr="009A3944">
        <w:rPr>
          <w:rStyle w:val="basetext"/>
          <w:rFonts w:cs="Times New Roman"/>
          <w:color w:val="auto"/>
        </w:rPr>
        <w:t xml:space="preserve">functions must: </w:t>
      </w:r>
    </w:p>
    <w:p w:rsidR="003038D8" w:rsidRPr="009A3944" w:rsidRDefault="003038D8" w:rsidP="003038D8">
      <w:pPr>
        <w:numPr>
          <w:ilvl w:val="0"/>
          <w:numId w:val="183"/>
        </w:numPr>
        <w:suppressAutoHyphens/>
        <w:rPr>
          <w:rStyle w:val="basetext"/>
          <w:rFonts w:cs="Times New Roman"/>
        </w:rPr>
      </w:pPr>
      <w:r w:rsidRPr="009A3944">
        <w:rPr>
          <w:rStyle w:val="basetext"/>
          <w:rFonts w:cs="Times New Roman"/>
        </w:rPr>
        <w:t xml:space="preserve"> Be overridden in every derived class.</w:t>
      </w:r>
    </w:p>
    <w:p w:rsidR="003038D8" w:rsidRPr="009A3944" w:rsidRDefault="003038D8" w:rsidP="003038D8">
      <w:pPr>
        <w:numPr>
          <w:ilvl w:val="0"/>
          <w:numId w:val="183"/>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 xml:space="preserve">Be declared </w:t>
      </w:r>
      <w:r w:rsidRPr="009A3944">
        <w:rPr>
          <w:rStyle w:val="CDT"/>
          <w:rFonts w:ascii="Times New Roman" w:hAnsi="Times New Roman" w:cs="Times New Roman"/>
          <w:sz w:val="24"/>
        </w:rPr>
        <w:t>virtual</w:t>
      </w:r>
      <w:r w:rsidRPr="009A3944">
        <w:rPr>
          <w:rFonts w:ascii="Times New Roman" w:hAnsi="Times New Roman" w:cs="Times New Roman"/>
          <w:b/>
          <w:bCs w:val="0"/>
          <w:sz w:val="24"/>
        </w:rPr>
        <w:t xml:space="preserve"> </w:t>
      </w:r>
      <w:r w:rsidRPr="009A3944">
        <w:rPr>
          <w:rFonts w:ascii="Times New Roman" w:hAnsi="Times New Roman" w:cs="Times New Roman"/>
          <w:sz w:val="24"/>
        </w:rPr>
        <w:t xml:space="preserve">in </w:t>
      </w:r>
      <w:r w:rsidRPr="009A3944">
        <w:rPr>
          <w:rStyle w:val="basetext"/>
          <w:rFonts w:cs="Times New Roman"/>
        </w:rPr>
        <w:t>every derived</w:t>
      </w:r>
      <w:r w:rsidRPr="009A3944">
        <w:rPr>
          <w:rFonts w:ascii="Times New Roman" w:hAnsi="Times New Roman" w:cs="Times New Roman"/>
          <w:sz w:val="24"/>
        </w:rPr>
        <w:t xml:space="preserve"> class</w:t>
      </w:r>
      <w:r w:rsidRPr="009A3944">
        <w:rPr>
          <w:rStyle w:val="basetext"/>
          <w:rFonts w:cs="Times New Roman"/>
        </w:rPr>
        <w:t>.</w:t>
      </w:r>
    </w:p>
    <w:p w:rsidR="003038D8" w:rsidRPr="009A3944" w:rsidRDefault="003038D8" w:rsidP="003038D8">
      <w:pPr>
        <w:numPr>
          <w:ilvl w:val="0"/>
          <w:numId w:val="183"/>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 xml:space="preserve">Be declared </w:t>
      </w:r>
      <w:r w:rsidRPr="009A3944">
        <w:rPr>
          <w:rStyle w:val="CDT"/>
          <w:rFonts w:ascii="Times New Roman" w:hAnsi="Times New Roman" w:cs="Times New Roman"/>
          <w:sz w:val="24"/>
        </w:rPr>
        <w:t>virtual</w:t>
      </w:r>
      <w:r w:rsidRPr="009A3944">
        <w:rPr>
          <w:rFonts w:ascii="Times New Roman" w:hAnsi="Times New Roman" w:cs="Times New Roman"/>
          <w:sz w:val="24"/>
        </w:rPr>
        <w:t xml:space="preserve"> in the base class</w:t>
      </w:r>
      <w:r w:rsidRPr="009A3944">
        <w:rPr>
          <w:rStyle w:val="basetext"/>
          <w:rFonts w:cs="Times New Roman"/>
        </w:rPr>
        <w:t>.</w:t>
      </w:r>
    </w:p>
    <w:p w:rsidR="003038D8" w:rsidRPr="009A3944" w:rsidRDefault="003038D8" w:rsidP="003038D8">
      <w:pPr>
        <w:numPr>
          <w:ilvl w:val="0"/>
          <w:numId w:val="183"/>
        </w:numPr>
        <w:suppressAutoHyphens/>
        <w:rPr>
          <w:rStyle w:val="CDT"/>
          <w:rFonts w:ascii="Times New Roman" w:hAnsi="Times New Roman"/>
          <w:sz w:val="24"/>
        </w:rPr>
      </w:pPr>
      <w:r w:rsidRPr="009A3944">
        <w:rPr>
          <w:rStyle w:val="CDT"/>
          <w:rFonts w:ascii="Times New Roman" w:hAnsi="Times New Roman"/>
          <w:sz w:val="24"/>
        </w:rPr>
        <w:t>Have the same implementation in every derived class.</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jc w:val="both"/>
        <w:rPr>
          <w:rStyle w:val="basetext"/>
          <w:rFonts w:cs="Times New Roman"/>
          <w:color w:val="auto"/>
        </w:rPr>
      </w:pPr>
      <w:r w:rsidRPr="009A3944">
        <w:rPr>
          <w:rStyle w:val="basetext"/>
          <w:rFonts w:cs="Times New Roman"/>
          <w:color w:val="auto"/>
        </w:rPr>
        <w:t xml:space="preserve">7. Which of the following statements about </w:t>
      </w:r>
      <w:r w:rsidRPr="009A3944">
        <w:rPr>
          <w:rStyle w:val="CDT"/>
          <w:rFonts w:ascii="Times New Roman" w:hAnsi="Times New Roman" w:cs="Times New Roman"/>
          <w:color w:val="auto"/>
        </w:rPr>
        <w:t>virtual</w:t>
      </w:r>
      <w:r w:rsidRPr="009A3944">
        <w:rPr>
          <w:rStyle w:val="basetext"/>
          <w:rFonts w:cs="Times New Roman"/>
          <w:color w:val="auto"/>
        </w:rPr>
        <w:t xml:space="preserve"> functions is false? </w:t>
      </w:r>
    </w:p>
    <w:p w:rsidR="003038D8" w:rsidRPr="009A3944" w:rsidRDefault="003038D8" w:rsidP="003038D8">
      <w:pPr>
        <w:numPr>
          <w:ilvl w:val="0"/>
          <w:numId w:val="184"/>
        </w:numPr>
        <w:suppressAutoHyphens/>
        <w:rPr>
          <w:rStyle w:val="basetext"/>
          <w:rFonts w:cs="Times New Roman"/>
        </w:rPr>
      </w:pPr>
      <w:r w:rsidRPr="009A3944">
        <w:rPr>
          <w:rStyle w:val="basetext"/>
          <w:rFonts w:cs="Times New Roman"/>
        </w:rPr>
        <w:t xml:space="preserve"> They </w:t>
      </w:r>
      <w:r w:rsidRPr="009A3944">
        <w:rPr>
          <w:rFonts w:ascii="Times New Roman" w:hAnsi="Times New Roman" w:cs="Times New Roman"/>
          <w:sz w:val="24"/>
        </w:rPr>
        <w:t>allow the program to select the correct implementation at execution time</w:t>
      </w:r>
      <w:r w:rsidRPr="009A3944">
        <w:rPr>
          <w:rStyle w:val="basetext"/>
          <w:rFonts w:cs="Times New Roman"/>
        </w:rPr>
        <w:t>.</w:t>
      </w:r>
    </w:p>
    <w:p w:rsidR="003038D8" w:rsidRPr="009A3944" w:rsidRDefault="003038D8" w:rsidP="003038D8">
      <w:pPr>
        <w:numPr>
          <w:ilvl w:val="0"/>
          <w:numId w:val="184"/>
        </w:numPr>
        <w:suppressAutoHyphens/>
        <w:rPr>
          <w:rStyle w:val="basetext"/>
          <w:rFonts w:cs="Times New Roman"/>
        </w:rPr>
      </w:pPr>
      <w:r w:rsidRPr="009A3944">
        <w:rPr>
          <w:rStyle w:val="basetext"/>
          <w:rFonts w:cs="Times New Roman"/>
        </w:rPr>
        <w:t xml:space="preserve"> They </w:t>
      </w:r>
      <w:r w:rsidRPr="009A3944">
        <w:rPr>
          <w:rFonts w:ascii="Times New Roman" w:hAnsi="Times New Roman" w:cs="Times New Roman"/>
          <w:sz w:val="24"/>
        </w:rPr>
        <w:t>can use either static or dynamic binding, depending on the handles on which the functions are called</w:t>
      </w:r>
      <w:r w:rsidRPr="009A3944">
        <w:rPr>
          <w:rStyle w:val="basetext"/>
          <w:rFonts w:cs="Times New Roman"/>
        </w:rPr>
        <w:t>.</w:t>
      </w:r>
    </w:p>
    <w:p w:rsidR="003038D8" w:rsidRPr="009A3944" w:rsidRDefault="003038D8" w:rsidP="003038D8">
      <w:pPr>
        <w:numPr>
          <w:ilvl w:val="0"/>
          <w:numId w:val="184"/>
        </w:numPr>
        <w:suppressAutoHyphens/>
        <w:rPr>
          <w:rStyle w:val="basetext"/>
          <w:rFonts w:cs="Times New Roman"/>
        </w:rPr>
      </w:pPr>
      <w:r w:rsidRPr="009A3944">
        <w:rPr>
          <w:rStyle w:val="basetext"/>
          <w:rFonts w:cs="Times New Roman"/>
        </w:rPr>
        <w:t xml:space="preserve"> They </w:t>
      </w:r>
      <w:r w:rsidRPr="009A3944">
        <w:rPr>
          <w:rFonts w:ascii="Times New Roman" w:hAnsi="Times New Roman" w:cs="Times New Roman"/>
          <w:sz w:val="24"/>
        </w:rPr>
        <w:t xml:space="preserve">do not remain </w:t>
      </w:r>
      <w:r w:rsidRPr="009A3944">
        <w:rPr>
          <w:rStyle w:val="CDT"/>
          <w:rFonts w:ascii="Times New Roman" w:hAnsi="Times New Roman" w:cs="Times New Roman"/>
          <w:sz w:val="24"/>
        </w:rPr>
        <w:t>virtual</w:t>
      </w:r>
      <w:r w:rsidRPr="009A3944">
        <w:rPr>
          <w:rFonts w:ascii="Times New Roman" w:hAnsi="Times New Roman" w:cs="Times New Roman"/>
          <w:sz w:val="24"/>
        </w:rPr>
        <w:t xml:space="preserve"> down the inheritance hierarchy</w:t>
      </w:r>
      <w:r w:rsidRPr="009A3944">
        <w:rPr>
          <w:rStyle w:val="basetext"/>
          <w:rFonts w:cs="Times New Roman"/>
        </w:rPr>
        <w:t>.</w:t>
      </w:r>
    </w:p>
    <w:p w:rsidR="003038D8" w:rsidRPr="009A3944" w:rsidRDefault="003038D8" w:rsidP="003038D8">
      <w:pPr>
        <w:numPr>
          <w:ilvl w:val="0"/>
          <w:numId w:val="184"/>
        </w:numPr>
        <w:suppressAutoHyphens/>
        <w:outlineLvl w:val="0"/>
        <w:rPr>
          <w:rStyle w:val="basetext"/>
        </w:rPr>
      </w:pPr>
      <w:r w:rsidRPr="009A3944">
        <w:rPr>
          <w:rStyle w:val="basetext"/>
          <w:rFonts w:cs="Times New Roman"/>
        </w:rPr>
        <w:t xml:space="preserve"> They </w:t>
      </w:r>
      <w:r w:rsidRPr="009A3944">
        <w:rPr>
          <w:rFonts w:ascii="Times New Roman" w:hAnsi="Times New Roman" w:cs="Times New Roman"/>
          <w:sz w:val="24"/>
        </w:rPr>
        <w:t>can be called using the dot operator</w:t>
      </w:r>
      <w:r w:rsidRPr="009A3944">
        <w:rPr>
          <w:rStyle w:val="basetext"/>
          <w:rFonts w:cs="Times New Roman"/>
        </w:rPr>
        <w:t>.</w:t>
      </w:r>
      <w:r w:rsidRPr="009A3944">
        <w:rPr>
          <w:rStyle w:val="basetext"/>
        </w:rPr>
        <w:tab/>
      </w:r>
    </w:p>
    <w:p w:rsidR="003038D8" w:rsidRPr="009A3944" w:rsidRDefault="003038D8" w:rsidP="003038D8">
      <w:pPr>
        <w:outlineLvl w:val="0"/>
        <w:rPr>
          <w:rStyle w:val="basetext"/>
        </w:rPr>
      </w:pPr>
      <w:r w:rsidRPr="009A3944">
        <w:rPr>
          <w:rStyle w:val="basetext"/>
        </w:rPr>
        <w:t>8. The line:</w:t>
      </w:r>
    </w:p>
    <w:p w:rsidR="003038D8" w:rsidRPr="009A3944" w:rsidRDefault="003038D8" w:rsidP="003038D8">
      <w:pPr>
        <w:ind w:left="720"/>
        <w:outlineLvl w:val="0"/>
        <w:rPr>
          <w:rStyle w:val="basetext"/>
        </w:rPr>
      </w:pPr>
      <w:r w:rsidRPr="009A3944">
        <w:rPr>
          <w:rStyle w:val="CDT"/>
          <w:rFonts w:ascii="Courier New" w:hAnsi="Courier New" w:cs="Courier New"/>
          <w:sz w:val="22"/>
          <w:szCs w:val="22"/>
        </w:rPr>
        <w:t>virtual double earnings() const = 0;</w:t>
      </w:r>
      <w:r w:rsidRPr="009A3944">
        <w:rPr>
          <w:rStyle w:val="CDT"/>
          <w:rFonts w:ascii="Times New Roman" w:hAnsi="Times New Roman"/>
          <w:sz w:val="24"/>
        </w:rPr>
        <w:br/>
      </w:r>
      <w:r w:rsidRPr="009A3944">
        <w:rPr>
          <w:rStyle w:val="basetext"/>
        </w:rPr>
        <w:t>appears in a class definition.  You cannot deduce that:</w:t>
      </w:r>
    </w:p>
    <w:p w:rsidR="003038D8" w:rsidRPr="009A3944" w:rsidRDefault="003038D8" w:rsidP="003038D8">
      <w:pPr>
        <w:numPr>
          <w:ilvl w:val="0"/>
          <w:numId w:val="185"/>
        </w:numPr>
        <w:suppressAutoHyphens/>
        <w:rPr>
          <w:rStyle w:val="basetext"/>
        </w:rPr>
      </w:pPr>
      <w:r w:rsidRPr="009A3944">
        <w:rPr>
          <w:rStyle w:val="basetext"/>
        </w:rPr>
        <w:t xml:space="preserve"> All classes that directly inherit from this class will override this method.</w:t>
      </w:r>
    </w:p>
    <w:p w:rsidR="003038D8" w:rsidRPr="009A3944" w:rsidRDefault="003038D8" w:rsidP="003038D8">
      <w:pPr>
        <w:numPr>
          <w:ilvl w:val="0"/>
          <w:numId w:val="185"/>
        </w:numPr>
        <w:suppressAutoHyphens/>
        <w:rPr>
          <w:rStyle w:val="basetext"/>
        </w:rPr>
      </w:pPr>
      <w:r w:rsidRPr="009A3944">
        <w:rPr>
          <w:rStyle w:val="basetext"/>
        </w:rPr>
        <w:t xml:space="preserve"> This class is an abstract class.</w:t>
      </w:r>
    </w:p>
    <w:p w:rsidR="003038D8" w:rsidRPr="009A3944" w:rsidRDefault="003038D8" w:rsidP="003038D8">
      <w:pPr>
        <w:numPr>
          <w:ilvl w:val="0"/>
          <w:numId w:val="185"/>
        </w:numPr>
        <w:suppressAutoHyphens/>
        <w:rPr>
          <w:rStyle w:val="basetext"/>
        </w:rPr>
      </w:pPr>
      <w:r w:rsidRPr="009A3944">
        <w:rPr>
          <w:rStyle w:val="basetext"/>
        </w:rPr>
        <w:t xml:space="preserve"> Any concrete class derived from this class will have an </w:t>
      </w:r>
      <w:r w:rsidRPr="009A3944">
        <w:rPr>
          <w:rStyle w:val="CDT"/>
          <w:rFonts w:ascii="Times New Roman" w:hAnsi="Times New Roman"/>
          <w:sz w:val="24"/>
        </w:rPr>
        <w:t>earnings</w:t>
      </w:r>
      <w:r w:rsidRPr="009A3944">
        <w:rPr>
          <w:rStyle w:val="basetext"/>
        </w:rPr>
        <w:t xml:space="preserve"> function. </w:t>
      </w:r>
    </w:p>
    <w:p w:rsidR="003038D8" w:rsidRPr="009A3944" w:rsidRDefault="003038D8" w:rsidP="003038D8">
      <w:pPr>
        <w:numPr>
          <w:ilvl w:val="0"/>
          <w:numId w:val="185"/>
        </w:numPr>
        <w:suppressAutoHyphens/>
        <w:rPr>
          <w:rStyle w:val="basetext"/>
        </w:rPr>
      </w:pPr>
      <w:r w:rsidRPr="009A3944">
        <w:rPr>
          <w:rStyle w:val="basetext"/>
        </w:rPr>
        <w:t xml:space="preserve"> This class will probably be used as a base class for other classes.</w:t>
      </w:r>
    </w:p>
    <w:p w:rsidR="003038D8" w:rsidRPr="009A3944" w:rsidRDefault="003038D8" w:rsidP="003038D8">
      <w:pPr>
        <w:outlineLvl w:val="0"/>
        <w:rPr>
          <w:rStyle w:val="basetext"/>
        </w:rPr>
      </w:pPr>
      <w:r w:rsidRPr="009A3944">
        <w:rPr>
          <w:rStyle w:val="basetext"/>
        </w:rPr>
        <w:t>9. Abstract classes:</w:t>
      </w:r>
    </w:p>
    <w:p w:rsidR="003038D8" w:rsidRPr="009A3944" w:rsidRDefault="003038D8" w:rsidP="003038D8">
      <w:pPr>
        <w:numPr>
          <w:ilvl w:val="0"/>
          <w:numId w:val="186"/>
        </w:numPr>
        <w:suppressAutoHyphens/>
        <w:rPr>
          <w:rStyle w:val="basetext"/>
        </w:rPr>
      </w:pPr>
      <w:r w:rsidRPr="009A3944">
        <w:rPr>
          <w:rStyle w:val="basetext"/>
        </w:rPr>
        <w:t xml:space="preserve"> Contain at most one pure </w:t>
      </w:r>
      <w:r w:rsidRPr="009A3944">
        <w:rPr>
          <w:rStyle w:val="CDT"/>
          <w:rFonts w:ascii="Times New Roman" w:hAnsi="Times New Roman"/>
          <w:sz w:val="24"/>
        </w:rPr>
        <w:t>virtual</w:t>
      </w:r>
      <w:r w:rsidRPr="009A3944">
        <w:rPr>
          <w:rStyle w:val="basetext"/>
        </w:rPr>
        <w:t xml:space="preserve"> function.</w:t>
      </w:r>
    </w:p>
    <w:p w:rsidR="003038D8" w:rsidRPr="009A3944" w:rsidRDefault="003038D8" w:rsidP="003038D8">
      <w:pPr>
        <w:numPr>
          <w:ilvl w:val="0"/>
          <w:numId w:val="186"/>
        </w:numPr>
        <w:suppressAutoHyphens/>
        <w:rPr>
          <w:rStyle w:val="basetext"/>
        </w:rPr>
      </w:pPr>
      <w:r w:rsidRPr="009A3944">
        <w:rPr>
          <w:rStyle w:val="basetext"/>
        </w:rPr>
        <w:t xml:space="preserve"> Can have objects instantiated from them if the proper permissions are set.</w:t>
      </w:r>
    </w:p>
    <w:p w:rsidR="003038D8" w:rsidRPr="009A3944" w:rsidRDefault="003038D8" w:rsidP="003038D8">
      <w:pPr>
        <w:numPr>
          <w:ilvl w:val="0"/>
          <w:numId w:val="186"/>
        </w:numPr>
        <w:suppressAutoHyphens/>
        <w:rPr>
          <w:rStyle w:val="basetext"/>
        </w:rPr>
      </w:pPr>
      <w:r w:rsidRPr="009A3944">
        <w:rPr>
          <w:rStyle w:val="basetext"/>
        </w:rPr>
        <w:t xml:space="preserve"> Cannot have abstract derived classes. </w:t>
      </w:r>
    </w:p>
    <w:p w:rsidR="003038D8" w:rsidRPr="009A3944" w:rsidRDefault="003038D8" w:rsidP="003038D8">
      <w:pPr>
        <w:numPr>
          <w:ilvl w:val="0"/>
          <w:numId w:val="186"/>
        </w:numPr>
        <w:suppressAutoHyphens/>
        <w:rPr>
          <w:rStyle w:val="basetext"/>
        </w:rPr>
      </w:pPr>
      <w:r w:rsidRPr="009A3944">
        <w:rPr>
          <w:rStyle w:val="basetext"/>
        </w:rPr>
        <w:t xml:space="preserve"> Are defined, but the programmer never intends to instantiate any objects from them.</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r w:rsidRPr="009A3944">
        <w:rPr>
          <w:rStyle w:val="basetext"/>
          <w:rFonts w:cs="Times New Roman"/>
          <w:color w:val="auto"/>
        </w:rPr>
        <w:t>10. The main difference between</w:t>
      </w:r>
      <w:r w:rsidRPr="009A3944">
        <w:rPr>
          <w:rFonts w:ascii="Times New Roman" w:hAnsi="Times New Roman" w:cs="Times New Roman"/>
          <w:color w:val="auto"/>
        </w:rPr>
        <w:t xml:space="preserve"> </w:t>
      </w:r>
      <w:r w:rsidRPr="009A3944">
        <w:rPr>
          <w:rStyle w:val="basetext"/>
          <w:rFonts w:cs="Times New Roman"/>
          <w:color w:val="auto"/>
        </w:rPr>
        <w:t>a pure</w:t>
      </w:r>
      <w:r w:rsidRPr="009A3944">
        <w:rPr>
          <w:rFonts w:ascii="Times New Roman" w:hAnsi="Times New Roman" w:cs="Times New Roman"/>
          <w:color w:val="auto"/>
        </w:rPr>
        <w:t xml:space="preserve"> </w:t>
      </w:r>
      <w:r w:rsidRPr="009A3944">
        <w:rPr>
          <w:rStyle w:val="CDT"/>
          <w:rFonts w:ascii="Times New Roman" w:hAnsi="Times New Roman" w:cs="Times New Roman"/>
          <w:color w:val="auto"/>
        </w:rPr>
        <w:t>virtual</w:t>
      </w:r>
      <w:r w:rsidRPr="009A3944">
        <w:rPr>
          <w:rFonts w:ascii="Times New Roman" w:hAnsi="Times New Roman" w:cs="Times New Roman"/>
          <w:color w:val="auto"/>
        </w:rPr>
        <w:t xml:space="preserve"> </w:t>
      </w:r>
      <w:r w:rsidRPr="009A3944">
        <w:rPr>
          <w:rStyle w:val="basetext"/>
          <w:rFonts w:cs="Times New Roman"/>
          <w:color w:val="auto"/>
        </w:rPr>
        <w:t>function and a</w:t>
      </w:r>
      <w:r w:rsidRPr="009A3944">
        <w:rPr>
          <w:rFonts w:ascii="Times New Roman" w:hAnsi="Times New Roman" w:cs="Times New Roman"/>
          <w:color w:val="auto"/>
        </w:rPr>
        <w:t xml:space="preserve"> </w:t>
      </w:r>
      <w:r w:rsidRPr="009A3944">
        <w:rPr>
          <w:rStyle w:val="CDT"/>
          <w:rFonts w:ascii="Times New Roman" w:hAnsi="Times New Roman" w:cs="Times New Roman"/>
          <w:color w:val="auto"/>
        </w:rPr>
        <w:t>virtual</w:t>
      </w:r>
      <w:r w:rsidRPr="009A3944">
        <w:rPr>
          <w:rFonts w:ascii="Times New Roman" w:hAnsi="Times New Roman" w:cs="Times New Roman"/>
          <w:color w:val="auto"/>
        </w:rPr>
        <w:t xml:space="preserve"> </w:t>
      </w:r>
      <w:r w:rsidRPr="009A3944">
        <w:rPr>
          <w:rStyle w:val="basetext"/>
          <w:rFonts w:cs="Times New Roman"/>
          <w:color w:val="auto"/>
        </w:rPr>
        <w:t>function is:</w:t>
      </w:r>
    </w:p>
    <w:p w:rsidR="003038D8" w:rsidRPr="009A3944" w:rsidRDefault="003038D8" w:rsidP="003038D8">
      <w:pPr>
        <w:numPr>
          <w:ilvl w:val="0"/>
          <w:numId w:val="187"/>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 xml:space="preserve">The </w:t>
      </w:r>
      <w:r w:rsidRPr="009A3944">
        <w:rPr>
          <w:rStyle w:val="basetext"/>
          <w:rFonts w:cs="Times New Roman"/>
        </w:rPr>
        <w:t>return type.</w:t>
      </w:r>
    </w:p>
    <w:p w:rsidR="003038D8" w:rsidRPr="009A3944" w:rsidRDefault="003038D8" w:rsidP="003038D8">
      <w:pPr>
        <w:numPr>
          <w:ilvl w:val="0"/>
          <w:numId w:val="187"/>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The member access specifier</w:t>
      </w:r>
      <w:r w:rsidRPr="009A3944">
        <w:rPr>
          <w:rStyle w:val="basetext"/>
          <w:rFonts w:cs="Times New Roman"/>
        </w:rPr>
        <w:t>.</w:t>
      </w:r>
    </w:p>
    <w:p w:rsidR="003038D8" w:rsidRPr="009A3944" w:rsidRDefault="003038D8" w:rsidP="003038D8">
      <w:pPr>
        <w:numPr>
          <w:ilvl w:val="0"/>
          <w:numId w:val="187"/>
        </w:numPr>
        <w:suppressAutoHyphens/>
        <w:rPr>
          <w:rStyle w:val="basetext"/>
          <w:rFonts w:cs="Times New Roman"/>
        </w:rPr>
      </w:pPr>
      <w:r w:rsidRPr="009A3944">
        <w:rPr>
          <w:rStyle w:val="basetext"/>
          <w:rFonts w:cs="Times New Roman"/>
        </w:rPr>
        <w:t xml:space="preserve"> That a</w:t>
      </w:r>
      <w:r w:rsidRPr="009A3944">
        <w:rPr>
          <w:rFonts w:ascii="Times New Roman" w:hAnsi="Times New Roman" w:cs="Times New Roman"/>
          <w:sz w:val="24"/>
        </w:rPr>
        <w:t xml:space="preserve"> pure </w:t>
      </w:r>
      <w:r w:rsidRPr="009A3944">
        <w:rPr>
          <w:rStyle w:val="CDT"/>
          <w:rFonts w:ascii="Times New Roman" w:hAnsi="Times New Roman" w:cs="Times New Roman"/>
          <w:sz w:val="24"/>
        </w:rPr>
        <w:t>virtual</w:t>
      </w:r>
      <w:r w:rsidRPr="009A3944">
        <w:rPr>
          <w:rFonts w:ascii="Times New Roman" w:hAnsi="Times New Roman" w:cs="Times New Roman"/>
          <w:sz w:val="24"/>
        </w:rPr>
        <w:t xml:space="preserve"> function cannot have an implementation</w:t>
      </w:r>
      <w:r w:rsidRPr="009A3944">
        <w:rPr>
          <w:rStyle w:val="basetext"/>
          <w:rFonts w:cs="Times New Roman"/>
        </w:rPr>
        <w:t xml:space="preserve">. </w:t>
      </w:r>
    </w:p>
    <w:p w:rsidR="003038D8" w:rsidRPr="009A3944" w:rsidRDefault="003038D8" w:rsidP="003038D8">
      <w:pPr>
        <w:numPr>
          <w:ilvl w:val="0"/>
          <w:numId w:val="187"/>
        </w:numPr>
        <w:suppressAutoHyphens/>
        <w:rPr>
          <w:rStyle w:val="basetext"/>
          <w:rFonts w:cs="Times New Roman"/>
        </w:rPr>
      </w:pPr>
      <w:r w:rsidRPr="009A3944">
        <w:rPr>
          <w:rFonts w:ascii="Times New Roman" w:hAnsi="Times New Roman" w:cs="Times New Roman"/>
          <w:sz w:val="24"/>
        </w:rPr>
        <w:t xml:space="preserve"> The location in the class</w:t>
      </w:r>
      <w:r w:rsidRPr="009A3944">
        <w:rPr>
          <w:rStyle w:val="basetext"/>
          <w:rFonts w:cs="Times New Roman"/>
        </w:rPr>
        <w: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r w:rsidRPr="009A3944">
        <w:rPr>
          <w:rStyle w:val="basetext"/>
          <w:rFonts w:cs="Times New Roman"/>
          <w:color w:val="auto"/>
        </w:rPr>
        <w:t>11. Which of the following is not allowed?</w:t>
      </w:r>
    </w:p>
    <w:p w:rsidR="003038D8" w:rsidRPr="009A3944" w:rsidRDefault="003038D8" w:rsidP="003038D8">
      <w:pPr>
        <w:numPr>
          <w:ilvl w:val="0"/>
          <w:numId w:val="188"/>
        </w:numPr>
        <w:suppressAutoHyphens/>
        <w:rPr>
          <w:rStyle w:val="basetext"/>
          <w:rFonts w:cs="Times New Roman"/>
        </w:rPr>
      </w:pPr>
      <w:r w:rsidRPr="009A3944">
        <w:rPr>
          <w:rStyle w:val="basetext"/>
        </w:rPr>
        <w:t xml:space="preserve"> </w:t>
      </w:r>
      <w:r w:rsidRPr="009A3944">
        <w:rPr>
          <w:rStyle w:val="basetext"/>
          <w:rFonts w:cs="Times New Roman"/>
        </w:rPr>
        <w:t>Objects of abstract classes.</w:t>
      </w:r>
    </w:p>
    <w:p w:rsidR="003038D8" w:rsidRPr="009A3944" w:rsidRDefault="003038D8" w:rsidP="003038D8">
      <w:pPr>
        <w:numPr>
          <w:ilvl w:val="0"/>
          <w:numId w:val="188"/>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 xml:space="preserve">Multiple pure </w:t>
      </w:r>
      <w:r w:rsidRPr="009A3944">
        <w:rPr>
          <w:rStyle w:val="CDT"/>
          <w:rFonts w:ascii="Times New Roman" w:hAnsi="Times New Roman" w:cs="Times New Roman"/>
          <w:sz w:val="24"/>
        </w:rPr>
        <w:t>virtual</w:t>
      </w:r>
      <w:r w:rsidRPr="009A3944">
        <w:rPr>
          <w:rFonts w:ascii="Times New Roman" w:hAnsi="Times New Roman" w:cs="Times New Roman"/>
          <w:sz w:val="24"/>
        </w:rPr>
        <w:t xml:space="preserve"> functions in a single abstract class</w:t>
      </w:r>
      <w:r w:rsidRPr="009A3944">
        <w:rPr>
          <w:rStyle w:val="basetext"/>
          <w:rFonts w:cs="Times New Roman"/>
        </w:rPr>
        <w:t>.</w:t>
      </w:r>
    </w:p>
    <w:p w:rsidR="003038D8" w:rsidRPr="009A3944" w:rsidRDefault="003038D8" w:rsidP="003038D8">
      <w:pPr>
        <w:numPr>
          <w:ilvl w:val="0"/>
          <w:numId w:val="188"/>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References to abstract classes</w:t>
      </w:r>
      <w:r w:rsidRPr="009A3944">
        <w:rPr>
          <w:rStyle w:val="basetext"/>
          <w:rFonts w:cs="Times New Roman"/>
        </w:rPr>
        <w:t xml:space="preserve">. </w:t>
      </w:r>
    </w:p>
    <w:p w:rsidR="003038D8" w:rsidRPr="009A3944" w:rsidRDefault="003038D8" w:rsidP="003038D8">
      <w:pPr>
        <w:numPr>
          <w:ilvl w:val="0"/>
          <w:numId w:val="188"/>
        </w:numPr>
        <w:suppressAutoHyphens/>
        <w:rPr>
          <w:rStyle w:val="basetext"/>
          <w:rFonts w:cs="Times New Roman"/>
        </w:rPr>
      </w:pPr>
      <w:r w:rsidRPr="009A3944">
        <w:rPr>
          <w:rFonts w:ascii="Times New Roman" w:hAnsi="Times New Roman" w:cs="Times New Roman"/>
          <w:sz w:val="24"/>
        </w:rPr>
        <w:t xml:space="preserve"> Arrays of pointers to abstract classes</w:t>
      </w:r>
      <w:r w:rsidRPr="009A3944">
        <w:rPr>
          <w:rStyle w:val="basetext"/>
          <w:rFonts w:cs="Times New Roman"/>
        </w:rPr>
        <w:t>.</w:t>
      </w:r>
    </w:p>
    <w:p w:rsidR="003038D8" w:rsidRPr="009A3944" w:rsidRDefault="003038D8" w:rsidP="003038D8">
      <w:pPr>
        <w:outlineLvl w:val="0"/>
        <w:rPr>
          <w:rStyle w:val="basetext"/>
        </w:rPr>
      </w:pPr>
      <w:r w:rsidRPr="009A3944">
        <w:rPr>
          <w:rStyle w:val="basetext"/>
        </w:rPr>
        <w:t>12. What mistake prevents the following class declaration from functioning properly as an abstract class?</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ind w:left="720"/>
        <w:jc w:val="both"/>
        <w:rPr>
          <w:rStyle w:val="CDT"/>
          <w:rFonts w:ascii="Courier New" w:hAnsi="Courier New" w:cs="Courier New"/>
          <w:color w:val="auto"/>
          <w:sz w:val="22"/>
          <w:szCs w:val="22"/>
        </w:rPr>
      </w:pPr>
      <w:r w:rsidRPr="009A3944">
        <w:rPr>
          <w:rStyle w:val="CDT"/>
          <w:rFonts w:ascii="Courier New" w:hAnsi="Courier New" w:cs="Courier New"/>
          <w:color w:val="auto"/>
          <w:sz w:val="22"/>
          <w:szCs w:val="22"/>
        </w:rPr>
        <w:t>class Shape</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ind w:left="720"/>
        <w:jc w:val="both"/>
        <w:rPr>
          <w:rStyle w:val="CDT"/>
          <w:rFonts w:ascii="Courier New" w:hAnsi="Courier New" w:cs="Courier New"/>
          <w:color w:val="auto"/>
          <w:sz w:val="22"/>
          <w:szCs w:val="22"/>
        </w:rPr>
      </w:pPr>
      <w:r w:rsidRPr="009A3944">
        <w:rPr>
          <w:rStyle w:val="CDT"/>
          <w:rFonts w:ascii="Courier New" w:hAnsi="Courier New" w:cs="Courier New"/>
          <w:color w:val="auto"/>
          <w:sz w:val="22"/>
          <w:szCs w:val="22"/>
        </w:rPr>
        <w: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ind w:left="720"/>
        <w:jc w:val="both"/>
        <w:rPr>
          <w:rStyle w:val="CDT"/>
          <w:rFonts w:ascii="Courier New" w:hAnsi="Courier New" w:cs="Courier New"/>
          <w:color w:val="auto"/>
          <w:sz w:val="22"/>
          <w:szCs w:val="22"/>
        </w:rPr>
      </w:pPr>
      <w:r w:rsidRPr="009A3944">
        <w:rPr>
          <w:rStyle w:val="CDT"/>
          <w:rFonts w:ascii="Courier New" w:hAnsi="Courier New" w:cs="Courier New"/>
          <w:color w:val="auto"/>
          <w:sz w:val="22"/>
          <w:szCs w:val="22"/>
        </w:rPr>
        <w:t>public:</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ind w:left="720"/>
        <w:jc w:val="both"/>
        <w:rPr>
          <w:rStyle w:val="CDT"/>
          <w:rFonts w:ascii="Courier New" w:hAnsi="Courier New" w:cs="Courier New"/>
          <w:color w:val="auto"/>
          <w:sz w:val="22"/>
          <w:szCs w:val="22"/>
        </w:rPr>
      </w:pPr>
      <w:r w:rsidRPr="009A3944">
        <w:rPr>
          <w:rStyle w:val="CDT"/>
          <w:rFonts w:ascii="Courier New" w:hAnsi="Courier New" w:cs="Courier New"/>
          <w:color w:val="auto"/>
          <w:sz w:val="22"/>
          <w:szCs w:val="22"/>
        </w:rPr>
        <w:tab/>
        <w:t>virtual double print() const;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ind w:left="720"/>
        <w:jc w:val="both"/>
        <w:rPr>
          <w:rStyle w:val="CDT"/>
          <w:rFonts w:ascii="Courier New" w:hAnsi="Courier New" w:cs="Courier New"/>
          <w:color w:val="auto"/>
          <w:sz w:val="22"/>
          <w:szCs w:val="22"/>
        </w:rPr>
      </w:pPr>
      <w:r w:rsidRPr="009A3944">
        <w:rPr>
          <w:rStyle w:val="CDT"/>
          <w:rFonts w:ascii="Courier New" w:hAnsi="Courier New" w:cs="Courier New"/>
          <w:color w:val="auto"/>
          <w:sz w:val="22"/>
          <w:szCs w:val="22"/>
        </w:rPr>
        <w:tab/>
        <w:t>double area() const { return base * height; }</w:t>
      </w:r>
      <w:r w:rsidRPr="009A3944">
        <w:rPr>
          <w:rStyle w:val="CDT"/>
          <w:rFonts w:ascii="Courier New" w:hAnsi="Courier New" w:cs="Courier New"/>
          <w:color w:val="auto"/>
          <w:sz w:val="22"/>
          <w:szCs w:val="22"/>
        </w:rPr>
        <w:tab/>
      </w:r>
      <w:r w:rsidRPr="009A3944">
        <w:rPr>
          <w:rStyle w:val="CDT"/>
          <w:rFonts w:ascii="Courier New" w:hAnsi="Courier New" w:cs="Courier New"/>
          <w:color w:val="auto"/>
          <w:sz w:val="22"/>
          <w:szCs w:val="22"/>
        </w:rPr>
        <w:tab/>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ind w:left="720"/>
        <w:jc w:val="both"/>
        <w:rPr>
          <w:rStyle w:val="CDT"/>
          <w:rFonts w:ascii="Courier New" w:hAnsi="Courier New" w:cs="Courier New"/>
          <w:color w:val="auto"/>
          <w:sz w:val="22"/>
          <w:szCs w:val="22"/>
        </w:rPr>
      </w:pPr>
      <w:r w:rsidRPr="009A3944">
        <w:rPr>
          <w:rStyle w:val="CDT"/>
          <w:rFonts w:ascii="Courier New" w:hAnsi="Courier New" w:cs="Courier New"/>
          <w:color w:val="auto"/>
          <w:sz w:val="22"/>
          <w:szCs w:val="22"/>
        </w:rPr>
        <w:t>private:</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ind w:left="720"/>
        <w:jc w:val="both"/>
        <w:rPr>
          <w:rStyle w:val="CDT"/>
          <w:rFonts w:ascii="Courier New" w:hAnsi="Courier New" w:cs="Courier New"/>
          <w:color w:val="auto"/>
          <w:sz w:val="22"/>
          <w:szCs w:val="22"/>
        </w:rPr>
      </w:pPr>
      <w:r w:rsidRPr="009A3944">
        <w:rPr>
          <w:rStyle w:val="CDT"/>
          <w:rFonts w:ascii="Courier New" w:hAnsi="Courier New" w:cs="Courier New"/>
          <w:color w:val="auto"/>
          <w:sz w:val="22"/>
          <w:szCs w:val="22"/>
        </w:rPr>
        <w:tab/>
        <w:t>double base;</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ind w:left="720"/>
        <w:jc w:val="both"/>
        <w:rPr>
          <w:rStyle w:val="CDT"/>
          <w:rFonts w:ascii="Courier New" w:hAnsi="Courier New" w:cs="Courier New"/>
          <w:color w:val="auto"/>
          <w:sz w:val="22"/>
          <w:szCs w:val="22"/>
        </w:rPr>
      </w:pPr>
      <w:r w:rsidRPr="009A3944">
        <w:rPr>
          <w:rStyle w:val="CDT"/>
          <w:rFonts w:ascii="Courier New" w:hAnsi="Courier New" w:cs="Courier New"/>
          <w:color w:val="auto"/>
          <w:sz w:val="22"/>
          <w:szCs w:val="22"/>
        </w:rPr>
        <w:tab/>
        <w:t>double height;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ind w:left="720"/>
        <w:jc w:val="both"/>
        <w:rPr>
          <w:rStyle w:val="CDT"/>
          <w:rFonts w:ascii="Courier New" w:hAnsi="Courier New" w:cs="Courier New"/>
          <w:color w:val="auto"/>
          <w:sz w:val="22"/>
          <w:szCs w:val="22"/>
        </w:rPr>
      </w:pPr>
      <w:r w:rsidRPr="009A3944">
        <w:rPr>
          <w:rStyle w:val="CDT"/>
          <w:rFonts w:ascii="Courier New" w:hAnsi="Courier New" w:cs="Courier New"/>
          <w:color w:val="auto"/>
          <w:sz w:val="22"/>
          <w:szCs w:val="22"/>
        </w:rPr>
        <w:t>};</w:t>
      </w:r>
    </w:p>
    <w:p w:rsidR="003038D8" w:rsidRPr="009A3944" w:rsidRDefault="003038D8" w:rsidP="003038D8">
      <w:pPr>
        <w:numPr>
          <w:ilvl w:val="0"/>
          <w:numId w:val="189"/>
        </w:numPr>
        <w:suppressAutoHyphens/>
        <w:rPr>
          <w:rStyle w:val="basetext"/>
          <w:rFonts w:cs="Times New Roman"/>
        </w:rPr>
      </w:pPr>
      <w:r w:rsidRPr="009A3944">
        <w:rPr>
          <w:rStyle w:val="basetext"/>
          <w:rFonts w:cs="Times New Roman"/>
        </w:rPr>
        <w:t xml:space="preserve"> There</w:t>
      </w:r>
      <w:r w:rsidRPr="009A3944">
        <w:rPr>
          <w:rFonts w:ascii="Times New Roman" w:hAnsi="Times New Roman" w:cs="Times New Roman"/>
          <w:sz w:val="24"/>
        </w:rPr>
        <w:t xml:space="preserve"> are no pure </w:t>
      </w:r>
      <w:r w:rsidRPr="009A3944">
        <w:rPr>
          <w:rStyle w:val="CDT"/>
          <w:rFonts w:ascii="Times New Roman" w:hAnsi="Times New Roman" w:cs="Times New Roman"/>
          <w:sz w:val="24"/>
        </w:rPr>
        <w:t>virtual</w:t>
      </w:r>
      <w:r w:rsidRPr="009A3944">
        <w:rPr>
          <w:rFonts w:ascii="Times New Roman" w:hAnsi="Times New Roman" w:cs="Times New Roman"/>
          <w:sz w:val="24"/>
        </w:rPr>
        <w:t xml:space="preserve"> functions</w:t>
      </w:r>
      <w:r w:rsidRPr="009A3944">
        <w:rPr>
          <w:rStyle w:val="basetext"/>
          <w:rFonts w:cs="Times New Roman"/>
        </w:rPr>
        <w:t>.</w:t>
      </w:r>
    </w:p>
    <w:p w:rsidR="003038D8" w:rsidRPr="009A3944" w:rsidRDefault="003038D8" w:rsidP="003038D8">
      <w:pPr>
        <w:numPr>
          <w:ilvl w:val="0"/>
          <w:numId w:val="189"/>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There is a non-</w:t>
      </w:r>
      <w:r w:rsidRPr="009A3944">
        <w:rPr>
          <w:rStyle w:val="CDT"/>
          <w:rFonts w:ascii="Times New Roman" w:hAnsi="Times New Roman" w:cs="Times New Roman"/>
          <w:sz w:val="24"/>
        </w:rPr>
        <w:t>virtual</w:t>
      </w:r>
      <w:r w:rsidRPr="009A3944">
        <w:rPr>
          <w:rFonts w:ascii="Times New Roman" w:hAnsi="Times New Roman" w:cs="Times New Roman"/>
          <w:sz w:val="24"/>
        </w:rPr>
        <w:t xml:space="preserve"> function</w:t>
      </w:r>
      <w:r w:rsidRPr="009A3944">
        <w:rPr>
          <w:rStyle w:val="basetext"/>
          <w:rFonts w:cs="Times New Roman"/>
        </w:rPr>
        <w:t>.</w:t>
      </w:r>
    </w:p>
    <w:p w:rsidR="003038D8" w:rsidRPr="009A3944" w:rsidRDefault="003038D8" w:rsidP="003038D8">
      <w:pPr>
        <w:numPr>
          <w:ilvl w:val="0"/>
          <w:numId w:val="189"/>
        </w:numPr>
        <w:suppressAutoHyphens/>
        <w:rPr>
          <w:rStyle w:val="basetext"/>
          <w:rFonts w:cs="Times New Roman"/>
        </w:rPr>
      </w:pPr>
      <w:r w:rsidRPr="009A3944">
        <w:rPr>
          <w:rStyle w:val="basetext"/>
          <w:rFonts w:cs="Times New Roman"/>
        </w:rPr>
        <w:t xml:space="preserve"> </w:t>
      </w:r>
      <w:r w:rsidRPr="009A3944">
        <w:rPr>
          <w:rStyle w:val="CDT"/>
          <w:rFonts w:ascii="Times New Roman" w:hAnsi="Times New Roman" w:cs="Times New Roman"/>
          <w:sz w:val="24"/>
        </w:rPr>
        <w:t>private</w:t>
      </w:r>
      <w:r w:rsidRPr="009A3944">
        <w:rPr>
          <w:rFonts w:ascii="Times New Roman" w:hAnsi="Times New Roman" w:cs="Times New Roman"/>
          <w:sz w:val="24"/>
        </w:rPr>
        <w:t xml:space="preserve"> variables are being accessed by a </w:t>
      </w:r>
      <w:r w:rsidRPr="009A3944">
        <w:rPr>
          <w:rStyle w:val="CDT"/>
          <w:rFonts w:ascii="Times New Roman" w:hAnsi="Times New Roman" w:cs="Times New Roman"/>
          <w:sz w:val="24"/>
        </w:rPr>
        <w:t>public</w:t>
      </w:r>
      <w:r w:rsidRPr="009A3944">
        <w:rPr>
          <w:rFonts w:ascii="Times New Roman" w:hAnsi="Times New Roman" w:cs="Times New Roman"/>
          <w:sz w:val="24"/>
        </w:rPr>
        <w:t xml:space="preserve"> function</w:t>
      </w:r>
      <w:r w:rsidRPr="009A3944">
        <w:rPr>
          <w:rStyle w:val="basetext"/>
          <w:rFonts w:cs="Times New Roman"/>
        </w:rPr>
        <w:t>.</w:t>
      </w:r>
    </w:p>
    <w:p w:rsidR="003038D8" w:rsidRPr="009A3944" w:rsidRDefault="003038D8" w:rsidP="003038D8">
      <w:pPr>
        <w:numPr>
          <w:ilvl w:val="0"/>
          <w:numId w:val="189"/>
        </w:numPr>
        <w:suppressAutoHyphens/>
        <w:rPr>
          <w:rStyle w:val="basetext"/>
        </w:rPr>
      </w:pPr>
      <w:r w:rsidRPr="009A3944">
        <w:rPr>
          <w:rStyle w:val="basetext"/>
          <w:rFonts w:cs="Times New Roman"/>
        </w:rPr>
        <w:t xml:space="preserve"> </w:t>
      </w:r>
      <w:r w:rsidRPr="009A3944">
        <w:rPr>
          <w:rFonts w:ascii="Times New Roman" w:hAnsi="Times New Roman" w:cs="Times New Roman"/>
          <w:sz w:val="24"/>
        </w:rPr>
        <w:t>Nothing, it functions fine as an abstract class</w:t>
      </w:r>
      <w:r w:rsidRPr="009A3944">
        <w:rPr>
          <w:rStyle w:val="basetext"/>
          <w:rFonts w:cs="Times New Roman"/>
        </w:rPr>
        <w:t>.</w:t>
      </w:r>
    </w:p>
    <w:p w:rsidR="003038D8" w:rsidRPr="009A3944" w:rsidRDefault="003038D8" w:rsidP="003038D8">
      <w:pPr>
        <w:outlineLvl w:val="0"/>
        <w:rPr>
          <w:rStyle w:val="basetext"/>
        </w:rPr>
      </w:pPr>
      <w:r w:rsidRPr="009A3944">
        <w:rPr>
          <w:rStyle w:val="basetext"/>
        </w:rPr>
        <w:t>13.</w:t>
      </w:r>
      <w:r w:rsidRPr="009A3944">
        <w:t xml:space="preserve"> </w:t>
      </w:r>
      <w:r w:rsidRPr="009A3944">
        <w:rPr>
          <w:rStyle w:val="CDT"/>
          <w:rFonts w:ascii="Times New Roman" w:hAnsi="Times New Roman"/>
          <w:sz w:val="24"/>
        </w:rPr>
        <w:t>virtual</w:t>
      </w:r>
      <w:r w:rsidRPr="009A3944">
        <w:t xml:space="preserve"> </w:t>
      </w:r>
      <w:r w:rsidRPr="009A3944">
        <w:rPr>
          <w:rStyle w:val="basetext"/>
        </w:rPr>
        <w:t>destructors must be used when:</w:t>
      </w:r>
    </w:p>
    <w:p w:rsidR="003038D8" w:rsidRPr="009A3944" w:rsidRDefault="003038D8" w:rsidP="003038D8">
      <w:pPr>
        <w:numPr>
          <w:ilvl w:val="0"/>
          <w:numId w:val="190"/>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 xml:space="preserve">The constructor in the base class is </w:t>
      </w:r>
      <w:r w:rsidRPr="009A3944">
        <w:rPr>
          <w:rStyle w:val="CDT"/>
          <w:rFonts w:ascii="Times New Roman" w:hAnsi="Times New Roman" w:cs="Times New Roman"/>
          <w:sz w:val="24"/>
        </w:rPr>
        <w:t>virtual</w:t>
      </w:r>
      <w:r w:rsidRPr="009A3944">
        <w:rPr>
          <w:rStyle w:val="basetext"/>
          <w:rFonts w:cs="Times New Roman"/>
        </w:rPr>
        <w:t>.</w:t>
      </w:r>
    </w:p>
    <w:p w:rsidR="003038D8" w:rsidRPr="009A3944" w:rsidRDefault="003038D8" w:rsidP="003038D8">
      <w:pPr>
        <w:numPr>
          <w:ilvl w:val="0"/>
          <w:numId w:val="190"/>
        </w:numPr>
        <w:suppressAutoHyphens/>
        <w:rPr>
          <w:rStyle w:val="basetext"/>
          <w:rFonts w:cs="Times New Roman"/>
        </w:rPr>
      </w:pPr>
      <w:r w:rsidRPr="009A3944">
        <w:rPr>
          <w:rStyle w:val="basetext"/>
          <w:rFonts w:cs="Times New Roman"/>
        </w:rPr>
        <w:t xml:space="preserve"> </w:t>
      </w:r>
      <w:r w:rsidRPr="009A3944">
        <w:rPr>
          <w:rStyle w:val="CDT"/>
          <w:rFonts w:ascii="Times New Roman" w:hAnsi="Times New Roman" w:cs="Times New Roman"/>
          <w:sz w:val="24"/>
        </w:rPr>
        <w:t>delete</w:t>
      </w:r>
      <w:r w:rsidRPr="009A3944">
        <w:rPr>
          <w:rFonts w:ascii="Times New Roman" w:hAnsi="Times New Roman" w:cs="Times New Roman"/>
          <w:sz w:val="24"/>
        </w:rPr>
        <w:t xml:space="preserve"> is used on a base-class pointer to a derived-class object</w:t>
      </w:r>
      <w:r w:rsidRPr="009A3944">
        <w:rPr>
          <w:rStyle w:val="basetext"/>
          <w:rFonts w:cs="Times New Roman"/>
        </w:rPr>
        <w:t>.</w:t>
      </w:r>
    </w:p>
    <w:p w:rsidR="003038D8" w:rsidRPr="009A3944" w:rsidRDefault="003038D8" w:rsidP="003038D8">
      <w:pPr>
        <w:numPr>
          <w:ilvl w:val="0"/>
          <w:numId w:val="190"/>
        </w:numPr>
        <w:suppressAutoHyphens/>
        <w:rPr>
          <w:rStyle w:val="basetext"/>
          <w:rFonts w:cs="Times New Roman"/>
        </w:rPr>
      </w:pPr>
      <w:r w:rsidRPr="009A3944">
        <w:rPr>
          <w:rStyle w:val="basetext"/>
          <w:rFonts w:cs="Times New Roman"/>
        </w:rPr>
        <w:t xml:space="preserve"> </w:t>
      </w:r>
      <w:r w:rsidRPr="009A3944">
        <w:rPr>
          <w:rStyle w:val="CDT"/>
          <w:rFonts w:ascii="Times New Roman" w:hAnsi="Times New Roman" w:cs="Times New Roman"/>
          <w:sz w:val="24"/>
        </w:rPr>
        <w:t>delete</w:t>
      </w:r>
      <w:r w:rsidRPr="009A3944">
        <w:rPr>
          <w:rFonts w:ascii="Times New Roman" w:hAnsi="Times New Roman" w:cs="Times New Roman"/>
          <w:sz w:val="24"/>
        </w:rPr>
        <w:t xml:space="preserve"> is used on a derived-class object</w:t>
      </w:r>
      <w:r w:rsidRPr="009A3944">
        <w:rPr>
          <w:rStyle w:val="basetext"/>
          <w:rFonts w:cs="Times New Roman"/>
        </w:rPr>
        <w:t>.</w:t>
      </w:r>
    </w:p>
    <w:p w:rsidR="003038D8" w:rsidRPr="009A3944" w:rsidRDefault="003038D8" w:rsidP="003038D8">
      <w:pPr>
        <w:numPr>
          <w:ilvl w:val="0"/>
          <w:numId w:val="190"/>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 xml:space="preserve">A constructor in either the base class or derived class is </w:t>
      </w:r>
      <w:r w:rsidRPr="009A3944">
        <w:rPr>
          <w:rStyle w:val="CDT"/>
          <w:rFonts w:ascii="Times New Roman" w:hAnsi="Times New Roman" w:cs="Times New Roman"/>
          <w:sz w:val="24"/>
        </w:rPr>
        <w:t>virtual</w:t>
      </w:r>
      <w:r w:rsidRPr="009A3944">
        <w:rPr>
          <w:rStyle w:val="basetext"/>
          <w:rFonts w:cs="Times New Roman"/>
        </w:rPr>
        <w:t>.</w:t>
      </w:r>
    </w:p>
    <w:p w:rsidR="003038D8" w:rsidRPr="009A3944" w:rsidRDefault="003038D8" w:rsidP="003038D8">
      <w:pPr>
        <w:pStyle w:val="doclist"/>
        <w:ind w:left="720"/>
      </w:pPr>
    </w:p>
    <w:p w:rsidR="003038D8" w:rsidRPr="009A3944" w:rsidRDefault="003038D8" w:rsidP="003038D8">
      <w:pPr>
        <w:pStyle w:val="western"/>
        <w:spacing w:before="0" w:beforeAutospacing="0"/>
        <w:ind w:right="0"/>
        <w:jc w:val="left"/>
      </w:pPr>
    </w:p>
    <w:p w:rsidR="003038D8" w:rsidRPr="009A3944" w:rsidRDefault="003F4A7B" w:rsidP="003038D8">
      <w:pPr>
        <w:rPr>
          <w:rFonts w:ascii="Times New Roman" w:hAnsi="Times New Roman" w:cs="Times New Roman"/>
          <w:bCs w:val="0"/>
          <w:sz w:val="24"/>
        </w:rPr>
      </w:pPr>
      <w:r>
        <w:rPr>
          <w:noProof/>
        </w:rPr>
        <mc:AlternateContent>
          <mc:Choice Requires="wps">
            <w:drawing>
              <wp:anchor distT="0" distB="0" distL="114300" distR="114300" simplePos="0" relativeHeight="251700224" behindDoc="0" locked="0" layoutInCell="1" allowOverlap="1">
                <wp:simplePos x="0" y="0"/>
                <wp:positionH relativeFrom="column">
                  <wp:posOffset>150495</wp:posOffset>
                </wp:positionH>
                <wp:positionV relativeFrom="paragraph">
                  <wp:posOffset>-624840</wp:posOffset>
                </wp:positionV>
                <wp:extent cx="5507355" cy="883920"/>
                <wp:effectExtent l="7620" t="13335" r="9525" b="7620"/>
                <wp:wrapNone/>
                <wp:docPr id="1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7355" cy="883920"/>
                        </a:xfrm>
                        <a:prstGeom prst="rect">
                          <a:avLst/>
                        </a:prstGeom>
                        <a:solidFill>
                          <a:schemeClr val="bg1">
                            <a:lumMod val="100000"/>
                            <a:lumOff val="0"/>
                          </a:schemeClr>
                        </a:solidFill>
                        <a:ln w="9525">
                          <a:solidFill>
                            <a:srgbClr val="000000"/>
                          </a:solidFill>
                          <a:miter lim="800000"/>
                          <a:headEnd/>
                          <a:tailEnd/>
                        </a:ln>
                      </wps:spPr>
                      <wps:txbx>
                        <w:txbxContent>
                          <w:p w:rsidR="009A3944" w:rsidRPr="00DF45A8" w:rsidRDefault="009A3944" w:rsidP="003038D8">
                            <w:pPr>
                              <w:rPr>
                                <w:rFonts w:ascii="Courier New" w:hAnsi="Courier New" w:cs="Courier New"/>
                                <w:b/>
                                <w:sz w:val="22"/>
                              </w:rPr>
                            </w:pPr>
                            <w:r>
                              <w:rPr>
                                <w:rFonts w:ascii="Courier New" w:hAnsi="Courier New" w:cs="Courier New"/>
                                <w:b/>
                                <w:sz w:val="22"/>
                              </w:rPr>
                              <w:t>Project 3</w:t>
                            </w:r>
                            <w:r w:rsidRPr="00DF45A8">
                              <w:rPr>
                                <w:rFonts w:ascii="Courier New" w:hAnsi="Courier New" w:cs="Courier New"/>
                                <w:b/>
                                <w:sz w:val="22"/>
                              </w:rPr>
                              <w:t xml:space="preserve"> </w:t>
                            </w:r>
                            <w:r>
                              <w:rPr>
                                <w:rFonts w:ascii="Courier New" w:hAnsi="Courier New" w:cs="Courier New"/>
                                <w:b/>
                                <w:sz w:val="22"/>
                              </w:rPr>
                              <w:t>Blackjack</w:t>
                            </w:r>
                            <w:r w:rsidRPr="00DF45A8">
                              <w:rPr>
                                <w:rFonts w:ascii="Courier New" w:hAnsi="Courier New" w:cs="Courier New"/>
                                <w:b/>
                                <w:sz w:val="22"/>
                              </w:rPr>
                              <w:t xml:space="preserve"> </w:t>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t>POINTS 10</w:t>
                            </w:r>
                          </w:p>
                          <w:p w:rsidR="009A3944" w:rsidRPr="00DF45A8" w:rsidRDefault="009A3944" w:rsidP="003038D8">
                            <w:pPr>
                              <w:rPr>
                                <w:rFonts w:ascii="Courier New" w:hAnsi="Courier New" w:cs="Courier New"/>
                                <w:b/>
                                <w:sz w:val="22"/>
                              </w:rPr>
                            </w:pPr>
                          </w:p>
                          <w:p w:rsidR="009A3944" w:rsidRPr="00DF45A8" w:rsidRDefault="009A3944" w:rsidP="003038D8">
                            <w:pPr>
                              <w:rPr>
                                <w:rFonts w:ascii="Courier New" w:hAnsi="Courier New" w:cs="Courier New"/>
                                <w:b/>
                                <w:sz w:val="22"/>
                              </w:rPr>
                            </w:pPr>
                            <w:r w:rsidRPr="00DF45A8">
                              <w:rPr>
                                <w:rFonts w:ascii="Courier New" w:hAnsi="Courier New" w:cs="Courier New"/>
                                <w:b/>
                                <w:sz w:val="22"/>
                              </w:rPr>
                              <w:t xml:space="preserve">Complete the project as per the instructions </w:t>
                            </w:r>
                            <w:r>
                              <w:rPr>
                                <w:rFonts w:ascii="Courier New" w:hAnsi="Courier New" w:cs="Courier New"/>
                                <w:b/>
                                <w:sz w:val="22"/>
                              </w:rPr>
                              <w:t>provided</w:t>
                            </w:r>
                            <w:r w:rsidRPr="00DF45A8">
                              <w:rPr>
                                <w:rFonts w:ascii="Courier New" w:hAnsi="Courier New" w:cs="Courier New"/>
                                <w:b/>
                                <w:sz w:val="22"/>
                              </w:rPr>
                              <w:t xml:space="preserve"> by your instructor</w:t>
                            </w:r>
                            <w:r>
                              <w:rPr>
                                <w:rFonts w:ascii="Courier New" w:hAnsi="Courier New" w:cs="Courier New"/>
                                <w:b/>
                                <w:sz w:val="22"/>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7" o:spid="_x0000_s1060" type="#_x0000_t202" style="position:absolute;margin-left:11.85pt;margin-top:-49.2pt;width:433.65pt;height:69.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" fillcolor="white [3212]">
                <v:textbox>
                  <w:txbxContent>
                    <w:p w:rsidR="009A3944" w:rsidRPr="00DF45A8" w:rsidRDefault="009A3944" w:rsidP="003038D8">
                      <w:pPr>
                        <w:rPr>
                          <w:rFonts w:ascii="Courier New" w:hAnsi="Courier New" w:cs="Courier New"/>
                          <w:b/>
                          <w:sz w:val="22"/>
                        </w:rPr>
                      </w:pPr>
                      <w:r>
                        <w:rPr>
                          <w:rFonts w:ascii="Courier New" w:hAnsi="Courier New" w:cs="Courier New"/>
                          <w:b/>
                          <w:sz w:val="22"/>
                        </w:rPr>
                        <w:t>Project 3</w:t>
                      </w:r>
                      <w:r w:rsidRPr="00DF45A8">
                        <w:rPr>
                          <w:rFonts w:ascii="Courier New" w:hAnsi="Courier New" w:cs="Courier New"/>
                          <w:b/>
                          <w:sz w:val="22"/>
                        </w:rPr>
                        <w:t xml:space="preserve"> </w:t>
                      </w:r>
                      <w:r>
                        <w:rPr>
                          <w:rFonts w:ascii="Courier New" w:hAnsi="Courier New" w:cs="Courier New"/>
                          <w:b/>
                          <w:sz w:val="22"/>
                        </w:rPr>
                        <w:t>Blackjack</w:t>
                      </w:r>
                      <w:r w:rsidRPr="00DF45A8">
                        <w:rPr>
                          <w:rFonts w:ascii="Courier New" w:hAnsi="Courier New" w:cs="Courier New"/>
                          <w:b/>
                          <w:sz w:val="22"/>
                        </w:rPr>
                        <w:t xml:space="preserve"> </w:t>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t>POINTS 10</w:t>
                      </w:r>
                    </w:p>
                    <w:p w:rsidR="009A3944" w:rsidRPr="00DF45A8" w:rsidRDefault="009A3944" w:rsidP="003038D8">
                      <w:pPr>
                        <w:rPr>
                          <w:rFonts w:ascii="Courier New" w:hAnsi="Courier New" w:cs="Courier New"/>
                          <w:b/>
                          <w:sz w:val="22"/>
                        </w:rPr>
                      </w:pPr>
                    </w:p>
                    <w:p w:rsidR="009A3944" w:rsidRPr="00DF45A8" w:rsidRDefault="009A3944" w:rsidP="003038D8">
                      <w:pPr>
                        <w:rPr>
                          <w:rFonts w:ascii="Courier New" w:hAnsi="Courier New" w:cs="Courier New"/>
                          <w:b/>
                          <w:sz w:val="22"/>
                        </w:rPr>
                      </w:pPr>
                      <w:r w:rsidRPr="00DF45A8">
                        <w:rPr>
                          <w:rFonts w:ascii="Courier New" w:hAnsi="Courier New" w:cs="Courier New"/>
                          <w:b/>
                          <w:sz w:val="22"/>
                        </w:rPr>
                        <w:t xml:space="preserve">Complete the project as per the instructions </w:t>
                      </w:r>
                      <w:r>
                        <w:rPr>
                          <w:rFonts w:ascii="Courier New" w:hAnsi="Courier New" w:cs="Courier New"/>
                          <w:b/>
                          <w:sz w:val="22"/>
                        </w:rPr>
                        <w:t>provided</w:t>
                      </w:r>
                      <w:r w:rsidRPr="00DF45A8">
                        <w:rPr>
                          <w:rFonts w:ascii="Courier New" w:hAnsi="Courier New" w:cs="Courier New"/>
                          <w:b/>
                          <w:sz w:val="22"/>
                        </w:rPr>
                        <w:t xml:space="preserve"> by your instructor</w:t>
                      </w:r>
                      <w:r>
                        <w:rPr>
                          <w:rFonts w:ascii="Courier New" w:hAnsi="Courier New" w:cs="Courier New"/>
                          <w:b/>
                          <w:sz w:val="22"/>
                        </w:rPr>
                        <w:t>.</w:t>
                      </w:r>
                    </w:p>
                  </w:txbxContent>
                </v:textbox>
              </v:shape>
            </w:pict>
          </mc:Fallback>
        </mc:AlternateContent>
      </w:r>
      <w:r w:rsidR="003038D8" w:rsidRPr="009A3944">
        <w:br w:type="page"/>
      </w:r>
    </w:p>
    <w:p w:rsidR="003038D8" w:rsidRPr="009A3944" w:rsidRDefault="003038D8" w:rsidP="003038D8">
      <w:pPr>
        <w:rPr>
          <w:rFonts w:ascii="Times New Roman" w:hAnsi="Times New Roman" w:cs="Times New Roman"/>
          <w:b/>
          <w:sz w:val="24"/>
        </w:rPr>
      </w:pPr>
      <w:r w:rsidRPr="009A3944">
        <w:rPr>
          <w:rFonts w:ascii="Times New Roman" w:hAnsi="Times New Roman" w:cs="Times New Roman"/>
          <w:b/>
          <w:sz w:val="24"/>
        </w:rPr>
        <w:t>Lesson 12: Exception Handling</w:t>
      </w:r>
    </w:p>
    <w:p w:rsidR="003038D8" w:rsidRPr="009A3944" w:rsidRDefault="003038D8" w:rsidP="003038D8">
      <w:pPr>
        <w:pStyle w:val="western"/>
        <w:ind w:right="0"/>
        <w:jc w:val="left"/>
      </w:pPr>
      <w:r w:rsidRPr="009A3944">
        <w:rPr>
          <w:b/>
          <w:bCs/>
          <w:szCs w:val="27"/>
        </w:rPr>
        <w:t>Exception Handling</w:t>
      </w:r>
    </w:p>
    <w:p w:rsidR="003038D8" w:rsidRPr="009A3944" w:rsidRDefault="003038D8" w:rsidP="003038D8">
      <w:pPr>
        <w:pStyle w:val="western"/>
        <w:ind w:right="0"/>
        <w:jc w:val="left"/>
      </w:pPr>
      <w:r w:rsidRPr="009A3944">
        <w:t xml:space="preserve">An </w:t>
      </w:r>
      <w:r w:rsidRPr="009A3944">
        <w:rPr>
          <w:b/>
          <w:bCs/>
        </w:rPr>
        <w:t>exception</w:t>
      </w:r>
      <w:r w:rsidRPr="009A3944">
        <w:t xml:space="preserve"> is an indication of a problem that occurs during a program's execution. In many cases, handling an exception allows a program to continue executing as if no problem had been encountered. A more severe problem could prevent a program from continuing normal execution, instead of requiring the program to notify the user of the problem before terminating in a controlled manner. The features presented in this chapter enable programmers to write </w:t>
      </w:r>
      <w:r w:rsidRPr="009A3944">
        <w:rPr>
          <w:b/>
          <w:bCs/>
        </w:rPr>
        <w:t>robust</w:t>
      </w:r>
      <w:r w:rsidRPr="009A3944">
        <w:t xml:space="preserve"> and </w:t>
      </w:r>
      <w:r w:rsidRPr="009A3944">
        <w:rPr>
          <w:b/>
          <w:bCs/>
        </w:rPr>
        <w:t>fault-tolerant programs</w:t>
      </w:r>
      <w:r w:rsidRPr="009A3944">
        <w:t xml:space="preserve"> that are able to deal with problems that may arise and continue executing or terminate gracefully. </w:t>
      </w:r>
    </w:p>
    <w:p w:rsidR="003038D8" w:rsidRPr="009A3944" w:rsidRDefault="003038D8" w:rsidP="003038D8">
      <w:pPr>
        <w:pStyle w:val="NormalWeb"/>
        <w:spacing w:before="29" w:beforeAutospacing="0" w:after="29"/>
      </w:pPr>
      <w:r w:rsidRPr="009A3944">
        <w:rPr>
          <w:szCs w:val="20"/>
        </w:rPr>
        <w:t>If the potential problems occur infrequently, intermixing program logic and error-handling logic can degrade a program's performance, because the program must (potentially frequently) perform tests to determine whether the task executed correctly and the next task can be performed.</w:t>
      </w:r>
    </w:p>
    <w:p w:rsidR="003038D8" w:rsidRPr="009A3944" w:rsidRDefault="003038D8" w:rsidP="003038D8">
      <w:pPr>
        <w:pStyle w:val="NormalWeb"/>
        <w:spacing w:before="29" w:beforeAutospacing="0" w:after="29"/>
      </w:pPr>
      <w:r w:rsidRPr="009A3944">
        <w:rPr>
          <w:b/>
          <w:bCs/>
          <w:szCs w:val="20"/>
        </w:rPr>
        <w:t>Handling an Attempt to Divide by Zero</w:t>
      </w:r>
    </w:p>
    <w:p w:rsidR="003038D8" w:rsidRPr="009A3944" w:rsidRDefault="003038D8" w:rsidP="003038D8">
      <w:pPr>
        <w:pStyle w:val="doctext"/>
        <w:spacing w:before="0" w:beforeAutospacing="0" w:after="0" w:afterAutospacing="0"/>
        <w:rPr>
          <w:i/>
        </w:rPr>
      </w:pPr>
      <w:r w:rsidRPr="009A3944">
        <w:rPr>
          <w:i/>
        </w:rPr>
        <w:t>Refer to Page 685 for the pseudocode and Pages 686 – 688 in the textbook for the program</w:t>
      </w:r>
    </w:p>
    <w:p w:rsidR="003038D8" w:rsidRPr="009A3944" w:rsidRDefault="003038D8" w:rsidP="003038D8">
      <w:pPr>
        <w:pStyle w:val="western"/>
        <w:ind w:right="0"/>
        <w:jc w:val="left"/>
      </w:pPr>
      <w:r w:rsidRPr="009A3944">
        <w:rPr>
          <w:b/>
          <w:bCs/>
        </w:rPr>
        <w:t>Try- Catch Blocks</w:t>
      </w:r>
    </w:p>
    <w:p w:rsidR="003038D8" w:rsidRPr="009A3944" w:rsidRDefault="003038D8" w:rsidP="003038D8">
      <w:pPr>
        <w:pStyle w:val="western"/>
        <w:ind w:right="0"/>
        <w:jc w:val="left"/>
      </w:pPr>
      <w:r w:rsidRPr="009A3944">
        <w:rPr>
          <w:b/>
          <w:bCs/>
        </w:rPr>
        <w:t>try blocks:</w:t>
      </w:r>
    </w:p>
    <w:p w:rsidR="003038D8" w:rsidRPr="009A3944" w:rsidRDefault="003038D8" w:rsidP="003038D8">
      <w:pPr>
        <w:pStyle w:val="western"/>
        <w:ind w:right="0"/>
        <w:jc w:val="left"/>
      </w:pPr>
      <w:r w:rsidRPr="009A3944">
        <w:t>Keyword try followed by braces ({}). Try blocks should enclose the</w:t>
      </w:r>
    </w:p>
    <w:p w:rsidR="003038D8" w:rsidRPr="009A3944" w:rsidRDefault="003038D8" w:rsidP="003038D8">
      <w:pPr>
        <w:pStyle w:val="NormalWeb"/>
        <w:numPr>
          <w:ilvl w:val="0"/>
          <w:numId w:val="191"/>
        </w:numPr>
        <w:spacing w:after="202" w:afterAutospacing="0"/>
      </w:pPr>
      <w:r w:rsidRPr="009A3944">
        <w:rPr>
          <w:szCs w:val="20"/>
        </w:rPr>
        <w:t>Statements that might cause exceptions and</w:t>
      </w:r>
    </w:p>
    <w:p w:rsidR="003038D8" w:rsidRPr="009A3944" w:rsidRDefault="003038D8" w:rsidP="003038D8">
      <w:pPr>
        <w:pStyle w:val="NormalWeb"/>
        <w:numPr>
          <w:ilvl w:val="0"/>
          <w:numId w:val="191"/>
        </w:numPr>
        <w:spacing w:after="202" w:afterAutospacing="0"/>
      </w:pPr>
      <w:r w:rsidRPr="009A3944">
        <w:rPr>
          <w:szCs w:val="20"/>
        </w:rPr>
        <w:t>Statements that should be skipped in case of an exception</w:t>
      </w:r>
    </w:p>
    <w:p w:rsidR="003038D8" w:rsidRPr="009A3944" w:rsidRDefault="003038D8" w:rsidP="003038D8">
      <w:pPr>
        <w:pStyle w:val="western"/>
        <w:ind w:right="0"/>
        <w:jc w:val="left"/>
      </w:pPr>
      <w:r w:rsidRPr="009A3944">
        <w:rPr>
          <w:b/>
          <w:bCs/>
        </w:rPr>
        <w:t xml:space="preserve">catch handlers: </w:t>
      </w:r>
    </w:p>
    <w:p w:rsidR="003038D8" w:rsidRPr="009A3944" w:rsidRDefault="003038D8" w:rsidP="003038D8">
      <w:pPr>
        <w:pStyle w:val="western"/>
        <w:ind w:right="0"/>
        <w:jc w:val="left"/>
      </w:pPr>
      <w:r w:rsidRPr="009A3944">
        <w:t>The catch handlers should immediately follow a try block. There can be one or more catch handlers for each try block. The catch block requires an exception parameter which should be enclosed in parentheses. This parameter represents the type of exception to process. If an exception parameter includes an optional parameter name, the catch handler can use that parameter name to interact with a caught exception object in the body of the catch handler, which is delimited by braces ({ and }). A catch handler typically reports the error to the user, logs it to a file, terminates the program gracefully or tries an alternate strategy to accomplish the failed task.</w:t>
      </w:r>
    </w:p>
    <w:p w:rsidR="003038D8" w:rsidRPr="009A3944" w:rsidRDefault="003038D8" w:rsidP="003038D8">
      <w:pPr>
        <w:pStyle w:val="NormalWeb"/>
        <w:spacing w:before="29" w:beforeAutospacing="0" w:after="29"/>
      </w:pPr>
      <w:r w:rsidRPr="009A3944">
        <w:rPr>
          <w:b/>
          <w:bCs/>
          <w:szCs w:val="20"/>
        </w:rPr>
        <w:t xml:space="preserve">Note: </w:t>
      </w:r>
      <w:r w:rsidRPr="009A3944">
        <w:rPr>
          <w:szCs w:val="20"/>
        </w:rPr>
        <w:t>It is a syntax error to place code between a try block and its corresponding catch handlers. Each catch handler can have only a single parameter—specifying a comma-separated list of exception parameters is a syntax error.</w:t>
      </w:r>
      <w:r w:rsidRPr="009A3944">
        <w:rPr>
          <w:b/>
          <w:bCs/>
          <w:szCs w:val="20"/>
        </w:rPr>
        <w:t xml:space="preserve"> </w:t>
      </w:r>
    </w:p>
    <w:p w:rsidR="003038D8" w:rsidRPr="009A3944" w:rsidRDefault="003038D8" w:rsidP="003038D8">
      <w:pPr>
        <w:pStyle w:val="NormalWeb"/>
        <w:spacing w:before="29" w:beforeAutospacing="0" w:after="29"/>
      </w:pPr>
      <w:r w:rsidRPr="009A3944">
        <w:rPr>
          <w:szCs w:val="20"/>
        </w:rPr>
        <w:t xml:space="preserve">If an exception occurs as the result of a statement in a try block, the try block terminates immediately. Next, the program searches for the first catch handler that can process the type of exception that occurred. The program locates the matching catch by comparing the thrown exception's type to each catch's exception-parameter type until the program finds a match. A match occurs if the types are identical or if the thrown exception's type is a derived class of the exception-parameter type. When a match occurs, the code contained within the matching catch handler executes. When a catch handler finishes processing by reaching its closing right brace (}), the exception is considered handled and the local variables defined within the catch handler (including the catch parameter) go out of scope. Program control does not return to the point at which the exception occurred (known as the </w:t>
      </w:r>
      <w:r w:rsidRPr="009A3944">
        <w:rPr>
          <w:b/>
          <w:bCs/>
          <w:szCs w:val="20"/>
        </w:rPr>
        <w:t>throw point</w:t>
      </w:r>
      <w:r w:rsidRPr="009A3944">
        <w:rPr>
          <w:szCs w:val="20"/>
        </w:rPr>
        <w:t xml:space="preserve">), because the try block has expired. Rather, control resumes with the first statement after the last catch handler following the try block. This is known as the </w:t>
      </w:r>
      <w:r w:rsidRPr="009A3944">
        <w:rPr>
          <w:b/>
          <w:bCs/>
          <w:szCs w:val="20"/>
        </w:rPr>
        <w:t>termination model of exception handling</w:t>
      </w:r>
      <w:r w:rsidRPr="009A3944">
        <w:rPr>
          <w:szCs w:val="20"/>
        </w:rPr>
        <w:t xml:space="preserve">. </w:t>
      </w:r>
    </w:p>
    <w:p w:rsidR="003038D8" w:rsidRPr="009A3944" w:rsidRDefault="003038D8" w:rsidP="003038D8">
      <w:pPr>
        <w:pStyle w:val="NormalWeb"/>
        <w:spacing w:before="29" w:beforeAutospacing="0" w:after="29"/>
      </w:pPr>
      <w:r w:rsidRPr="009A3944">
        <w:rPr>
          <w:szCs w:val="20"/>
        </w:rPr>
        <w:t>If the try block completes its execution successfully (i.e., no exceptions occur in the try block), then the program ignores the catch handlers and program control continues with the first statement after the last catch following that try block. If no exceptions occur in a try block, the program ignores the catch handler(s) for that block.</w:t>
      </w:r>
    </w:p>
    <w:p w:rsidR="003038D8" w:rsidRPr="009A3944" w:rsidRDefault="003038D8" w:rsidP="003038D8">
      <w:pPr>
        <w:pStyle w:val="NormalWeb"/>
        <w:spacing w:before="29" w:beforeAutospacing="0" w:after="29"/>
        <w:rPr>
          <w:b/>
          <w:bCs/>
          <w:szCs w:val="20"/>
        </w:rPr>
      </w:pPr>
      <w:r w:rsidRPr="009A3944">
        <w:rPr>
          <w:szCs w:val="20"/>
        </w:rPr>
        <w:t xml:space="preserve">If an exception that occurs in a try block has no matching catch handler, or if an exception occurs in a statement that is not in a try block, the function that contains the statement terminates immediately, and the program attempts to locate an enclosing try block in the calling function. This process is called </w:t>
      </w:r>
      <w:r w:rsidRPr="009A3944">
        <w:rPr>
          <w:b/>
          <w:bCs/>
          <w:szCs w:val="20"/>
        </w:rPr>
        <w:t>stack unwinding.</w:t>
      </w:r>
    </w:p>
    <w:p w:rsidR="003038D8" w:rsidRPr="009A3944" w:rsidRDefault="003038D8" w:rsidP="003038D8">
      <w:pPr>
        <w:pStyle w:val="NormalWeb"/>
        <w:spacing w:before="29" w:beforeAutospacing="0" w:after="29"/>
      </w:pPr>
      <w:r w:rsidRPr="009A3944">
        <w:rPr>
          <w:b/>
          <w:bCs/>
          <w:szCs w:val="20"/>
        </w:rPr>
        <w:t>Keyword throw</w:t>
      </w:r>
    </w:p>
    <w:p w:rsidR="003038D8" w:rsidRPr="009A3944" w:rsidRDefault="003038D8" w:rsidP="003038D8">
      <w:pPr>
        <w:pStyle w:val="NormalWeb"/>
        <w:spacing w:before="29" w:beforeAutospacing="0" w:after="29"/>
      </w:pPr>
      <w:r w:rsidRPr="009A3944">
        <w:rPr>
          <w:szCs w:val="20"/>
        </w:rPr>
        <w:t xml:space="preserve">Use keyword </w:t>
      </w:r>
      <w:r w:rsidRPr="009A3944">
        <w:rPr>
          <w:b/>
          <w:bCs/>
          <w:szCs w:val="20"/>
        </w:rPr>
        <w:t>throw</w:t>
      </w:r>
      <w:r w:rsidRPr="009A3944">
        <w:rPr>
          <w:szCs w:val="20"/>
        </w:rPr>
        <w:t xml:space="preserve"> followed by an operand to represent the type of exception being thrown. The operand of a throw can be of any type. If the operand is an object, it is called an </w:t>
      </w:r>
      <w:r w:rsidRPr="009A3944">
        <w:rPr>
          <w:b/>
          <w:bCs/>
          <w:szCs w:val="20"/>
        </w:rPr>
        <w:t>exception object.</w:t>
      </w:r>
      <w:r w:rsidRPr="009A3944">
        <w:rPr>
          <w:szCs w:val="20"/>
        </w:rPr>
        <w:t xml:space="preserve"> However, a throw operand also can assume other values, such as the value of an expression (e.g., throw x &gt; 5) or the value of an int (e.g., throw 5). The throw operand initializes the exception parameter in the matching catch handler, if one is found.</w:t>
      </w:r>
    </w:p>
    <w:p w:rsidR="003038D8" w:rsidRPr="009A3944" w:rsidRDefault="003038D8" w:rsidP="003038D8">
      <w:pPr>
        <w:pStyle w:val="NormalWeb"/>
        <w:spacing w:before="29" w:beforeAutospacing="0" w:after="29"/>
      </w:pPr>
      <w:r w:rsidRPr="009A3944">
        <w:rPr>
          <w:b/>
          <w:bCs/>
          <w:szCs w:val="20"/>
        </w:rPr>
        <w:t>Note</w:t>
      </w:r>
      <w:r w:rsidRPr="009A3944">
        <w:rPr>
          <w:szCs w:val="20"/>
        </w:rPr>
        <w:t>: Use caution when throwing the result of a conditional expression (?:), because promotion rules could cause the value to be of a type different from the one expected. For example, when throwing an int or a double from the same conditional expression, the conditional expression converts the int to a double. However, the catch handler always catches the result as a double, rather than catching the result as a double when a double is thrown, and catching the result as an int when an int is thrown.</w:t>
      </w:r>
    </w:p>
    <w:p w:rsidR="003038D8" w:rsidRPr="009A3944" w:rsidRDefault="003038D8" w:rsidP="003038D8">
      <w:pPr>
        <w:pStyle w:val="NormalWeb"/>
        <w:spacing w:before="29" w:beforeAutospacing="0" w:after="29"/>
        <w:rPr>
          <w:szCs w:val="20"/>
        </w:rPr>
      </w:pPr>
      <w:r w:rsidRPr="009A3944">
        <w:rPr>
          <w:szCs w:val="20"/>
        </w:rPr>
        <w:t>Catching an exception object by reference eliminates the overhead of copying the object that represents the thrown exception. Associating each type of runtime error with an appropriately named exception object improves program clarity</w:t>
      </w:r>
    </w:p>
    <w:p w:rsidR="003038D8" w:rsidRPr="009A3944" w:rsidRDefault="003038D8" w:rsidP="003038D8">
      <w:pPr>
        <w:pStyle w:val="western"/>
        <w:ind w:right="0"/>
        <w:jc w:val="left"/>
      </w:pPr>
      <w:r w:rsidRPr="009A3944">
        <w:rPr>
          <w:b/>
          <w:bCs/>
        </w:rPr>
        <w:t>When to Use Exception Handling</w:t>
      </w:r>
    </w:p>
    <w:p w:rsidR="003038D8" w:rsidRPr="009A3944" w:rsidRDefault="003038D8" w:rsidP="003038D8">
      <w:pPr>
        <w:pStyle w:val="western"/>
        <w:ind w:right="0"/>
        <w:jc w:val="left"/>
      </w:pPr>
      <w:r w:rsidRPr="009A3944">
        <w:t xml:space="preserve">Exception handling is designed to process </w:t>
      </w:r>
      <w:r w:rsidRPr="009A3944">
        <w:rPr>
          <w:b/>
          <w:bCs/>
        </w:rPr>
        <w:t>synchronous errors</w:t>
      </w:r>
      <w:r w:rsidRPr="009A3944">
        <w:t xml:space="preserve">, which occur when a statement executes. Common examples of these errors are out-of-range array subscripts, arithmetic overflow (i.e., a value outside the representable range of values), division by zero, invalid function parameters and unsuccessful memory allocation (due to lack of memory). Exception handling is not designed to process errors associated with </w:t>
      </w:r>
      <w:r w:rsidRPr="009A3944">
        <w:rPr>
          <w:b/>
          <w:bCs/>
        </w:rPr>
        <w:t>asynchronous</w:t>
      </w:r>
      <w:r w:rsidRPr="009A3944">
        <w:t xml:space="preserve"> events (e.g., disk I/O completions, network message arrivals, mouse clicks and keystrokes), which occur in parallel with, and independent of, the program's flow of control.</w:t>
      </w:r>
    </w:p>
    <w:p w:rsidR="003038D8" w:rsidRPr="009A3944" w:rsidRDefault="003038D8" w:rsidP="003038D8">
      <w:pPr>
        <w:pStyle w:val="NormalWeb"/>
        <w:spacing w:before="29" w:beforeAutospacing="0" w:after="29"/>
      </w:pPr>
      <w:r w:rsidRPr="009A3944">
        <w:rPr>
          <w:szCs w:val="20"/>
        </w:rPr>
        <w:t>Incorporate your exception-handling strategy into your system from the design process's inception. Including effective exception handling after a system has been implemented can be difficult.</w:t>
      </w:r>
    </w:p>
    <w:p w:rsidR="003038D8" w:rsidRPr="009A3944" w:rsidRDefault="003038D8" w:rsidP="003038D8">
      <w:pPr>
        <w:pStyle w:val="NormalWeb"/>
        <w:spacing w:before="29" w:beforeAutospacing="0" w:after="29"/>
      </w:pPr>
      <w:r w:rsidRPr="009A3944">
        <w:rPr>
          <w:szCs w:val="20"/>
        </w:rPr>
        <w:t>The exception-handling mechanism also is useful for processing problems that occur when a program interacts with software elements, such as member functions, constructors, destructors and classes. Rather than handling problems internally, such software elements often use exceptions to notify programs when problems occur. This enables programmers to implement customized error handling for each application. Functions with common error conditions should return 0 or NULL (or other appropriate values) rather than throw exceptions. A program calling such a function can check the return value to determine success or failure of the function call.</w:t>
      </w:r>
    </w:p>
    <w:p w:rsidR="003038D8" w:rsidRPr="009A3944" w:rsidRDefault="003038D8" w:rsidP="003038D8">
      <w:pPr>
        <w:pStyle w:val="western"/>
        <w:ind w:right="0"/>
        <w:jc w:val="left"/>
      </w:pPr>
      <w:r w:rsidRPr="009A3944">
        <w:rPr>
          <w:b/>
          <w:bCs/>
        </w:rPr>
        <w:t>Rethrowing an Exception</w:t>
      </w:r>
    </w:p>
    <w:p w:rsidR="003038D8" w:rsidRPr="009A3944" w:rsidRDefault="003038D8" w:rsidP="003038D8">
      <w:pPr>
        <w:pStyle w:val="western"/>
        <w:spacing w:after="29"/>
        <w:ind w:right="0"/>
        <w:jc w:val="left"/>
      </w:pPr>
      <w:r w:rsidRPr="009A3944">
        <w:t xml:space="preserve">It is possible that an exception handler, upon receiving an exception, might decide either that it cannot process that exception or that it can process the exception only partially. In such cases, the exception handler can defer the exception handling (or perhaps a portion of it) to another exception handler. In either case, the handler achieves this by </w:t>
      </w:r>
      <w:r w:rsidRPr="009A3944">
        <w:rPr>
          <w:b/>
          <w:bCs/>
        </w:rPr>
        <w:t>rethrowing the exception</w:t>
      </w:r>
      <w:r w:rsidRPr="009A3944">
        <w:t xml:space="preserve"> via the statement</w:t>
      </w:r>
    </w:p>
    <w:p w:rsidR="003038D8" w:rsidRPr="009A3944" w:rsidRDefault="003038D8" w:rsidP="003038D8">
      <w:pPr>
        <w:pStyle w:val="western"/>
        <w:ind w:right="0"/>
        <w:jc w:val="left"/>
      </w:pPr>
      <w:r w:rsidRPr="009A3944">
        <w:t>throw;</w:t>
      </w:r>
    </w:p>
    <w:p w:rsidR="003038D8" w:rsidRPr="009A3944" w:rsidRDefault="003038D8" w:rsidP="003038D8">
      <w:pPr>
        <w:pStyle w:val="western"/>
        <w:spacing w:before="29" w:beforeAutospacing="0" w:after="29"/>
        <w:ind w:right="0"/>
        <w:jc w:val="left"/>
      </w:pPr>
      <w:r w:rsidRPr="009A3944">
        <w:t xml:space="preserve">Regardless of whether a handler can process (even partially) an exception, the handler can rethrow the exception for further processing outside the handler. The next enclosing try block detects the rethrown exception, which a catch handler listed after that enclosing try block attempts to handle. Executing an empty </w:t>
      </w:r>
      <w:r w:rsidRPr="009A3944">
        <w:rPr>
          <w:szCs w:val="20"/>
        </w:rPr>
        <w:t>throw</w:t>
      </w:r>
      <w:r w:rsidRPr="009A3944">
        <w:t xml:space="preserve"> statement that is situated outside a </w:t>
      </w:r>
      <w:r w:rsidRPr="009A3944">
        <w:rPr>
          <w:szCs w:val="20"/>
        </w:rPr>
        <w:t>catch</w:t>
      </w:r>
      <w:r w:rsidRPr="009A3944">
        <w:t xml:space="preserve"> handler causes a call to function </w:t>
      </w:r>
      <w:r w:rsidRPr="009A3944">
        <w:rPr>
          <w:b/>
          <w:bCs/>
        </w:rPr>
        <w:t>terminate</w:t>
      </w:r>
      <w:r w:rsidRPr="009A3944">
        <w:t>, which abandons exception processing and terminates the program immediately.</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Main.cpp</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Check if the user has chosen a valid option. Code executes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without errors if valid option is chosen. Otherwise we rethrow</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xml:space="preserve">// an exception from the global function and the main handles the </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 exception instead the global function where an exception occurs</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#include &lt;iostream&gt;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#include &lt;iomanip&gt;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#include &lt;string&gt;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#include &lt;exception&gt;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using namespace std;</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void displayMenu()</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int userChoice;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string gameArray[5] = {" ","Playing Tic Tac Toe", "Playing Hangman", "Blank Screen", "Exiting"};</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cout&lt;&lt;endl&lt;&lt;endl;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cout&lt;&lt;setw(48)&lt;&lt;"========================================"&lt;&lt;endl;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cout&lt;&lt;setw(48)&lt;&lt;"|                MENU                  |"&lt;&lt;endl;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cout&lt;&lt;setw(48)&lt;&lt;"========================================"&lt;&lt;endl;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cout&lt;&lt;setw(48)&lt;&lt;"|                                      |"&lt;&lt;endl;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cout&lt;&lt;setw(48)&lt;&lt;"| 1. TicTacToe Game                    |"&lt;&lt;endl;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cout&lt;&lt;setw(48)&lt;&lt;"|                                      |"&lt;&lt;endl;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cout&lt;&lt;setw(48)&lt;&lt;"| 2. Hangman Game                      |"&lt;&lt;endl;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cout&lt;&lt;setw(48)&lt;&lt;"|                                      |"&lt;&lt;endl;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cout&lt;&lt;setw(48)&lt;&lt;"| 3. Do Nothing (stare at a blank screen) |" &lt;&lt; 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cout&lt;&lt;setw(48)&lt;&lt;"|                                      |"&lt;&lt;endl;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cout&lt;&lt;setw(48)&lt;&lt;"| 4. Exit                              |"&lt;&lt;endl;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cout&lt;&lt;setw(48)&lt;&lt;"|                                      |"&lt;&lt;endl;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cout&lt;&lt;setw(48)&lt;&lt;"========================================"&lt;&lt;endl;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cout&lt;&lt;"Please choose an option: ";</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cin &gt;&gt; userChoice;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try</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r w:rsidRPr="009A3944">
        <w:rPr>
          <w:rFonts w:ascii="Courier New" w:hAnsi="Courier New" w:cs="Courier New"/>
          <w:noProof/>
          <w:szCs w:val="28"/>
        </w:rPr>
        <w:tab/>
        <w:t>if(userChoice&lt;=0 || userChoice&gt;=5)</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r w:rsidRPr="009A3944">
        <w:rPr>
          <w:rFonts w:ascii="Courier New" w:hAnsi="Courier New" w:cs="Courier New"/>
          <w:noProof/>
          <w:szCs w:val="28"/>
        </w:rPr>
        <w:tab/>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r w:rsidRPr="009A3944">
        <w:rPr>
          <w:rFonts w:ascii="Courier New" w:hAnsi="Courier New" w:cs="Courier New"/>
          <w:noProof/>
          <w:szCs w:val="28"/>
        </w:rPr>
        <w:tab/>
      </w:r>
      <w:r w:rsidRPr="009A3944">
        <w:rPr>
          <w:rFonts w:ascii="Courier New" w:hAnsi="Courier New" w:cs="Courier New"/>
          <w:noProof/>
          <w:szCs w:val="28"/>
        </w:rPr>
        <w:tab/>
        <w:t>throw exception();  //throw an exception</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r w:rsidRPr="009A3944">
        <w:rPr>
          <w:rFonts w:ascii="Courier New" w:hAnsi="Courier New" w:cs="Courier New"/>
          <w:noProof/>
          <w:szCs w:val="28"/>
        </w:rPr>
        <w:tab/>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r w:rsidRPr="009A3944">
        <w:rPr>
          <w:rFonts w:ascii="Courier New" w:hAnsi="Courier New" w:cs="Courier New"/>
          <w:noProof/>
          <w:szCs w:val="28"/>
        </w:rPr>
        <w:tab/>
        <w:t>//If an exception occurs the following statement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r w:rsidRPr="009A3944">
        <w:rPr>
          <w:rFonts w:ascii="Courier New" w:hAnsi="Courier New" w:cs="Courier New"/>
          <w:noProof/>
          <w:szCs w:val="28"/>
        </w:rPr>
        <w:tab/>
        <w:t>// will not be executed</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r w:rsidRPr="009A3944">
        <w:rPr>
          <w:rFonts w:ascii="Courier New" w:hAnsi="Courier New" w:cs="Courier New"/>
          <w:noProof/>
          <w:szCs w:val="28"/>
        </w:rPr>
        <w:tab/>
        <w:t>cout&lt;&lt;gameArray[userChoice]&lt;&lt;endl;</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catch (exception &amp;e)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r w:rsidRPr="009A3944">
        <w:rPr>
          <w:rFonts w:ascii="Courier New" w:hAnsi="Courier New" w:cs="Courier New"/>
          <w:noProof/>
          <w:szCs w:val="28"/>
        </w:rPr>
        <w:tab/>
        <w:t>cout&lt;&lt;"Rethrowing exception"&lt;&lt;endl;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r w:rsidRPr="009A3944">
        <w:rPr>
          <w:rFonts w:ascii="Courier New" w:hAnsi="Courier New" w:cs="Courier New"/>
          <w:noProof/>
          <w:szCs w:val="28"/>
        </w:rPr>
        <w:tab/>
        <w:t>throw;  //rethrowing an exception instead of handling it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int main()</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w:t>
      </w:r>
      <w:r w:rsidRPr="009A3944">
        <w:rPr>
          <w:rFonts w:ascii="Courier New" w:hAnsi="Courier New" w:cs="Courier New"/>
          <w:noProof/>
          <w:szCs w:val="28"/>
        </w:rPr>
        <w:tab/>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try</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r w:rsidRPr="009A3944">
        <w:rPr>
          <w:rFonts w:ascii="Courier New" w:hAnsi="Courier New" w:cs="Courier New"/>
          <w:noProof/>
          <w:szCs w:val="28"/>
        </w:rPr>
        <w:tab/>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r w:rsidRPr="009A3944">
        <w:rPr>
          <w:rFonts w:ascii="Courier New" w:hAnsi="Courier New" w:cs="Courier New"/>
          <w:noProof/>
          <w:szCs w:val="28"/>
        </w:rPr>
        <w:tab/>
        <w:t>displayMenu();  //This function throws an exception</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r w:rsidRPr="009A3944">
        <w:rPr>
          <w:rFonts w:ascii="Courier New" w:hAnsi="Courier New" w:cs="Courier New"/>
          <w:noProof/>
          <w:szCs w:val="28"/>
        </w:rPr>
        <w:tab/>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catch (exception &amp;e)</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r w:rsidRPr="009A3944">
        <w:rPr>
          <w:rFonts w:ascii="Courier New" w:hAnsi="Courier New" w:cs="Courier New"/>
          <w:noProof/>
          <w:szCs w:val="28"/>
        </w:rPr>
        <w:tab/>
        <w:t>cerr&lt;&lt;"This exception is handled in Main"&lt;&lt;endl;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r w:rsidRPr="009A3944">
        <w:rPr>
          <w:rFonts w:ascii="Courier New" w:hAnsi="Courier New" w:cs="Courier New"/>
          <w:noProof/>
          <w:szCs w:val="28"/>
        </w:rPr>
        <w:tab/>
        <w:t>cerr&lt;&lt;"Invalid Number"&lt;&lt;endl;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r w:rsidRPr="009A3944">
        <w:rPr>
          <w:rFonts w:ascii="Courier New" w:hAnsi="Courier New" w:cs="Courier New"/>
          <w:noProof/>
          <w:szCs w:val="28"/>
        </w:rPr>
        <w:tab/>
        <w:t>cerr&lt;&lt;"Please choose an appropriate option"&lt;&lt;endl;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r w:rsidRPr="009A3944">
        <w:rPr>
          <w:rFonts w:ascii="Courier New" w:hAnsi="Courier New" w:cs="Courier New"/>
          <w:noProof/>
          <w:szCs w:val="28"/>
        </w:rPr>
        <w:tab/>
        <w:t>cerr&lt;&lt;"Exception handled in main: "&lt;&lt;e.what()&lt;&lt;endl;</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w:t>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cout&lt;&lt;endl&lt;&lt;endl;</w:t>
      </w:r>
    </w:p>
    <w:p w:rsidR="003038D8" w:rsidRPr="009A3944" w:rsidRDefault="003038D8" w:rsidP="003038D8">
      <w:pPr>
        <w:autoSpaceDE w:val="0"/>
        <w:autoSpaceDN w:val="0"/>
        <w:adjustRightInd w:val="0"/>
        <w:rPr>
          <w:rFonts w:ascii="Courier New" w:hAnsi="Courier New" w:cs="Courier New"/>
          <w:noProof/>
          <w:szCs w:val="28"/>
        </w:rPr>
      </w:pPr>
    </w:p>
    <w:p w:rsidR="003038D8" w:rsidRPr="009A3944" w:rsidRDefault="003038D8" w:rsidP="003038D8">
      <w:pPr>
        <w:autoSpaceDE w:val="0"/>
        <w:autoSpaceDN w:val="0"/>
        <w:adjustRightInd w:val="0"/>
        <w:rPr>
          <w:rFonts w:ascii="Courier New" w:hAnsi="Courier New" w:cs="Courier New"/>
          <w:noProof/>
          <w:szCs w:val="28"/>
        </w:rPr>
      </w:pPr>
      <w:r w:rsidRPr="009A3944">
        <w:rPr>
          <w:rFonts w:ascii="Courier New" w:hAnsi="Courier New" w:cs="Courier New"/>
          <w:noProof/>
          <w:szCs w:val="28"/>
        </w:rPr>
        <w:tab/>
        <w:t>return 0;</w:t>
      </w:r>
    </w:p>
    <w:p w:rsidR="003038D8" w:rsidRPr="009A3944" w:rsidRDefault="003038D8" w:rsidP="003038D8">
      <w:pPr>
        <w:pStyle w:val="NormalWeb"/>
        <w:spacing w:before="29" w:beforeAutospacing="0" w:after="29"/>
      </w:pPr>
      <w:r w:rsidRPr="009A3944">
        <w:rPr>
          <w:rFonts w:ascii="Courier New" w:hAnsi="Courier New" w:cs="Courier New"/>
          <w:noProof/>
          <w:sz w:val="20"/>
          <w:szCs w:val="28"/>
        </w:rPr>
        <w:t>}</w:t>
      </w:r>
    </w:p>
    <w:p w:rsidR="003038D8" w:rsidRPr="009A3944" w:rsidRDefault="003038D8" w:rsidP="003038D8">
      <w:pPr>
        <w:pStyle w:val="NormalWeb"/>
        <w:spacing w:before="240" w:beforeAutospacing="0" w:after="29"/>
      </w:pPr>
      <w:r w:rsidRPr="009A3944">
        <w:rPr>
          <w:b/>
          <w:bCs/>
          <w:szCs w:val="20"/>
        </w:rPr>
        <w:t>Stack Unwinding</w:t>
      </w:r>
    </w:p>
    <w:p w:rsidR="003038D8" w:rsidRPr="009A3944" w:rsidRDefault="003038D8" w:rsidP="003038D8">
      <w:pPr>
        <w:pStyle w:val="NormalWeb"/>
        <w:spacing w:before="29" w:beforeAutospacing="0" w:after="29"/>
        <w:rPr>
          <w:szCs w:val="20"/>
        </w:rPr>
      </w:pPr>
      <w:r w:rsidRPr="009A3944">
        <w:rPr>
          <w:szCs w:val="20"/>
        </w:rPr>
        <w:t>When an exception is thrown but not caught in a particular scope, the function call stack is unwound, and an attempt is made to catch the exception in the next outer Try... catch block. Unwinding the function call stack means that the function in which the exception was not caught terminates, all local variables in that function are destroyed and control returns to the statement that originally invoked that function. If a Try block encloses that statement, an attempt is made to catch the exception. If a try block does not enclose that statement, stack unwinding occurs again. If no catch handler ever catches this exception, function terminate is called to terminate the program.</w:t>
      </w:r>
    </w:p>
    <w:p w:rsidR="003038D8" w:rsidRPr="009A3944" w:rsidRDefault="003038D8" w:rsidP="003038D8">
      <w:pPr>
        <w:pStyle w:val="Heading3"/>
        <w:jc w:val="both"/>
        <w:rPr>
          <w:szCs w:val="24"/>
        </w:rPr>
      </w:pPr>
      <w:r w:rsidRPr="009A3944">
        <w:rPr>
          <w:szCs w:val="20"/>
        </w:rPr>
        <w:t>Standard Library Exception Hierarchy</w:t>
      </w:r>
    </w:p>
    <w:p w:rsidR="003038D8" w:rsidRPr="009A3944" w:rsidRDefault="003038D8" w:rsidP="003038D8">
      <w:pPr>
        <w:pStyle w:val="NormalWeb"/>
        <w:spacing w:before="29" w:beforeAutospacing="0" w:after="29"/>
      </w:pPr>
      <w:r w:rsidRPr="009A3944">
        <w:rPr>
          <w:szCs w:val="20"/>
        </w:rPr>
        <w:t>Exception hierarchy is headed by base-class exception (defined in header file &lt;exception&gt;), which contains virtual function what, which derived classes can override to issue appropriate error messages.</w:t>
      </w:r>
    </w:p>
    <w:p w:rsidR="003038D8" w:rsidRPr="009A3944" w:rsidRDefault="003038D8" w:rsidP="003038D8">
      <w:pPr>
        <w:pStyle w:val="Heading3"/>
        <w:jc w:val="both"/>
        <w:rPr>
          <w:rFonts w:ascii="Times New Roman" w:hAnsi="Times New Roman" w:cs="Times New Roman"/>
          <w:szCs w:val="24"/>
        </w:rPr>
      </w:pPr>
      <w:r w:rsidRPr="009A3944">
        <w:rPr>
          <w:rFonts w:ascii="Times New Roman" w:hAnsi="Times New Roman" w:cs="Times New Roman"/>
          <w:b w:val="0"/>
          <w:bCs w:val="0"/>
          <w:szCs w:val="20"/>
        </w:rPr>
        <w:t>Exception hierarchy classes</w:t>
      </w:r>
    </w:p>
    <w:p w:rsidR="003038D8" w:rsidRPr="009A3944" w:rsidRDefault="003038D8" w:rsidP="003038D8">
      <w:pPr>
        <w:pStyle w:val="Heading3"/>
        <w:keepNext w:val="0"/>
        <w:numPr>
          <w:ilvl w:val="0"/>
          <w:numId w:val="192"/>
        </w:numPr>
        <w:tabs>
          <w:tab w:val="clear" w:pos="360"/>
          <w:tab w:val="clear" w:pos="1080"/>
          <w:tab w:val="clear" w:pos="8640"/>
        </w:tabs>
        <w:spacing w:before="29" w:after="29"/>
        <w:jc w:val="both"/>
        <w:rPr>
          <w:rFonts w:ascii="Times New Roman" w:hAnsi="Times New Roman" w:cs="Times New Roman"/>
          <w:szCs w:val="24"/>
        </w:rPr>
      </w:pPr>
      <w:r w:rsidRPr="009A3944">
        <w:rPr>
          <w:rFonts w:ascii="Times New Roman" w:hAnsi="Times New Roman" w:cs="Times New Roman"/>
          <w:b w:val="0"/>
          <w:bCs w:val="0"/>
          <w:szCs w:val="20"/>
        </w:rPr>
        <w:t>Base-class exception</w:t>
      </w:r>
    </w:p>
    <w:p w:rsidR="003038D8" w:rsidRPr="009A3944" w:rsidRDefault="003038D8" w:rsidP="003038D8">
      <w:pPr>
        <w:pStyle w:val="Heading3"/>
        <w:keepNext w:val="0"/>
        <w:numPr>
          <w:ilvl w:val="1"/>
          <w:numId w:val="192"/>
        </w:numPr>
        <w:tabs>
          <w:tab w:val="clear" w:pos="360"/>
          <w:tab w:val="clear" w:pos="720"/>
          <w:tab w:val="clear" w:pos="1080"/>
          <w:tab w:val="clear" w:pos="8640"/>
        </w:tabs>
        <w:spacing w:before="29" w:after="29"/>
        <w:jc w:val="both"/>
        <w:rPr>
          <w:rFonts w:ascii="Times New Roman" w:hAnsi="Times New Roman" w:cs="Times New Roman"/>
          <w:szCs w:val="24"/>
        </w:rPr>
      </w:pPr>
      <w:r w:rsidRPr="009A3944">
        <w:rPr>
          <w:rFonts w:ascii="Times New Roman" w:hAnsi="Times New Roman" w:cs="Times New Roman"/>
          <w:b w:val="0"/>
          <w:bCs w:val="0"/>
          <w:szCs w:val="20"/>
        </w:rPr>
        <w:t>Contains virtual function what for storing error messages</w:t>
      </w:r>
    </w:p>
    <w:p w:rsidR="003038D8" w:rsidRPr="009A3944" w:rsidRDefault="003038D8" w:rsidP="003038D8">
      <w:pPr>
        <w:pStyle w:val="Heading3"/>
        <w:keepNext w:val="0"/>
        <w:numPr>
          <w:ilvl w:val="1"/>
          <w:numId w:val="192"/>
        </w:numPr>
        <w:tabs>
          <w:tab w:val="clear" w:pos="360"/>
          <w:tab w:val="clear" w:pos="720"/>
          <w:tab w:val="clear" w:pos="1080"/>
          <w:tab w:val="clear" w:pos="8640"/>
        </w:tabs>
        <w:spacing w:before="29" w:after="29"/>
        <w:jc w:val="both"/>
        <w:rPr>
          <w:rFonts w:ascii="Times New Roman" w:hAnsi="Times New Roman" w:cs="Times New Roman"/>
          <w:szCs w:val="24"/>
        </w:rPr>
      </w:pPr>
      <w:r w:rsidRPr="009A3944">
        <w:rPr>
          <w:rFonts w:ascii="Times New Roman" w:hAnsi="Times New Roman" w:cs="Times New Roman"/>
          <w:b w:val="0"/>
          <w:bCs w:val="0"/>
          <w:szCs w:val="20"/>
        </w:rPr>
        <w:t>Exception classes derived from exception</w:t>
      </w:r>
    </w:p>
    <w:p w:rsidR="003038D8" w:rsidRPr="009A3944" w:rsidRDefault="003038D8" w:rsidP="003038D8">
      <w:pPr>
        <w:pStyle w:val="Heading3"/>
        <w:keepNext w:val="0"/>
        <w:numPr>
          <w:ilvl w:val="2"/>
          <w:numId w:val="192"/>
        </w:numPr>
        <w:tabs>
          <w:tab w:val="clear" w:pos="360"/>
          <w:tab w:val="clear" w:pos="720"/>
          <w:tab w:val="clear" w:pos="1080"/>
          <w:tab w:val="clear" w:pos="8640"/>
        </w:tabs>
        <w:spacing w:before="29" w:after="29"/>
        <w:jc w:val="both"/>
        <w:rPr>
          <w:rFonts w:ascii="Times New Roman" w:hAnsi="Times New Roman" w:cs="Times New Roman"/>
          <w:szCs w:val="24"/>
        </w:rPr>
      </w:pPr>
      <w:r w:rsidRPr="009A3944">
        <w:rPr>
          <w:rFonts w:ascii="Times New Roman" w:hAnsi="Times New Roman" w:cs="Times New Roman"/>
          <w:b w:val="0"/>
          <w:bCs w:val="0"/>
          <w:szCs w:val="20"/>
        </w:rPr>
        <w:t>bad_alloc – thrown by new</w:t>
      </w:r>
    </w:p>
    <w:p w:rsidR="003038D8" w:rsidRPr="009A3944" w:rsidRDefault="003038D8" w:rsidP="003038D8">
      <w:pPr>
        <w:pStyle w:val="Heading3"/>
        <w:keepNext w:val="0"/>
        <w:numPr>
          <w:ilvl w:val="2"/>
          <w:numId w:val="192"/>
        </w:numPr>
        <w:tabs>
          <w:tab w:val="clear" w:pos="360"/>
          <w:tab w:val="clear" w:pos="720"/>
          <w:tab w:val="clear" w:pos="1080"/>
          <w:tab w:val="clear" w:pos="8640"/>
        </w:tabs>
        <w:spacing w:before="29" w:after="29"/>
        <w:jc w:val="both"/>
        <w:rPr>
          <w:rFonts w:ascii="Times New Roman" w:hAnsi="Times New Roman" w:cs="Times New Roman"/>
          <w:szCs w:val="24"/>
        </w:rPr>
      </w:pPr>
      <w:r w:rsidRPr="009A3944">
        <w:rPr>
          <w:rFonts w:ascii="Times New Roman" w:hAnsi="Times New Roman" w:cs="Times New Roman"/>
          <w:b w:val="0"/>
          <w:bCs w:val="0"/>
          <w:szCs w:val="20"/>
        </w:rPr>
        <w:t xml:space="preserve">bad_cast – thrown by dynamic_cast </w:t>
      </w:r>
    </w:p>
    <w:p w:rsidR="003038D8" w:rsidRPr="009A3944" w:rsidRDefault="003038D8" w:rsidP="003038D8">
      <w:pPr>
        <w:pStyle w:val="Heading3"/>
        <w:keepNext w:val="0"/>
        <w:numPr>
          <w:ilvl w:val="2"/>
          <w:numId w:val="192"/>
        </w:numPr>
        <w:tabs>
          <w:tab w:val="clear" w:pos="360"/>
          <w:tab w:val="clear" w:pos="720"/>
          <w:tab w:val="clear" w:pos="1080"/>
          <w:tab w:val="clear" w:pos="8640"/>
        </w:tabs>
        <w:spacing w:before="29" w:after="29"/>
        <w:jc w:val="both"/>
        <w:rPr>
          <w:rFonts w:ascii="Times New Roman" w:hAnsi="Times New Roman" w:cs="Times New Roman"/>
          <w:szCs w:val="24"/>
        </w:rPr>
      </w:pPr>
      <w:r w:rsidRPr="009A3944">
        <w:rPr>
          <w:rFonts w:ascii="Times New Roman" w:hAnsi="Times New Roman" w:cs="Times New Roman"/>
          <w:b w:val="0"/>
          <w:bCs w:val="0"/>
          <w:szCs w:val="20"/>
        </w:rPr>
        <w:t xml:space="preserve">bad_typeid – thrown by typeid </w:t>
      </w:r>
    </w:p>
    <w:p w:rsidR="003038D8" w:rsidRPr="009A3944" w:rsidRDefault="003038D8" w:rsidP="003038D8">
      <w:pPr>
        <w:pStyle w:val="Heading3"/>
        <w:keepNext w:val="0"/>
        <w:numPr>
          <w:ilvl w:val="2"/>
          <w:numId w:val="192"/>
        </w:numPr>
        <w:tabs>
          <w:tab w:val="clear" w:pos="360"/>
          <w:tab w:val="clear" w:pos="720"/>
          <w:tab w:val="clear" w:pos="1080"/>
          <w:tab w:val="clear" w:pos="8640"/>
        </w:tabs>
        <w:spacing w:before="29" w:after="29"/>
        <w:jc w:val="both"/>
        <w:rPr>
          <w:rFonts w:ascii="Times New Roman" w:hAnsi="Times New Roman" w:cs="Times New Roman"/>
          <w:szCs w:val="24"/>
        </w:rPr>
      </w:pPr>
      <w:r w:rsidRPr="009A3944">
        <w:rPr>
          <w:rFonts w:ascii="Times New Roman" w:hAnsi="Times New Roman" w:cs="Times New Roman"/>
          <w:b w:val="0"/>
          <w:bCs w:val="0"/>
          <w:szCs w:val="20"/>
        </w:rPr>
        <w:t>bad_exception – thrown by unexpected</w:t>
      </w:r>
    </w:p>
    <w:p w:rsidR="003038D8" w:rsidRPr="009A3944" w:rsidRDefault="003038D8" w:rsidP="003038D8">
      <w:pPr>
        <w:pStyle w:val="Heading3"/>
        <w:keepNext w:val="0"/>
        <w:numPr>
          <w:ilvl w:val="3"/>
          <w:numId w:val="192"/>
        </w:numPr>
        <w:tabs>
          <w:tab w:val="clear" w:pos="360"/>
          <w:tab w:val="clear" w:pos="720"/>
          <w:tab w:val="clear" w:pos="1080"/>
          <w:tab w:val="clear" w:pos="8640"/>
        </w:tabs>
        <w:spacing w:before="29" w:after="29"/>
        <w:jc w:val="both"/>
        <w:rPr>
          <w:rFonts w:ascii="Times New Roman" w:hAnsi="Times New Roman" w:cs="Times New Roman"/>
          <w:szCs w:val="24"/>
        </w:rPr>
      </w:pPr>
      <w:r w:rsidRPr="009A3944">
        <w:rPr>
          <w:rFonts w:ascii="Times New Roman" w:hAnsi="Times New Roman" w:cs="Times New Roman"/>
          <w:b w:val="0"/>
          <w:bCs w:val="0"/>
          <w:szCs w:val="20"/>
        </w:rPr>
        <w:t xml:space="preserve">Instead of terminating the program or calling the function specified by set_unexpected </w:t>
      </w:r>
    </w:p>
    <w:p w:rsidR="003038D8" w:rsidRPr="009A3944" w:rsidRDefault="003038D8" w:rsidP="003038D8">
      <w:pPr>
        <w:pStyle w:val="Heading3"/>
        <w:keepNext w:val="0"/>
        <w:numPr>
          <w:ilvl w:val="3"/>
          <w:numId w:val="192"/>
        </w:numPr>
        <w:tabs>
          <w:tab w:val="clear" w:pos="360"/>
          <w:tab w:val="clear" w:pos="720"/>
          <w:tab w:val="clear" w:pos="1080"/>
          <w:tab w:val="clear" w:pos="8640"/>
        </w:tabs>
        <w:spacing w:before="29" w:after="29"/>
        <w:jc w:val="both"/>
        <w:rPr>
          <w:rFonts w:ascii="Times New Roman" w:hAnsi="Times New Roman" w:cs="Times New Roman"/>
          <w:szCs w:val="24"/>
        </w:rPr>
      </w:pPr>
      <w:r w:rsidRPr="009A3944">
        <w:rPr>
          <w:rFonts w:ascii="Times New Roman" w:hAnsi="Times New Roman" w:cs="Times New Roman"/>
          <w:b w:val="0"/>
          <w:bCs w:val="0"/>
          <w:szCs w:val="20"/>
        </w:rPr>
        <w:t>Used only if bad_exception is in the function’s throw list</w:t>
      </w:r>
    </w:p>
    <w:p w:rsidR="003038D8" w:rsidRPr="009A3944" w:rsidRDefault="003038D8" w:rsidP="003038D8">
      <w:pPr>
        <w:pStyle w:val="Heading3"/>
        <w:keepNext w:val="0"/>
        <w:numPr>
          <w:ilvl w:val="0"/>
          <w:numId w:val="193"/>
        </w:numPr>
        <w:tabs>
          <w:tab w:val="clear" w:pos="360"/>
          <w:tab w:val="clear" w:pos="1080"/>
          <w:tab w:val="clear" w:pos="8640"/>
        </w:tabs>
        <w:spacing w:before="29" w:after="29"/>
        <w:jc w:val="both"/>
        <w:rPr>
          <w:rFonts w:ascii="Times New Roman" w:hAnsi="Times New Roman" w:cs="Times New Roman"/>
          <w:szCs w:val="24"/>
        </w:rPr>
      </w:pPr>
      <w:r w:rsidRPr="009A3944">
        <w:rPr>
          <w:rFonts w:ascii="Times New Roman" w:hAnsi="Times New Roman" w:cs="Times New Roman"/>
          <w:b w:val="0"/>
          <w:bCs w:val="0"/>
          <w:szCs w:val="20"/>
        </w:rPr>
        <w:t>Class runtime_error, derived from exception</w:t>
      </w:r>
    </w:p>
    <w:p w:rsidR="003038D8" w:rsidRPr="009A3944" w:rsidRDefault="003038D8" w:rsidP="003038D8">
      <w:pPr>
        <w:pStyle w:val="Heading3"/>
        <w:keepNext w:val="0"/>
        <w:numPr>
          <w:ilvl w:val="1"/>
          <w:numId w:val="194"/>
        </w:numPr>
        <w:tabs>
          <w:tab w:val="clear" w:pos="360"/>
          <w:tab w:val="clear" w:pos="720"/>
          <w:tab w:val="clear" w:pos="1080"/>
          <w:tab w:val="clear" w:pos="8640"/>
        </w:tabs>
        <w:spacing w:before="29" w:after="29"/>
        <w:jc w:val="both"/>
        <w:rPr>
          <w:rFonts w:ascii="Times New Roman" w:hAnsi="Times New Roman" w:cs="Times New Roman"/>
          <w:szCs w:val="24"/>
        </w:rPr>
      </w:pPr>
      <w:r w:rsidRPr="009A3944">
        <w:rPr>
          <w:rFonts w:ascii="Times New Roman" w:hAnsi="Times New Roman" w:cs="Times New Roman"/>
          <w:b w:val="0"/>
          <w:bCs w:val="0"/>
          <w:szCs w:val="20"/>
        </w:rPr>
        <w:t>Indicates execution-time errors</w:t>
      </w:r>
    </w:p>
    <w:p w:rsidR="003038D8" w:rsidRPr="009A3944" w:rsidRDefault="003038D8" w:rsidP="003038D8">
      <w:pPr>
        <w:pStyle w:val="Heading3"/>
        <w:keepNext w:val="0"/>
        <w:numPr>
          <w:ilvl w:val="1"/>
          <w:numId w:val="194"/>
        </w:numPr>
        <w:tabs>
          <w:tab w:val="clear" w:pos="360"/>
          <w:tab w:val="clear" w:pos="720"/>
          <w:tab w:val="clear" w:pos="1080"/>
          <w:tab w:val="clear" w:pos="8640"/>
        </w:tabs>
        <w:spacing w:before="29" w:after="29"/>
        <w:jc w:val="both"/>
        <w:rPr>
          <w:rFonts w:ascii="Times New Roman" w:hAnsi="Times New Roman" w:cs="Times New Roman"/>
          <w:szCs w:val="24"/>
        </w:rPr>
      </w:pPr>
      <w:r w:rsidRPr="009A3944">
        <w:rPr>
          <w:rFonts w:ascii="Times New Roman" w:hAnsi="Times New Roman" w:cs="Times New Roman"/>
          <w:b w:val="0"/>
          <w:bCs w:val="0"/>
          <w:szCs w:val="20"/>
        </w:rPr>
        <w:t xml:space="preserve">Exception classes derived from runtime_error </w:t>
      </w:r>
    </w:p>
    <w:p w:rsidR="003038D8" w:rsidRPr="009A3944" w:rsidRDefault="003038D8" w:rsidP="003038D8">
      <w:pPr>
        <w:pStyle w:val="Heading3"/>
        <w:keepNext w:val="0"/>
        <w:numPr>
          <w:ilvl w:val="2"/>
          <w:numId w:val="194"/>
        </w:numPr>
        <w:tabs>
          <w:tab w:val="clear" w:pos="360"/>
          <w:tab w:val="clear" w:pos="720"/>
          <w:tab w:val="clear" w:pos="1080"/>
          <w:tab w:val="clear" w:pos="8640"/>
        </w:tabs>
        <w:spacing w:before="29" w:after="29"/>
        <w:jc w:val="both"/>
        <w:rPr>
          <w:rFonts w:ascii="Times New Roman" w:hAnsi="Times New Roman" w:cs="Times New Roman"/>
          <w:szCs w:val="24"/>
        </w:rPr>
      </w:pPr>
      <w:r w:rsidRPr="009A3944">
        <w:rPr>
          <w:rFonts w:ascii="Times New Roman" w:hAnsi="Times New Roman" w:cs="Times New Roman"/>
          <w:b w:val="0"/>
          <w:bCs w:val="0"/>
          <w:szCs w:val="20"/>
        </w:rPr>
        <w:t xml:space="preserve">overflow_error </w:t>
      </w:r>
    </w:p>
    <w:p w:rsidR="003038D8" w:rsidRPr="009A3944" w:rsidRDefault="003038D8" w:rsidP="003038D8">
      <w:pPr>
        <w:pStyle w:val="Heading3"/>
        <w:keepNext w:val="0"/>
        <w:numPr>
          <w:ilvl w:val="2"/>
          <w:numId w:val="194"/>
        </w:numPr>
        <w:tabs>
          <w:tab w:val="clear" w:pos="360"/>
          <w:tab w:val="clear" w:pos="720"/>
          <w:tab w:val="clear" w:pos="1080"/>
          <w:tab w:val="clear" w:pos="8640"/>
        </w:tabs>
        <w:spacing w:before="29" w:after="29"/>
        <w:jc w:val="both"/>
        <w:rPr>
          <w:rFonts w:ascii="Times New Roman" w:hAnsi="Times New Roman" w:cs="Times New Roman"/>
          <w:szCs w:val="24"/>
        </w:rPr>
      </w:pPr>
      <w:r w:rsidRPr="009A3944">
        <w:rPr>
          <w:rFonts w:ascii="Times New Roman" w:hAnsi="Times New Roman" w:cs="Times New Roman"/>
          <w:b w:val="0"/>
          <w:bCs w:val="0"/>
          <w:szCs w:val="20"/>
        </w:rPr>
        <w:t xml:space="preserve">Indicates an arithmetic overflow error – an arithmetic result is larger than the largest storable number </w:t>
      </w:r>
    </w:p>
    <w:p w:rsidR="003038D8" w:rsidRPr="009A3944" w:rsidRDefault="003038D8" w:rsidP="003038D8">
      <w:pPr>
        <w:pStyle w:val="Heading3"/>
        <w:keepNext w:val="0"/>
        <w:numPr>
          <w:ilvl w:val="1"/>
          <w:numId w:val="194"/>
        </w:numPr>
        <w:tabs>
          <w:tab w:val="clear" w:pos="360"/>
          <w:tab w:val="clear" w:pos="720"/>
          <w:tab w:val="clear" w:pos="1080"/>
          <w:tab w:val="clear" w:pos="8640"/>
        </w:tabs>
        <w:spacing w:before="29" w:after="29"/>
        <w:jc w:val="both"/>
        <w:rPr>
          <w:rFonts w:ascii="Times New Roman" w:hAnsi="Times New Roman" w:cs="Times New Roman"/>
          <w:szCs w:val="24"/>
        </w:rPr>
      </w:pPr>
      <w:r w:rsidRPr="009A3944">
        <w:rPr>
          <w:rFonts w:ascii="Times New Roman" w:hAnsi="Times New Roman" w:cs="Times New Roman"/>
          <w:b w:val="0"/>
          <w:bCs w:val="0"/>
          <w:szCs w:val="20"/>
        </w:rPr>
        <w:t xml:space="preserve">underflow_error </w:t>
      </w:r>
    </w:p>
    <w:p w:rsidR="003038D8" w:rsidRPr="009A3944" w:rsidRDefault="003038D8" w:rsidP="003038D8">
      <w:pPr>
        <w:pStyle w:val="Heading3"/>
        <w:keepNext w:val="0"/>
        <w:numPr>
          <w:ilvl w:val="2"/>
          <w:numId w:val="194"/>
        </w:numPr>
        <w:tabs>
          <w:tab w:val="clear" w:pos="360"/>
          <w:tab w:val="clear" w:pos="720"/>
          <w:tab w:val="clear" w:pos="1080"/>
          <w:tab w:val="clear" w:pos="8640"/>
        </w:tabs>
        <w:spacing w:before="29" w:after="29"/>
        <w:jc w:val="both"/>
        <w:rPr>
          <w:rFonts w:ascii="Times New Roman" w:hAnsi="Times New Roman" w:cs="Times New Roman"/>
          <w:szCs w:val="24"/>
        </w:rPr>
      </w:pPr>
      <w:r w:rsidRPr="009A3944">
        <w:rPr>
          <w:rFonts w:ascii="Times New Roman" w:hAnsi="Times New Roman" w:cs="Times New Roman"/>
          <w:b w:val="0"/>
          <w:bCs w:val="0"/>
          <w:szCs w:val="20"/>
        </w:rPr>
        <w:t xml:space="preserve">Indicates an arithmetic underflow error – an arithmetic result is smaller than the smallest storable number </w:t>
      </w:r>
    </w:p>
    <w:p w:rsidR="003038D8" w:rsidRPr="009A3944" w:rsidRDefault="003038D8" w:rsidP="003038D8">
      <w:pPr>
        <w:pStyle w:val="Heading3"/>
        <w:keepNext w:val="0"/>
        <w:numPr>
          <w:ilvl w:val="0"/>
          <w:numId w:val="195"/>
        </w:numPr>
        <w:tabs>
          <w:tab w:val="clear" w:pos="360"/>
          <w:tab w:val="clear" w:pos="1080"/>
          <w:tab w:val="clear" w:pos="8640"/>
        </w:tabs>
        <w:spacing w:before="29" w:after="29"/>
        <w:jc w:val="both"/>
        <w:rPr>
          <w:rFonts w:ascii="Times New Roman" w:hAnsi="Times New Roman" w:cs="Times New Roman"/>
          <w:szCs w:val="24"/>
        </w:rPr>
      </w:pPr>
      <w:r w:rsidRPr="009A3944">
        <w:rPr>
          <w:rFonts w:ascii="Times New Roman" w:hAnsi="Times New Roman" w:cs="Times New Roman"/>
          <w:b w:val="0"/>
          <w:bCs w:val="0"/>
          <w:szCs w:val="20"/>
        </w:rPr>
        <w:t>Class logic_error, derived from exception</w:t>
      </w:r>
    </w:p>
    <w:p w:rsidR="003038D8" w:rsidRPr="009A3944" w:rsidRDefault="003038D8" w:rsidP="003038D8">
      <w:pPr>
        <w:pStyle w:val="Heading3"/>
        <w:keepNext w:val="0"/>
        <w:numPr>
          <w:ilvl w:val="1"/>
          <w:numId w:val="195"/>
        </w:numPr>
        <w:tabs>
          <w:tab w:val="clear" w:pos="360"/>
          <w:tab w:val="clear" w:pos="720"/>
          <w:tab w:val="clear" w:pos="1080"/>
          <w:tab w:val="clear" w:pos="8640"/>
        </w:tabs>
        <w:spacing w:before="29" w:after="29"/>
        <w:jc w:val="both"/>
        <w:rPr>
          <w:rFonts w:ascii="Times New Roman" w:hAnsi="Times New Roman" w:cs="Times New Roman"/>
          <w:szCs w:val="24"/>
        </w:rPr>
      </w:pPr>
      <w:r w:rsidRPr="009A3944">
        <w:rPr>
          <w:rFonts w:ascii="Times New Roman" w:hAnsi="Times New Roman" w:cs="Times New Roman"/>
          <w:b w:val="0"/>
          <w:bCs w:val="0"/>
          <w:szCs w:val="20"/>
        </w:rPr>
        <w:t>Indicates errors in program logic</w:t>
      </w:r>
    </w:p>
    <w:p w:rsidR="003038D8" w:rsidRPr="009A3944" w:rsidRDefault="003038D8" w:rsidP="003038D8">
      <w:pPr>
        <w:pStyle w:val="Heading3"/>
        <w:keepNext w:val="0"/>
        <w:numPr>
          <w:ilvl w:val="1"/>
          <w:numId w:val="195"/>
        </w:numPr>
        <w:tabs>
          <w:tab w:val="clear" w:pos="360"/>
          <w:tab w:val="clear" w:pos="720"/>
          <w:tab w:val="clear" w:pos="1080"/>
          <w:tab w:val="clear" w:pos="8640"/>
        </w:tabs>
        <w:spacing w:before="29" w:after="29"/>
        <w:jc w:val="both"/>
        <w:rPr>
          <w:rFonts w:ascii="Times New Roman" w:hAnsi="Times New Roman" w:cs="Times New Roman"/>
          <w:szCs w:val="24"/>
        </w:rPr>
      </w:pPr>
      <w:r w:rsidRPr="009A3944">
        <w:rPr>
          <w:rFonts w:ascii="Times New Roman" w:hAnsi="Times New Roman" w:cs="Times New Roman"/>
          <w:b w:val="0"/>
          <w:bCs w:val="0"/>
          <w:szCs w:val="20"/>
        </w:rPr>
        <w:t xml:space="preserve">Exception classes derived from logic_error </w:t>
      </w:r>
    </w:p>
    <w:p w:rsidR="003038D8" w:rsidRPr="009A3944" w:rsidRDefault="003038D8" w:rsidP="003038D8">
      <w:pPr>
        <w:pStyle w:val="Heading3"/>
        <w:keepNext w:val="0"/>
        <w:numPr>
          <w:ilvl w:val="2"/>
          <w:numId w:val="195"/>
        </w:numPr>
        <w:tabs>
          <w:tab w:val="clear" w:pos="360"/>
          <w:tab w:val="clear" w:pos="720"/>
          <w:tab w:val="clear" w:pos="1080"/>
          <w:tab w:val="clear" w:pos="8640"/>
        </w:tabs>
        <w:spacing w:before="29" w:after="29"/>
        <w:jc w:val="both"/>
        <w:rPr>
          <w:rFonts w:ascii="Times New Roman" w:hAnsi="Times New Roman" w:cs="Times New Roman"/>
          <w:szCs w:val="24"/>
        </w:rPr>
      </w:pPr>
      <w:r w:rsidRPr="009A3944">
        <w:rPr>
          <w:rFonts w:ascii="Times New Roman" w:hAnsi="Times New Roman" w:cs="Times New Roman"/>
          <w:b w:val="0"/>
          <w:bCs w:val="0"/>
          <w:szCs w:val="20"/>
        </w:rPr>
        <w:t xml:space="preserve">invalid_argument </w:t>
      </w:r>
    </w:p>
    <w:p w:rsidR="003038D8" w:rsidRPr="009A3944" w:rsidRDefault="003038D8" w:rsidP="003038D8">
      <w:pPr>
        <w:pStyle w:val="Heading3"/>
        <w:keepNext w:val="0"/>
        <w:numPr>
          <w:ilvl w:val="3"/>
          <w:numId w:val="195"/>
        </w:numPr>
        <w:tabs>
          <w:tab w:val="clear" w:pos="360"/>
          <w:tab w:val="clear" w:pos="720"/>
          <w:tab w:val="clear" w:pos="1080"/>
          <w:tab w:val="clear" w:pos="8640"/>
        </w:tabs>
        <w:spacing w:before="29" w:after="29"/>
        <w:jc w:val="both"/>
        <w:rPr>
          <w:rFonts w:ascii="Times New Roman" w:hAnsi="Times New Roman" w:cs="Times New Roman"/>
          <w:szCs w:val="24"/>
        </w:rPr>
      </w:pPr>
      <w:r w:rsidRPr="009A3944">
        <w:rPr>
          <w:rFonts w:ascii="Times New Roman" w:hAnsi="Times New Roman" w:cs="Times New Roman"/>
          <w:b w:val="0"/>
          <w:bCs w:val="0"/>
          <w:szCs w:val="20"/>
        </w:rPr>
        <w:t xml:space="preserve">Indicates an invalid argument to a function </w:t>
      </w:r>
    </w:p>
    <w:p w:rsidR="003038D8" w:rsidRPr="009A3944" w:rsidRDefault="003038D8" w:rsidP="003038D8">
      <w:pPr>
        <w:pStyle w:val="Heading3"/>
        <w:keepNext w:val="0"/>
        <w:numPr>
          <w:ilvl w:val="2"/>
          <w:numId w:val="195"/>
        </w:numPr>
        <w:tabs>
          <w:tab w:val="clear" w:pos="360"/>
          <w:tab w:val="clear" w:pos="720"/>
          <w:tab w:val="clear" w:pos="1080"/>
          <w:tab w:val="clear" w:pos="8640"/>
        </w:tabs>
        <w:spacing w:before="29" w:after="29"/>
        <w:jc w:val="both"/>
        <w:rPr>
          <w:rFonts w:ascii="Times New Roman" w:hAnsi="Times New Roman" w:cs="Times New Roman"/>
          <w:szCs w:val="24"/>
        </w:rPr>
      </w:pPr>
      <w:r w:rsidRPr="009A3944">
        <w:rPr>
          <w:rFonts w:ascii="Times New Roman" w:hAnsi="Times New Roman" w:cs="Times New Roman"/>
          <w:b w:val="0"/>
          <w:bCs w:val="0"/>
          <w:szCs w:val="20"/>
        </w:rPr>
        <w:t xml:space="preserve">length_error </w:t>
      </w:r>
    </w:p>
    <w:p w:rsidR="003038D8" w:rsidRPr="009A3944" w:rsidRDefault="003038D8" w:rsidP="003038D8">
      <w:pPr>
        <w:pStyle w:val="Heading3"/>
        <w:keepNext w:val="0"/>
        <w:numPr>
          <w:ilvl w:val="3"/>
          <w:numId w:val="195"/>
        </w:numPr>
        <w:tabs>
          <w:tab w:val="clear" w:pos="360"/>
          <w:tab w:val="clear" w:pos="720"/>
          <w:tab w:val="clear" w:pos="1080"/>
          <w:tab w:val="clear" w:pos="8640"/>
        </w:tabs>
        <w:spacing w:before="29" w:after="29"/>
        <w:jc w:val="both"/>
        <w:rPr>
          <w:rFonts w:ascii="Times New Roman" w:hAnsi="Times New Roman" w:cs="Times New Roman"/>
          <w:szCs w:val="24"/>
        </w:rPr>
      </w:pPr>
      <w:r w:rsidRPr="009A3944">
        <w:rPr>
          <w:rFonts w:ascii="Times New Roman" w:hAnsi="Times New Roman" w:cs="Times New Roman"/>
          <w:b w:val="0"/>
          <w:bCs w:val="0"/>
          <w:szCs w:val="20"/>
        </w:rPr>
        <w:t xml:space="preserve">Indicates a length larger than the maximum size for some object was used </w:t>
      </w:r>
    </w:p>
    <w:p w:rsidR="003038D8" w:rsidRPr="009A3944" w:rsidRDefault="003038D8" w:rsidP="003038D8">
      <w:pPr>
        <w:pStyle w:val="Heading3"/>
        <w:keepNext w:val="0"/>
        <w:numPr>
          <w:ilvl w:val="2"/>
          <w:numId w:val="195"/>
        </w:numPr>
        <w:tabs>
          <w:tab w:val="clear" w:pos="360"/>
          <w:tab w:val="clear" w:pos="720"/>
          <w:tab w:val="clear" w:pos="1080"/>
          <w:tab w:val="clear" w:pos="8640"/>
        </w:tabs>
        <w:spacing w:before="29" w:after="29"/>
        <w:jc w:val="both"/>
        <w:rPr>
          <w:rFonts w:ascii="Times New Roman" w:hAnsi="Times New Roman" w:cs="Times New Roman"/>
          <w:szCs w:val="24"/>
        </w:rPr>
      </w:pPr>
      <w:r w:rsidRPr="009A3944">
        <w:rPr>
          <w:rFonts w:ascii="Times New Roman" w:hAnsi="Times New Roman" w:cs="Times New Roman"/>
          <w:b w:val="0"/>
          <w:bCs w:val="0"/>
          <w:szCs w:val="20"/>
        </w:rPr>
        <w:t xml:space="preserve">out_of_range </w:t>
      </w:r>
    </w:p>
    <w:p w:rsidR="003038D8" w:rsidRPr="009A3944" w:rsidRDefault="003038D8" w:rsidP="003038D8">
      <w:pPr>
        <w:pStyle w:val="Heading3"/>
        <w:keepNext w:val="0"/>
        <w:numPr>
          <w:ilvl w:val="3"/>
          <w:numId w:val="195"/>
        </w:numPr>
        <w:tabs>
          <w:tab w:val="clear" w:pos="360"/>
          <w:tab w:val="clear" w:pos="720"/>
          <w:tab w:val="clear" w:pos="1080"/>
          <w:tab w:val="clear" w:pos="8640"/>
        </w:tabs>
        <w:spacing w:before="29" w:after="29"/>
        <w:jc w:val="both"/>
        <w:rPr>
          <w:rFonts w:ascii="Times New Roman" w:hAnsi="Times New Roman" w:cs="Times New Roman"/>
          <w:szCs w:val="24"/>
        </w:rPr>
      </w:pPr>
      <w:r w:rsidRPr="009A3944">
        <w:rPr>
          <w:rFonts w:ascii="Times New Roman" w:hAnsi="Times New Roman" w:cs="Times New Roman"/>
          <w:b w:val="0"/>
          <w:bCs w:val="0"/>
          <w:szCs w:val="20"/>
        </w:rPr>
        <w:t xml:space="preserve">Indicates a value, such as an array subscript, exceeded its allowed range </w:t>
      </w:r>
    </w:p>
    <w:p w:rsidR="003038D8" w:rsidRPr="009A3944" w:rsidRDefault="003038D8" w:rsidP="003038D8">
      <w:pPr>
        <w:pStyle w:val="NormalWeb"/>
        <w:spacing w:before="29" w:beforeAutospacing="0" w:after="29"/>
      </w:pPr>
      <w:r w:rsidRPr="009A3944">
        <w:rPr>
          <w:szCs w:val="20"/>
        </w:rPr>
        <w:t>Programmer-defined exception classes need not be derived from class exception. Thus, writing catch ( exception anyException ) is not guaranteed to catch all exceptions a program could encounter.</w:t>
      </w:r>
    </w:p>
    <w:p w:rsidR="003038D8" w:rsidRPr="009A3944" w:rsidRDefault="003038D8" w:rsidP="003038D8">
      <w:pPr>
        <w:pStyle w:val="NormalWeb"/>
        <w:spacing w:before="29" w:beforeAutospacing="0" w:after="29"/>
      </w:pPr>
      <w:r w:rsidRPr="009A3944">
        <w:rPr>
          <w:szCs w:val="20"/>
        </w:rPr>
        <w:t>To catch all exceptions potentially thrown in a try block, use catch(...). One weakness with catching exceptions in this way is that the type of the caught exception is unknown at compile time. Another weakness is that, without a named parameter, there is no way to refer to the exception object inside the exception handler.</w:t>
      </w:r>
    </w:p>
    <w:p w:rsidR="003038D8" w:rsidRPr="009A3944" w:rsidRDefault="003038D8" w:rsidP="003038D8">
      <w:pPr>
        <w:outlineLvl w:val="0"/>
        <w:rPr>
          <w:rStyle w:val="basetext"/>
          <w:b/>
        </w:rPr>
      </w:pPr>
      <w:r w:rsidRPr="009A3944">
        <w:rPr>
          <w:rStyle w:val="basetext"/>
        </w:rPr>
        <w:t>Exception Handling</w:t>
      </w:r>
    </w:p>
    <w:p w:rsidR="003038D8" w:rsidRPr="009A3944" w:rsidRDefault="003038D8" w:rsidP="003038D8">
      <w:pPr>
        <w:outlineLvl w:val="0"/>
        <w:rPr>
          <w:rFonts w:ascii="Times New Roman" w:hAnsi="Times New Roman" w:cs="Times New Roman"/>
          <w:sz w:val="24"/>
        </w:rPr>
      </w:pPr>
      <w:r w:rsidRPr="009A3944">
        <w:rPr>
          <w:rStyle w:val="basetext"/>
          <w:rFonts w:cs="Times New Roman"/>
        </w:rPr>
        <w:t xml:space="preserve">1. </w:t>
      </w:r>
      <w:r w:rsidRPr="009A3944">
        <w:rPr>
          <w:rFonts w:ascii="Times New Roman" w:hAnsi="Times New Roman" w:cs="Times New Roman"/>
          <w:sz w:val="24"/>
        </w:rPr>
        <w:t>Exception handling may allow a program to:</w:t>
      </w:r>
    </w:p>
    <w:p w:rsidR="003038D8" w:rsidRPr="009A3944" w:rsidRDefault="003038D8" w:rsidP="003038D8">
      <w:pPr>
        <w:numPr>
          <w:ilvl w:val="0"/>
          <w:numId w:val="264"/>
        </w:numPr>
        <w:suppressAutoHyphens/>
        <w:rPr>
          <w:rStyle w:val="basetext"/>
          <w:rFonts w:cs="Times New Roman"/>
        </w:rPr>
      </w:pPr>
      <w:r w:rsidRPr="009A3944">
        <w:rPr>
          <w:rFonts w:ascii="Times New Roman" w:hAnsi="Times New Roman" w:cs="Times New Roman"/>
          <w:sz w:val="24"/>
        </w:rPr>
        <w:t xml:space="preserve"> Terminate in a controlled manner</w:t>
      </w:r>
      <w:r w:rsidRPr="009A3944">
        <w:rPr>
          <w:rStyle w:val="basetext"/>
          <w:rFonts w:cs="Times New Roman"/>
        </w:rPr>
        <w:t>.</w:t>
      </w:r>
    </w:p>
    <w:p w:rsidR="003038D8" w:rsidRPr="009A3944" w:rsidRDefault="003038D8" w:rsidP="003038D8">
      <w:pPr>
        <w:numPr>
          <w:ilvl w:val="0"/>
          <w:numId w:val="264"/>
        </w:numPr>
        <w:suppressAutoHyphens/>
        <w:rPr>
          <w:rStyle w:val="basetext"/>
          <w:rFonts w:cs="Times New Roman"/>
        </w:rPr>
      </w:pPr>
      <w:r w:rsidRPr="009A3944">
        <w:rPr>
          <w:rFonts w:ascii="Times New Roman" w:hAnsi="Times New Roman" w:cs="Times New Roman"/>
          <w:sz w:val="24"/>
        </w:rPr>
        <w:t xml:space="preserve"> Be more robust and fault-tolerant</w:t>
      </w:r>
      <w:r w:rsidRPr="009A3944">
        <w:rPr>
          <w:rStyle w:val="basetext"/>
          <w:rFonts w:cs="Times New Roman"/>
        </w:rPr>
        <w:t>.</w:t>
      </w:r>
    </w:p>
    <w:p w:rsidR="003038D8" w:rsidRPr="009A3944" w:rsidRDefault="003038D8" w:rsidP="003038D8">
      <w:pPr>
        <w:numPr>
          <w:ilvl w:val="0"/>
          <w:numId w:val="264"/>
        </w:numPr>
        <w:suppressAutoHyphens/>
        <w:rPr>
          <w:rStyle w:val="basetext"/>
          <w:rFonts w:cs="Times New Roman"/>
        </w:rPr>
      </w:pPr>
      <w:r w:rsidRPr="009A3944">
        <w:rPr>
          <w:rFonts w:ascii="Times New Roman" w:hAnsi="Times New Roman" w:cs="Times New Roman"/>
          <w:sz w:val="24"/>
        </w:rPr>
        <w:t xml:space="preserve"> Continue executing as if no problem was encountered</w:t>
      </w:r>
      <w:r w:rsidRPr="009A3944">
        <w:rPr>
          <w:rStyle w:val="basetext"/>
          <w:rFonts w:cs="Times New Roman"/>
        </w:rPr>
        <w:t>.</w:t>
      </w:r>
    </w:p>
    <w:p w:rsidR="003038D8" w:rsidRPr="009A3944" w:rsidRDefault="003038D8" w:rsidP="003038D8">
      <w:pPr>
        <w:numPr>
          <w:ilvl w:val="0"/>
          <w:numId w:val="264"/>
        </w:numPr>
        <w:suppressAutoHyphens/>
        <w:rPr>
          <w:rStyle w:val="basetext"/>
          <w:rFonts w:cs="Times New Roman"/>
        </w:rPr>
      </w:pPr>
      <w:r w:rsidRPr="009A3944">
        <w:rPr>
          <w:rFonts w:ascii="Times New Roman" w:hAnsi="Times New Roman" w:cs="Times New Roman"/>
          <w:sz w:val="24"/>
        </w:rPr>
        <w:t xml:space="preserve"> All of the above</w:t>
      </w:r>
      <w:r w:rsidRPr="009A3944">
        <w:rPr>
          <w:rStyle w:val="basetext"/>
          <w:rFonts w:cs="Times New Roman"/>
        </w:rPr>
        <w: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r w:rsidRPr="009A3944">
        <w:rPr>
          <w:rStyle w:val="basetext"/>
          <w:rFonts w:cs="Times New Roman"/>
          <w:color w:val="auto"/>
        </w:rPr>
        <w:t>2. Which of the following is an advantage of not using exception-handling to deal with errors?</w:t>
      </w:r>
    </w:p>
    <w:p w:rsidR="003038D8" w:rsidRPr="009A3944" w:rsidRDefault="003038D8" w:rsidP="003038D8">
      <w:pPr>
        <w:numPr>
          <w:ilvl w:val="0"/>
          <w:numId w:val="196"/>
        </w:numPr>
        <w:suppressAutoHyphens/>
        <w:rPr>
          <w:rStyle w:val="basetext"/>
          <w:rFonts w:cs="Times New Roman"/>
        </w:rPr>
      </w:pPr>
      <w:r w:rsidRPr="009A3944">
        <w:rPr>
          <w:rFonts w:ascii="Times New Roman" w:hAnsi="Times New Roman" w:cs="Times New Roman"/>
          <w:sz w:val="24"/>
        </w:rPr>
        <w:t>Intermixing program logic with error-handling logic can make the program more difficult to read, modify, maintain and debug</w:t>
      </w:r>
      <w:r w:rsidRPr="009A3944">
        <w:rPr>
          <w:rStyle w:val="basetext"/>
          <w:rFonts w:cs="Times New Roman"/>
        </w:rPr>
        <w:t>.</w:t>
      </w:r>
    </w:p>
    <w:p w:rsidR="003038D8" w:rsidRPr="009A3944" w:rsidRDefault="003038D8" w:rsidP="003038D8">
      <w:pPr>
        <w:numPr>
          <w:ilvl w:val="0"/>
          <w:numId w:val="196"/>
        </w:numPr>
        <w:suppressAutoHyphens/>
        <w:rPr>
          <w:rStyle w:val="basetext"/>
          <w:rFonts w:cs="Times New Roman"/>
        </w:rPr>
      </w:pPr>
      <w:r w:rsidRPr="009A3944">
        <w:rPr>
          <w:rFonts w:ascii="Times New Roman" w:hAnsi="Times New Roman" w:cs="Times New Roman"/>
          <w:sz w:val="24"/>
        </w:rPr>
        <w:t>Frequent tests for infrequently occurring errors can degrade a program’s performance</w:t>
      </w:r>
      <w:r w:rsidRPr="009A3944">
        <w:rPr>
          <w:rStyle w:val="basetext"/>
          <w:rFonts w:cs="Times New Roman"/>
        </w:rPr>
        <w:t>.</w:t>
      </w:r>
    </w:p>
    <w:p w:rsidR="003038D8" w:rsidRPr="009A3944" w:rsidRDefault="003038D8" w:rsidP="003038D8">
      <w:pPr>
        <w:numPr>
          <w:ilvl w:val="0"/>
          <w:numId w:val="196"/>
        </w:numPr>
        <w:suppressAutoHyphens/>
        <w:rPr>
          <w:rStyle w:val="basetext"/>
          <w:rFonts w:cs="Times New Roman"/>
        </w:rPr>
      </w:pPr>
      <w:r w:rsidRPr="009A3944">
        <w:rPr>
          <w:rFonts w:ascii="Times New Roman" w:hAnsi="Times New Roman" w:cs="Times New Roman"/>
          <w:sz w:val="24"/>
        </w:rPr>
        <w:t>Programmers may delay writing error-processing code or sometimes forget to include it</w:t>
      </w:r>
      <w:r w:rsidRPr="009A3944">
        <w:rPr>
          <w:rStyle w:val="basetext"/>
          <w:rFonts w:cs="Times New Roman"/>
        </w:rPr>
        <w:t>.</w:t>
      </w:r>
    </w:p>
    <w:p w:rsidR="003038D8" w:rsidRPr="009A3944" w:rsidRDefault="003038D8" w:rsidP="003038D8">
      <w:pPr>
        <w:numPr>
          <w:ilvl w:val="0"/>
          <w:numId w:val="196"/>
        </w:numPr>
        <w:suppressAutoHyphens/>
        <w:rPr>
          <w:rStyle w:val="basetext"/>
          <w:rFonts w:cs="Times New Roman"/>
        </w:rPr>
      </w:pPr>
      <w:r w:rsidRPr="009A3944">
        <w:rPr>
          <w:rStyle w:val="basetext"/>
          <w:rFonts w:cs="Times New Roman"/>
        </w:rPr>
        <w:t>None of the above.</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r w:rsidRPr="009A3944">
        <w:rPr>
          <w:rStyle w:val="basetext"/>
          <w:rFonts w:cs="Times New Roman"/>
          <w:color w:val="auto"/>
        </w:rPr>
        <w:t>3. The correct order in which an exception is detected and handled is:</w:t>
      </w:r>
    </w:p>
    <w:p w:rsidR="003038D8" w:rsidRPr="009A3944" w:rsidRDefault="003038D8" w:rsidP="003038D8">
      <w:pPr>
        <w:numPr>
          <w:ilvl w:val="0"/>
          <w:numId w:val="197"/>
        </w:numPr>
        <w:suppressAutoHyphens/>
        <w:rPr>
          <w:rStyle w:val="basetext"/>
          <w:rFonts w:cs="Times New Roman"/>
        </w:rPr>
      </w:pPr>
      <w:r w:rsidRPr="009A3944">
        <w:rPr>
          <w:rStyle w:val="CDT"/>
          <w:rFonts w:ascii="Times New Roman" w:hAnsi="Times New Roman" w:cs="Times New Roman"/>
          <w:sz w:val="24"/>
        </w:rPr>
        <w:t>try</w:t>
      </w:r>
      <w:r w:rsidRPr="009A3944">
        <w:rPr>
          <w:rStyle w:val="basetext"/>
          <w:rFonts w:cs="Times New Roman"/>
        </w:rPr>
        <w:t xml:space="preserve">, </w:t>
      </w:r>
      <w:r w:rsidRPr="009A3944">
        <w:rPr>
          <w:rStyle w:val="CDT"/>
          <w:rFonts w:ascii="Times New Roman" w:hAnsi="Times New Roman" w:cs="Times New Roman"/>
          <w:sz w:val="24"/>
        </w:rPr>
        <w:t>catch</w:t>
      </w:r>
      <w:r w:rsidRPr="009A3944">
        <w:rPr>
          <w:rStyle w:val="basetext"/>
          <w:rFonts w:cs="Times New Roman"/>
        </w:rPr>
        <w:t xml:space="preserve">, </w:t>
      </w:r>
      <w:r w:rsidRPr="009A3944">
        <w:rPr>
          <w:rStyle w:val="CDT"/>
          <w:rFonts w:ascii="Times New Roman" w:hAnsi="Times New Roman" w:cs="Times New Roman"/>
          <w:sz w:val="24"/>
        </w:rPr>
        <w:t>throw</w:t>
      </w:r>
    </w:p>
    <w:p w:rsidR="003038D8" w:rsidRPr="009A3944" w:rsidRDefault="003038D8" w:rsidP="003038D8">
      <w:pPr>
        <w:numPr>
          <w:ilvl w:val="0"/>
          <w:numId w:val="197"/>
        </w:numPr>
        <w:suppressAutoHyphens/>
        <w:rPr>
          <w:rStyle w:val="basetext"/>
          <w:rFonts w:cs="Times New Roman"/>
        </w:rPr>
      </w:pPr>
      <w:r w:rsidRPr="009A3944">
        <w:rPr>
          <w:rStyle w:val="CDT"/>
          <w:rFonts w:ascii="Times New Roman" w:hAnsi="Times New Roman" w:cs="Times New Roman"/>
          <w:sz w:val="24"/>
        </w:rPr>
        <w:t>throw</w:t>
      </w:r>
      <w:r w:rsidRPr="009A3944">
        <w:rPr>
          <w:rStyle w:val="basetext"/>
          <w:rFonts w:cs="Times New Roman"/>
        </w:rPr>
        <w:t xml:space="preserve">, </w:t>
      </w:r>
      <w:r w:rsidRPr="009A3944">
        <w:rPr>
          <w:rStyle w:val="CDT"/>
          <w:rFonts w:ascii="Times New Roman" w:hAnsi="Times New Roman" w:cs="Times New Roman"/>
          <w:sz w:val="24"/>
        </w:rPr>
        <w:t>catch</w:t>
      </w:r>
      <w:r w:rsidRPr="009A3944">
        <w:rPr>
          <w:rStyle w:val="basetext"/>
          <w:rFonts w:cs="Times New Roman"/>
        </w:rPr>
        <w:t xml:space="preserve">, </w:t>
      </w:r>
      <w:r w:rsidRPr="009A3944">
        <w:rPr>
          <w:rStyle w:val="CDT"/>
          <w:rFonts w:ascii="Times New Roman" w:hAnsi="Times New Roman" w:cs="Times New Roman"/>
          <w:sz w:val="24"/>
        </w:rPr>
        <w:t>try</w:t>
      </w:r>
    </w:p>
    <w:p w:rsidR="003038D8" w:rsidRPr="009A3944" w:rsidRDefault="003038D8" w:rsidP="003038D8">
      <w:pPr>
        <w:numPr>
          <w:ilvl w:val="0"/>
          <w:numId w:val="197"/>
        </w:numPr>
        <w:suppressAutoHyphens/>
        <w:rPr>
          <w:rStyle w:val="basetext"/>
          <w:rFonts w:cs="Times New Roman"/>
        </w:rPr>
      </w:pPr>
      <w:r w:rsidRPr="009A3944">
        <w:rPr>
          <w:rStyle w:val="CDT"/>
          <w:rFonts w:ascii="Times New Roman" w:hAnsi="Times New Roman" w:cs="Times New Roman"/>
          <w:sz w:val="24"/>
        </w:rPr>
        <w:t>catch</w:t>
      </w:r>
      <w:r w:rsidRPr="009A3944">
        <w:rPr>
          <w:rStyle w:val="basetext"/>
          <w:rFonts w:cs="Times New Roman"/>
        </w:rPr>
        <w:t xml:space="preserve">, </w:t>
      </w:r>
      <w:r w:rsidRPr="009A3944">
        <w:rPr>
          <w:rStyle w:val="CDT"/>
          <w:rFonts w:ascii="Times New Roman" w:hAnsi="Times New Roman" w:cs="Times New Roman"/>
          <w:sz w:val="24"/>
        </w:rPr>
        <w:t>throw</w:t>
      </w:r>
      <w:r w:rsidRPr="009A3944">
        <w:rPr>
          <w:rStyle w:val="basetext"/>
          <w:rFonts w:cs="Times New Roman"/>
        </w:rPr>
        <w:t xml:space="preserve">, </w:t>
      </w:r>
      <w:r w:rsidRPr="009A3944">
        <w:rPr>
          <w:rStyle w:val="CDT"/>
          <w:rFonts w:ascii="Times New Roman" w:hAnsi="Times New Roman" w:cs="Times New Roman"/>
          <w:sz w:val="24"/>
        </w:rPr>
        <w:t>try</w:t>
      </w:r>
    </w:p>
    <w:p w:rsidR="003038D8" w:rsidRPr="009A3944" w:rsidRDefault="003038D8" w:rsidP="003038D8">
      <w:pPr>
        <w:numPr>
          <w:ilvl w:val="0"/>
          <w:numId w:val="197"/>
        </w:numPr>
        <w:suppressAutoHyphens/>
        <w:rPr>
          <w:rStyle w:val="basetext"/>
          <w:rFonts w:cs="Times New Roman"/>
        </w:rPr>
      </w:pPr>
      <w:r w:rsidRPr="009A3944">
        <w:rPr>
          <w:rStyle w:val="CDT"/>
          <w:rFonts w:ascii="Times New Roman" w:hAnsi="Times New Roman" w:cs="Times New Roman"/>
          <w:sz w:val="24"/>
        </w:rPr>
        <w:t>try</w:t>
      </w:r>
      <w:r w:rsidRPr="009A3944">
        <w:rPr>
          <w:rStyle w:val="basetext"/>
          <w:rFonts w:cs="Times New Roman"/>
        </w:rPr>
        <w:t xml:space="preserve">, </w:t>
      </w:r>
      <w:r w:rsidRPr="009A3944">
        <w:rPr>
          <w:rStyle w:val="CDT"/>
          <w:rFonts w:ascii="Times New Roman" w:hAnsi="Times New Roman" w:cs="Times New Roman"/>
          <w:sz w:val="24"/>
        </w:rPr>
        <w:t>throw</w:t>
      </w:r>
      <w:r w:rsidRPr="009A3944">
        <w:rPr>
          <w:rStyle w:val="basetext"/>
          <w:rFonts w:cs="Times New Roman"/>
        </w:rPr>
        <w:t xml:space="preserve">, </w:t>
      </w:r>
      <w:r w:rsidRPr="009A3944">
        <w:rPr>
          <w:rStyle w:val="CDT"/>
          <w:rFonts w:ascii="Times New Roman" w:hAnsi="Times New Roman" w:cs="Times New Roman"/>
          <w:sz w:val="24"/>
        </w:rPr>
        <w:t>catch</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r w:rsidRPr="009A3944">
        <w:rPr>
          <w:rStyle w:val="basetext"/>
          <w:rFonts w:cs="Times New Roman"/>
          <w:color w:val="auto"/>
        </w:rPr>
        <w:t>4. Once an exception is thrown, when can control return to the throw point?</w:t>
      </w:r>
    </w:p>
    <w:p w:rsidR="003038D8" w:rsidRPr="009A3944" w:rsidRDefault="003038D8" w:rsidP="003038D8">
      <w:pPr>
        <w:numPr>
          <w:ilvl w:val="0"/>
          <w:numId w:val="198"/>
        </w:numPr>
        <w:suppressAutoHyphens/>
        <w:rPr>
          <w:rStyle w:val="basetext"/>
          <w:rFonts w:cs="Times New Roman"/>
        </w:rPr>
      </w:pPr>
      <w:r w:rsidRPr="009A3944">
        <w:rPr>
          <w:rStyle w:val="basetext"/>
          <w:rFonts w:cs="Times New Roman"/>
        </w:rPr>
        <w:t>Never.</w:t>
      </w:r>
    </w:p>
    <w:p w:rsidR="003038D8" w:rsidRPr="009A3944" w:rsidRDefault="003038D8" w:rsidP="003038D8">
      <w:pPr>
        <w:numPr>
          <w:ilvl w:val="0"/>
          <w:numId w:val="198"/>
        </w:numPr>
        <w:suppressAutoHyphens/>
        <w:rPr>
          <w:rStyle w:val="basetext"/>
          <w:rFonts w:cs="Times New Roman"/>
        </w:rPr>
      </w:pPr>
      <w:r w:rsidRPr="009A3944">
        <w:rPr>
          <w:rStyle w:val="basetext"/>
          <w:rFonts w:cs="Times New Roman"/>
        </w:rPr>
        <w:t>Only after the exception is caught.</w:t>
      </w:r>
    </w:p>
    <w:p w:rsidR="003038D8" w:rsidRPr="009A3944" w:rsidRDefault="003038D8" w:rsidP="003038D8">
      <w:pPr>
        <w:numPr>
          <w:ilvl w:val="0"/>
          <w:numId w:val="198"/>
        </w:numPr>
        <w:suppressAutoHyphens/>
        <w:rPr>
          <w:rStyle w:val="basetext"/>
          <w:rFonts w:cs="Times New Roman"/>
        </w:rPr>
      </w:pPr>
      <w:r w:rsidRPr="009A3944">
        <w:rPr>
          <w:rStyle w:val="basetext"/>
          <w:rFonts w:cs="Times New Roman"/>
        </w:rPr>
        <w:t>Once the stack unwinding process is completed.</w:t>
      </w:r>
    </w:p>
    <w:p w:rsidR="003038D8" w:rsidRPr="009A3944" w:rsidRDefault="003038D8" w:rsidP="003038D8">
      <w:pPr>
        <w:numPr>
          <w:ilvl w:val="0"/>
          <w:numId w:val="198"/>
        </w:numPr>
        <w:suppressAutoHyphens/>
        <w:rPr>
          <w:rStyle w:val="basetext"/>
          <w:rFonts w:cs="Times New Roman"/>
        </w:rPr>
      </w:pPr>
      <w:r w:rsidRPr="009A3944">
        <w:rPr>
          <w:rStyle w:val="basetext"/>
          <w:rFonts w:cs="Times New Roman"/>
        </w:rPr>
        <w:t>Immediately after the exception is thrown.</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bookmarkStart w:id="715" w:name="OLE_LINK1"/>
      <w:r w:rsidRPr="009A3944">
        <w:rPr>
          <w:rStyle w:val="basetext"/>
          <w:rFonts w:cs="Times New Roman"/>
          <w:color w:val="auto"/>
        </w:rPr>
        <w:t>5. The</w:t>
      </w:r>
      <w:r w:rsidRPr="009A3944">
        <w:rPr>
          <w:rFonts w:ascii="Times New Roman" w:hAnsi="Times New Roman" w:cs="Times New Roman"/>
          <w:color w:val="auto"/>
        </w:rPr>
        <w:t xml:space="preserve"> </w:t>
      </w:r>
      <w:r w:rsidRPr="009A3944">
        <w:rPr>
          <w:rStyle w:val="CDT"/>
          <w:rFonts w:ascii="Times New Roman" w:hAnsi="Times New Roman" w:cs="Times New Roman"/>
          <w:color w:val="auto"/>
        </w:rPr>
        <w:t>try</w:t>
      </w:r>
      <w:r w:rsidRPr="009A3944">
        <w:rPr>
          <w:rFonts w:ascii="Times New Roman" w:hAnsi="Times New Roman" w:cs="Times New Roman"/>
          <w:color w:val="auto"/>
        </w:rPr>
        <w:t xml:space="preserve"> </w:t>
      </w:r>
      <w:r w:rsidRPr="009A3944">
        <w:rPr>
          <w:rStyle w:val="basetext"/>
          <w:rFonts w:cs="Times New Roman"/>
          <w:color w:val="auto"/>
        </w:rPr>
        <w:t>block cannot:</w:t>
      </w:r>
    </w:p>
    <w:p w:rsidR="003038D8" w:rsidRPr="009A3944" w:rsidRDefault="003038D8" w:rsidP="003038D8">
      <w:pPr>
        <w:numPr>
          <w:ilvl w:val="0"/>
          <w:numId w:val="199"/>
        </w:numPr>
        <w:suppressAutoHyphens/>
        <w:rPr>
          <w:rStyle w:val="basetext"/>
          <w:rFonts w:cs="Times New Roman"/>
        </w:rPr>
      </w:pPr>
      <w:r w:rsidRPr="009A3944">
        <w:rPr>
          <w:rStyle w:val="basetext"/>
          <w:rFonts w:cs="Times New Roman"/>
        </w:rPr>
        <w:t>Enclose the code that may throw the exception.</w:t>
      </w:r>
    </w:p>
    <w:p w:rsidR="003038D8" w:rsidRPr="009A3944" w:rsidRDefault="003038D8" w:rsidP="003038D8">
      <w:pPr>
        <w:numPr>
          <w:ilvl w:val="0"/>
          <w:numId w:val="199"/>
        </w:numPr>
        <w:suppressAutoHyphens/>
        <w:rPr>
          <w:rStyle w:val="basetext"/>
          <w:rFonts w:cs="Times New Roman"/>
        </w:rPr>
      </w:pPr>
      <w:r w:rsidRPr="009A3944">
        <w:rPr>
          <w:rFonts w:ascii="Times New Roman" w:hAnsi="Times New Roman" w:cs="Times New Roman"/>
          <w:sz w:val="24"/>
        </w:rPr>
        <w:t xml:space="preserve">Enclose its own </w:t>
      </w:r>
      <w:r w:rsidRPr="009A3944">
        <w:rPr>
          <w:rStyle w:val="CDT"/>
          <w:rFonts w:ascii="Times New Roman" w:hAnsi="Times New Roman" w:cs="Times New Roman"/>
          <w:sz w:val="24"/>
        </w:rPr>
        <w:t>catch</w:t>
      </w:r>
      <w:r w:rsidRPr="009A3944">
        <w:rPr>
          <w:rFonts w:ascii="Times New Roman" w:hAnsi="Times New Roman" w:cs="Times New Roman"/>
          <w:sz w:val="24"/>
        </w:rPr>
        <w:t xml:space="preserve"> blocks</w:t>
      </w:r>
      <w:r w:rsidRPr="009A3944">
        <w:rPr>
          <w:rStyle w:val="basetext"/>
          <w:rFonts w:cs="Times New Roman"/>
        </w:rPr>
        <w:t>.</w:t>
      </w:r>
    </w:p>
    <w:p w:rsidR="003038D8" w:rsidRPr="009A3944" w:rsidRDefault="003038D8" w:rsidP="003038D8">
      <w:pPr>
        <w:numPr>
          <w:ilvl w:val="0"/>
          <w:numId w:val="199"/>
        </w:numPr>
        <w:suppressAutoHyphens/>
        <w:rPr>
          <w:rStyle w:val="basetext"/>
          <w:rFonts w:cs="Times New Roman"/>
        </w:rPr>
      </w:pPr>
      <w:r w:rsidRPr="009A3944">
        <w:rPr>
          <w:rFonts w:ascii="Times New Roman" w:hAnsi="Times New Roman" w:cs="Times New Roman"/>
          <w:sz w:val="24"/>
        </w:rPr>
        <w:t xml:space="preserve">Test enclosing </w:t>
      </w:r>
      <w:r w:rsidRPr="009A3944">
        <w:rPr>
          <w:rStyle w:val="CDT"/>
          <w:rFonts w:ascii="Times New Roman" w:hAnsi="Times New Roman" w:cs="Times New Roman"/>
          <w:sz w:val="24"/>
        </w:rPr>
        <w:t>try</w:t>
      </w:r>
      <w:r w:rsidRPr="009A3944">
        <w:rPr>
          <w:rFonts w:ascii="Times New Roman" w:hAnsi="Times New Roman" w:cs="Times New Roman"/>
          <w:sz w:val="24"/>
        </w:rPr>
        <w:t xml:space="preserve"> blocks for additional </w:t>
      </w:r>
      <w:r w:rsidRPr="009A3944">
        <w:rPr>
          <w:rStyle w:val="CDT"/>
          <w:rFonts w:ascii="Times New Roman" w:hAnsi="Times New Roman" w:cs="Times New Roman"/>
          <w:sz w:val="24"/>
        </w:rPr>
        <w:t>catch</w:t>
      </w:r>
      <w:r w:rsidRPr="009A3944">
        <w:rPr>
          <w:rFonts w:ascii="Times New Roman" w:hAnsi="Times New Roman" w:cs="Times New Roman"/>
          <w:sz w:val="24"/>
        </w:rPr>
        <w:t xml:space="preserve"> statements if this </w:t>
      </w:r>
      <w:r w:rsidRPr="009A3944">
        <w:rPr>
          <w:rStyle w:val="CDT"/>
          <w:rFonts w:ascii="Times New Roman" w:hAnsi="Times New Roman" w:cs="Times New Roman"/>
          <w:sz w:val="24"/>
        </w:rPr>
        <w:t>try</w:t>
      </w:r>
      <w:r w:rsidRPr="009A3944">
        <w:rPr>
          <w:rFonts w:ascii="Times New Roman" w:hAnsi="Times New Roman" w:cs="Times New Roman"/>
          <w:sz w:val="24"/>
        </w:rPr>
        <w:t xml:space="preserve"> block’s </w:t>
      </w:r>
      <w:r w:rsidRPr="009A3944">
        <w:rPr>
          <w:rStyle w:val="CDT"/>
          <w:rFonts w:ascii="Times New Roman" w:hAnsi="Times New Roman" w:cs="Times New Roman"/>
          <w:sz w:val="24"/>
        </w:rPr>
        <w:t>catch</w:t>
      </w:r>
      <w:r w:rsidRPr="009A3944">
        <w:rPr>
          <w:rFonts w:ascii="Times New Roman" w:hAnsi="Times New Roman" w:cs="Times New Roman"/>
          <w:sz w:val="24"/>
        </w:rPr>
        <w:t xml:space="preserve"> statements can’t match the exception being thrown</w:t>
      </w:r>
      <w:r w:rsidRPr="009A3944">
        <w:rPr>
          <w:rStyle w:val="basetext"/>
          <w:rFonts w:cs="Times New Roman"/>
        </w:rPr>
        <w:t>.</w:t>
      </w:r>
    </w:p>
    <w:p w:rsidR="003038D8" w:rsidRPr="009A3944" w:rsidRDefault="003038D8" w:rsidP="003038D8">
      <w:pPr>
        <w:numPr>
          <w:ilvl w:val="0"/>
          <w:numId w:val="199"/>
        </w:numPr>
        <w:suppressAutoHyphens/>
        <w:rPr>
          <w:rStyle w:val="basetext"/>
          <w:rFonts w:cs="Times New Roman"/>
        </w:rPr>
      </w:pPr>
      <w:r w:rsidRPr="009A3944">
        <w:rPr>
          <w:rFonts w:ascii="Times New Roman" w:hAnsi="Times New Roman" w:cs="Times New Roman"/>
          <w:sz w:val="24"/>
        </w:rPr>
        <w:t xml:space="preserve">Have exceptions explicitly or implicitly </w:t>
      </w:r>
      <w:r w:rsidRPr="009A3944">
        <w:rPr>
          <w:rStyle w:val="basetext"/>
          <w:rFonts w:cs="Times New Roman"/>
        </w:rPr>
        <w:t>thrown</w:t>
      </w:r>
      <w:r w:rsidRPr="009A3944">
        <w:rPr>
          <w:rFonts w:ascii="Times New Roman" w:hAnsi="Times New Roman" w:cs="Times New Roman"/>
          <w:sz w:val="24"/>
        </w:rPr>
        <w:t xml:space="preserve"> in the </w:t>
      </w:r>
      <w:r w:rsidRPr="009A3944">
        <w:rPr>
          <w:rStyle w:val="CDT"/>
          <w:rFonts w:ascii="Times New Roman" w:hAnsi="Times New Roman" w:cs="Times New Roman"/>
          <w:sz w:val="24"/>
        </w:rPr>
        <w:t>try</w:t>
      </w:r>
      <w:r w:rsidRPr="009A3944">
        <w:rPr>
          <w:rFonts w:ascii="Times New Roman" w:hAnsi="Times New Roman" w:cs="Times New Roman"/>
          <w:sz w:val="24"/>
        </w:rPr>
        <w:t xml:space="preserve"> block itself</w:t>
      </w:r>
      <w:r w:rsidRPr="009A3944">
        <w:rPr>
          <w:rStyle w:val="basetext"/>
          <w:rFonts w:cs="Times New Roman"/>
        </w:rPr>
        <w:t>.</w:t>
      </w:r>
    </w:p>
    <w:bookmarkEnd w:id="715"/>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r w:rsidRPr="009A3944">
        <w:rPr>
          <w:rStyle w:val="basetext"/>
          <w:rFonts w:cs="Times New Roman"/>
          <w:color w:val="auto"/>
        </w:rPr>
        <w:t xml:space="preserve">6. </w:t>
      </w:r>
      <w:r w:rsidRPr="009A3944">
        <w:rPr>
          <w:rStyle w:val="CDT"/>
          <w:rFonts w:ascii="Times New Roman" w:hAnsi="Times New Roman" w:cs="Times New Roman"/>
          <w:color w:val="auto"/>
        </w:rPr>
        <w:t>catch</w:t>
      </w:r>
      <w:r w:rsidRPr="009A3944">
        <w:rPr>
          <w:rFonts w:ascii="Times New Roman" w:hAnsi="Times New Roman" w:cs="Times New Roman"/>
          <w:color w:val="auto"/>
        </w:rPr>
        <w:t xml:space="preserve"> </w:t>
      </w:r>
      <w:r w:rsidRPr="009A3944">
        <w:rPr>
          <w:rStyle w:val="basetext"/>
          <w:rFonts w:cs="Times New Roman"/>
          <w:color w:val="auto"/>
        </w:rPr>
        <w:t>blocks are not required to contain:</w:t>
      </w:r>
    </w:p>
    <w:p w:rsidR="003038D8" w:rsidRPr="009A3944" w:rsidRDefault="003038D8" w:rsidP="003038D8">
      <w:pPr>
        <w:numPr>
          <w:ilvl w:val="0"/>
          <w:numId w:val="200"/>
        </w:numPr>
        <w:suppressAutoHyphens/>
        <w:rPr>
          <w:rStyle w:val="basetext"/>
          <w:rFonts w:cs="Times New Roman"/>
        </w:rPr>
      </w:pPr>
      <w:r w:rsidRPr="009A3944">
        <w:rPr>
          <w:rFonts w:ascii="Times New Roman" w:hAnsi="Times New Roman" w:cs="Times New Roman"/>
          <w:sz w:val="24"/>
        </w:rPr>
        <w:t xml:space="preserve">Braces </w:t>
      </w:r>
      <w:r w:rsidRPr="009A3944">
        <w:rPr>
          <w:rStyle w:val="CDT"/>
          <w:rFonts w:ascii="Times New Roman" w:hAnsi="Times New Roman" w:cs="Times New Roman"/>
          <w:sz w:val="24"/>
        </w:rPr>
        <w:t>{ }</w:t>
      </w:r>
      <w:r w:rsidRPr="009A3944">
        <w:rPr>
          <w:rStyle w:val="basetext"/>
          <w:rFonts w:cs="Times New Roman"/>
        </w:rPr>
        <w:t>.</w:t>
      </w:r>
    </w:p>
    <w:p w:rsidR="003038D8" w:rsidRPr="009A3944" w:rsidRDefault="003038D8" w:rsidP="003038D8">
      <w:pPr>
        <w:numPr>
          <w:ilvl w:val="0"/>
          <w:numId w:val="200"/>
        </w:numPr>
        <w:suppressAutoHyphens/>
        <w:rPr>
          <w:rStyle w:val="basetext"/>
          <w:rFonts w:cs="Times New Roman"/>
        </w:rPr>
      </w:pPr>
      <w:r w:rsidRPr="009A3944">
        <w:rPr>
          <w:rFonts w:ascii="Times New Roman" w:hAnsi="Times New Roman" w:cs="Times New Roman"/>
          <w:sz w:val="24"/>
        </w:rPr>
        <w:t xml:space="preserve">Parentheses </w:t>
      </w:r>
      <w:r w:rsidRPr="009A3944">
        <w:rPr>
          <w:rStyle w:val="CDT"/>
          <w:rFonts w:ascii="Times New Roman" w:hAnsi="Times New Roman" w:cs="Times New Roman"/>
          <w:sz w:val="24"/>
        </w:rPr>
        <w:t>( )</w:t>
      </w:r>
      <w:r w:rsidRPr="009A3944">
        <w:rPr>
          <w:rStyle w:val="basetext"/>
          <w:rFonts w:cs="Times New Roman"/>
        </w:rPr>
        <w:t>.</w:t>
      </w:r>
    </w:p>
    <w:p w:rsidR="003038D8" w:rsidRPr="009A3944" w:rsidRDefault="003038D8" w:rsidP="003038D8">
      <w:pPr>
        <w:numPr>
          <w:ilvl w:val="0"/>
          <w:numId w:val="200"/>
        </w:numPr>
        <w:suppressAutoHyphens/>
        <w:rPr>
          <w:rStyle w:val="basetext"/>
          <w:rFonts w:cs="Times New Roman"/>
        </w:rPr>
      </w:pPr>
      <w:r w:rsidRPr="009A3944">
        <w:rPr>
          <w:rFonts w:ascii="Times New Roman" w:hAnsi="Times New Roman" w:cs="Times New Roman"/>
          <w:sz w:val="24"/>
        </w:rPr>
        <w:t>Some form of parameter type indication</w:t>
      </w:r>
      <w:r w:rsidRPr="009A3944">
        <w:rPr>
          <w:rStyle w:val="basetext"/>
          <w:rFonts w:cs="Times New Roman"/>
        </w:rPr>
        <w:t>.</w:t>
      </w:r>
    </w:p>
    <w:p w:rsidR="003038D8" w:rsidRPr="009A3944" w:rsidRDefault="003038D8" w:rsidP="003038D8">
      <w:pPr>
        <w:numPr>
          <w:ilvl w:val="0"/>
          <w:numId w:val="200"/>
        </w:numPr>
        <w:suppressAutoHyphens/>
        <w:rPr>
          <w:rStyle w:val="basetext"/>
          <w:rFonts w:cs="Times New Roman"/>
        </w:rPr>
      </w:pPr>
      <w:r w:rsidRPr="009A3944">
        <w:rPr>
          <w:rFonts w:ascii="Times New Roman" w:hAnsi="Times New Roman" w:cs="Times New Roman"/>
          <w:sz w:val="24"/>
        </w:rPr>
        <w:t>A parameter name</w:t>
      </w:r>
      <w:r w:rsidRPr="009A3944">
        <w:rPr>
          <w:rStyle w:val="basetext"/>
          <w:rFonts w:cs="Times New Roman"/>
        </w:rPr>
        <w: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r w:rsidRPr="009A3944">
        <w:rPr>
          <w:rStyle w:val="basetext"/>
          <w:rFonts w:cs="Times New Roman"/>
          <w:color w:val="auto"/>
        </w:rPr>
        <w:t>7. An exception:</w:t>
      </w:r>
    </w:p>
    <w:p w:rsidR="003038D8" w:rsidRPr="009A3944" w:rsidRDefault="003038D8" w:rsidP="003038D8">
      <w:pPr>
        <w:numPr>
          <w:ilvl w:val="0"/>
          <w:numId w:val="201"/>
        </w:numPr>
        <w:suppressAutoHyphens/>
        <w:rPr>
          <w:rStyle w:val="basetext"/>
          <w:rFonts w:cs="Times New Roman"/>
        </w:rPr>
      </w:pPr>
      <w:r w:rsidRPr="009A3944">
        <w:rPr>
          <w:rStyle w:val="basetext"/>
          <w:rFonts w:cs="Times New Roman"/>
        </w:rPr>
        <w:t>Terminates</w:t>
      </w:r>
      <w:r w:rsidRPr="009A3944">
        <w:rPr>
          <w:rFonts w:ascii="Times New Roman" w:hAnsi="Times New Roman" w:cs="Times New Roman"/>
          <w:sz w:val="24"/>
        </w:rPr>
        <w:t xml:space="preserve"> </w:t>
      </w:r>
      <w:r w:rsidRPr="009A3944">
        <w:rPr>
          <w:rStyle w:val="basetext"/>
          <w:rFonts w:cs="Times New Roman"/>
        </w:rPr>
        <w:t>program</w:t>
      </w:r>
      <w:r w:rsidRPr="009A3944">
        <w:rPr>
          <w:rFonts w:ascii="Times New Roman" w:hAnsi="Times New Roman" w:cs="Times New Roman"/>
          <w:sz w:val="24"/>
        </w:rPr>
        <w:t xml:space="preserve"> execution</w:t>
      </w:r>
      <w:r w:rsidRPr="009A3944">
        <w:rPr>
          <w:rStyle w:val="basetext"/>
          <w:rFonts w:cs="Times New Roman"/>
        </w:rPr>
        <w:t>.</w:t>
      </w:r>
    </w:p>
    <w:p w:rsidR="003038D8" w:rsidRPr="009A3944" w:rsidRDefault="003038D8" w:rsidP="003038D8">
      <w:pPr>
        <w:numPr>
          <w:ilvl w:val="0"/>
          <w:numId w:val="201"/>
        </w:numPr>
        <w:suppressAutoHyphens/>
        <w:rPr>
          <w:rStyle w:val="basetext"/>
          <w:rFonts w:cs="Times New Roman"/>
        </w:rPr>
      </w:pPr>
      <w:r w:rsidRPr="009A3944">
        <w:rPr>
          <w:rStyle w:val="basetext"/>
          <w:rFonts w:cs="Times New Roman"/>
        </w:rPr>
        <w:t>Terminates the block where</w:t>
      </w:r>
      <w:r w:rsidRPr="009A3944">
        <w:rPr>
          <w:rFonts w:ascii="Times New Roman" w:hAnsi="Times New Roman" w:cs="Times New Roman"/>
          <w:sz w:val="24"/>
        </w:rPr>
        <w:t xml:space="preserve"> the exception occurred</w:t>
      </w:r>
      <w:r w:rsidRPr="009A3944">
        <w:rPr>
          <w:rStyle w:val="basetext"/>
          <w:rFonts w:cs="Times New Roman"/>
        </w:rPr>
        <w:t>.</w:t>
      </w:r>
    </w:p>
    <w:p w:rsidR="003038D8" w:rsidRPr="009A3944" w:rsidRDefault="003038D8" w:rsidP="003038D8">
      <w:pPr>
        <w:numPr>
          <w:ilvl w:val="0"/>
          <w:numId w:val="201"/>
        </w:numPr>
        <w:suppressAutoHyphens/>
        <w:rPr>
          <w:rStyle w:val="basetext"/>
          <w:rFonts w:cs="Times New Roman"/>
        </w:rPr>
      </w:pPr>
      <w:r w:rsidRPr="009A3944">
        <w:rPr>
          <w:rStyle w:val="basetext"/>
          <w:rFonts w:cs="Times New Roman"/>
        </w:rPr>
        <w:t xml:space="preserve">Will terminate the block where the exception occurred unless a </w:t>
      </w:r>
      <w:r w:rsidRPr="009A3944">
        <w:rPr>
          <w:rStyle w:val="CDT"/>
          <w:rFonts w:ascii="Times New Roman" w:hAnsi="Times New Roman" w:cs="Times New Roman"/>
          <w:sz w:val="24"/>
        </w:rPr>
        <w:t>catch</w:t>
      </w:r>
      <w:r w:rsidRPr="009A3944">
        <w:rPr>
          <w:rStyle w:val="basetext"/>
          <w:rFonts w:cs="Times New Roman"/>
        </w:rPr>
        <w:t xml:space="preserve"> command stops</w:t>
      </w:r>
      <w:r w:rsidRPr="009A3944">
        <w:rPr>
          <w:rFonts w:ascii="Times New Roman" w:hAnsi="Times New Roman" w:cs="Times New Roman"/>
          <w:sz w:val="24"/>
        </w:rPr>
        <w:t xml:space="preserve"> it</w:t>
      </w:r>
      <w:r w:rsidRPr="009A3944">
        <w:rPr>
          <w:rStyle w:val="basetext"/>
          <w:rFonts w:cs="Times New Roman"/>
        </w:rPr>
        <w:t>.</w:t>
      </w:r>
    </w:p>
    <w:p w:rsidR="003038D8" w:rsidRPr="009A3944" w:rsidRDefault="003038D8" w:rsidP="003038D8">
      <w:pPr>
        <w:numPr>
          <w:ilvl w:val="0"/>
          <w:numId w:val="201"/>
        </w:numPr>
        <w:suppressAutoHyphens/>
        <w:outlineLvl w:val="0"/>
        <w:rPr>
          <w:rStyle w:val="basetext"/>
          <w:rFonts w:cs="Times New Roman"/>
        </w:rPr>
      </w:pPr>
      <w:r w:rsidRPr="009A3944">
        <w:rPr>
          <w:rFonts w:ascii="Times New Roman" w:hAnsi="Times New Roman" w:cs="Times New Roman"/>
          <w:sz w:val="24"/>
        </w:rPr>
        <w:t xml:space="preserve">Will not </w:t>
      </w:r>
      <w:r w:rsidRPr="009A3944">
        <w:rPr>
          <w:rStyle w:val="basetext"/>
          <w:rFonts w:cs="Times New Roman"/>
        </w:rPr>
        <w:t>terminate</w:t>
      </w:r>
      <w:r w:rsidRPr="009A3944">
        <w:rPr>
          <w:rFonts w:ascii="Times New Roman" w:hAnsi="Times New Roman" w:cs="Times New Roman"/>
          <w:sz w:val="24"/>
        </w:rPr>
        <w:t xml:space="preserve"> a block unless explicitly instructed to do so</w:t>
      </w:r>
      <w:r w:rsidRPr="009A3944">
        <w:rPr>
          <w:rStyle w:val="basetext"/>
          <w:rFonts w:cs="Times New Roman"/>
        </w:rPr>
        <w: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r w:rsidRPr="009A3944">
        <w:rPr>
          <w:rStyle w:val="basetext"/>
          <w:rFonts w:cs="Times New Roman"/>
          <w:color w:val="auto"/>
        </w:rPr>
        <w:t>8. Exception handling should not be used:</w:t>
      </w:r>
    </w:p>
    <w:p w:rsidR="003038D8" w:rsidRPr="009A3944" w:rsidRDefault="003038D8" w:rsidP="003038D8">
      <w:pPr>
        <w:numPr>
          <w:ilvl w:val="0"/>
          <w:numId w:val="202"/>
        </w:numPr>
        <w:suppressAutoHyphens/>
        <w:rPr>
          <w:rStyle w:val="basetext"/>
          <w:rFonts w:cs="Times New Roman"/>
        </w:rPr>
      </w:pPr>
      <w:r w:rsidRPr="009A3944">
        <w:rPr>
          <w:rFonts w:ascii="Times New Roman" w:hAnsi="Times New Roman" w:cs="Times New Roman"/>
          <w:sz w:val="24"/>
        </w:rPr>
        <w:t>As an alternative for program control</w:t>
      </w:r>
      <w:r w:rsidRPr="009A3944">
        <w:rPr>
          <w:rStyle w:val="basetext"/>
          <w:rFonts w:cs="Times New Roman"/>
        </w:rPr>
        <w:t>.</w:t>
      </w:r>
    </w:p>
    <w:p w:rsidR="003038D8" w:rsidRPr="009A3944" w:rsidRDefault="003038D8" w:rsidP="003038D8">
      <w:pPr>
        <w:numPr>
          <w:ilvl w:val="0"/>
          <w:numId w:val="202"/>
        </w:numPr>
        <w:suppressAutoHyphens/>
        <w:rPr>
          <w:rStyle w:val="basetext"/>
          <w:rFonts w:cs="Times New Roman"/>
        </w:rPr>
      </w:pPr>
      <w:r w:rsidRPr="009A3944">
        <w:rPr>
          <w:rFonts w:ascii="Times New Roman" w:hAnsi="Times New Roman" w:cs="Times New Roman"/>
          <w:sz w:val="24"/>
        </w:rPr>
        <w:t>To make error handling uniform on large projects</w:t>
      </w:r>
      <w:r w:rsidRPr="009A3944">
        <w:rPr>
          <w:rStyle w:val="basetext"/>
          <w:rFonts w:cs="Times New Roman"/>
        </w:rPr>
        <w:t>.</w:t>
      </w:r>
    </w:p>
    <w:p w:rsidR="003038D8" w:rsidRPr="009A3944" w:rsidRDefault="003038D8" w:rsidP="003038D8">
      <w:pPr>
        <w:numPr>
          <w:ilvl w:val="0"/>
          <w:numId w:val="202"/>
        </w:numPr>
        <w:suppressAutoHyphens/>
        <w:rPr>
          <w:rStyle w:val="basetext"/>
          <w:rFonts w:cs="Times New Roman"/>
        </w:rPr>
      </w:pPr>
      <w:r w:rsidRPr="009A3944">
        <w:rPr>
          <w:rFonts w:ascii="Times New Roman" w:hAnsi="Times New Roman" w:cs="Times New Roman"/>
          <w:sz w:val="24"/>
        </w:rPr>
        <w:t>To deal with errors that do not arise very often</w:t>
      </w:r>
      <w:r w:rsidRPr="009A3944">
        <w:rPr>
          <w:rStyle w:val="basetext"/>
          <w:rFonts w:cs="Times New Roman"/>
        </w:rPr>
        <w:t>.</w:t>
      </w:r>
    </w:p>
    <w:p w:rsidR="003038D8" w:rsidRPr="009A3944" w:rsidRDefault="003038D8" w:rsidP="003038D8">
      <w:pPr>
        <w:numPr>
          <w:ilvl w:val="0"/>
          <w:numId w:val="202"/>
        </w:numPr>
        <w:suppressAutoHyphens/>
        <w:rPr>
          <w:rStyle w:val="basetext"/>
          <w:rFonts w:cs="Times New Roman"/>
        </w:rPr>
      </w:pPr>
      <w:r w:rsidRPr="009A3944">
        <w:rPr>
          <w:rFonts w:ascii="Times New Roman" w:hAnsi="Times New Roman" w:cs="Times New Roman"/>
          <w:sz w:val="24"/>
        </w:rPr>
        <w:t>To deal with errors for components that will be widely used in other applications, such as classes and libraries</w:t>
      </w:r>
      <w:r w:rsidRPr="009A3944">
        <w:rPr>
          <w:rStyle w:val="basetext"/>
          <w:rFonts w:cs="Times New Roman"/>
        </w:rPr>
        <w: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r w:rsidRPr="009A3944">
        <w:rPr>
          <w:rStyle w:val="basetext"/>
          <w:rFonts w:cs="Times New Roman"/>
          <w:color w:val="auto"/>
        </w:rPr>
        <w:t>9. To rethrow an exception, the exception handler must:</w:t>
      </w:r>
    </w:p>
    <w:p w:rsidR="003038D8" w:rsidRPr="009A3944" w:rsidRDefault="003038D8" w:rsidP="003038D8">
      <w:pPr>
        <w:numPr>
          <w:ilvl w:val="0"/>
          <w:numId w:val="203"/>
        </w:numPr>
        <w:suppressAutoHyphens/>
        <w:rPr>
          <w:rStyle w:val="basetext"/>
          <w:rFonts w:cs="Times New Roman"/>
        </w:rPr>
      </w:pPr>
      <w:r w:rsidRPr="009A3944">
        <w:rPr>
          <w:rFonts w:ascii="Times New Roman" w:hAnsi="Times New Roman" w:cs="Times New Roman"/>
          <w:sz w:val="24"/>
        </w:rPr>
        <w:t xml:space="preserve">Use the </w:t>
      </w:r>
      <w:r w:rsidRPr="009A3944">
        <w:rPr>
          <w:rStyle w:val="CDT"/>
          <w:rFonts w:ascii="Times New Roman" w:hAnsi="Times New Roman" w:cs="Times New Roman"/>
          <w:sz w:val="24"/>
        </w:rPr>
        <w:t>throw;</w:t>
      </w:r>
      <w:r w:rsidRPr="009A3944">
        <w:rPr>
          <w:rFonts w:ascii="Times New Roman" w:hAnsi="Times New Roman" w:cs="Times New Roman"/>
          <w:sz w:val="24"/>
        </w:rPr>
        <w:t xml:space="preserve"> statement</w:t>
      </w:r>
      <w:r w:rsidRPr="009A3944">
        <w:rPr>
          <w:rStyle w:val="basetext"/>
          <w:rFonts w:cs="Times New Roman"/>
        </w:rPr>
        <w:t>.</w:t>
      </w:r>
    </w:p>
    <w:p w:rsidR="003038D8" w:rsidRPr="009A3944" w:rsidRDefault="003038D8" w:rsidP="003038D8">
      <w:pPr>
        <w:numPr>
          <w:ilvl w:val="0"/>
          <w:numId w:val="203"/>
        </w:numPr>
        <w:suppressAutoHyphens/>
        <w:rPr>
          <w:rStyle w:val="basetext"/>
          <w:rFonts w:cs="Times New Roman"/>
        </w:rPr>
      </w:pPr>
      <w:r w:rsidRPr="009A3944">
        <w:rPr>
          <w:rFonts w:ascii="Times New Roman" w:hAnsi="Times New Roman" w:cs="Times New Roman"/>
          <w:sz w:val="24"/>
        </w:rPr>
        <w:t xml:space="preserve">Use the </w:t>
      </w:r>
      <w:r w:rsidRPr="009A3944">
        <w:rPr>
          <w:rStyle w:val="CDT"/>
          <w:rFonts w:ascii="Times New Roman" w:hAnsi="Times New Roman" w:cs="Times New Roman"/>
          <w:sz w:val="24"/>
        </w:rPr>
        <w:t>throw</w:t>
      </w:r>
      <w:r w:rsidRPr="009A3944">
        <w:rPr>
          <w:rFonts w:ascii="Times New Roman" w:hAnsi="Times New Roman" w:cs="Times New Roman"/>
          <w:sz w:val="24"/>
        </w:rPr>
        <w:t xml:space="preserve"> command with the same parameters as the original exception</w:t>
      </w:r>
      <w:r w:rsidRPr="009A3944">
        <w:rPr>
          <w:rStyle w:val="basetext"/>
          <w:rFonts w:cs="Times New Roman"/>
        </w:rPr>
        <w:t>.</w:t>
      </w:r>
    </w:p>
    <w:p w:rsidR="003038D8" w:rsidRPr="009A3944" w:rsidRDefault="003038D8" w:rsidP="003038D8">
      <w:pPr>
        <w:numPr>
          <w:ilvl w:val="0"/>
          <w:numId w:val="203"/>
        </w:numPr>
        <w:suppressAutoHyphens/>
        <w:rPr>
          <w:rStyle w:val="basetext"/>
          <w:rFonts w:cs="Times New Roman"/>
        </w:rPr>
      </w:pPr>
      <w:r w:rsidRPr="009A3944">
        <w:rPr>
          <w:rFonts w:ascii="Times New Roman" w:hAnsi="Times New Roman" w:cs="Times New Roman"/>
          <w:sz w:val="24"/>
        </w:rPr>
        <w:t>Return a reference to whatever caused the original exception</w:t>
      </w:r>
      <w:r w:rsidRPr="009A3944">
        <w:rPr>
          <w:rStyle w:val="basetext"/>
          <w:rFonts w:cs="Times New Roman"/>
        </w:rPr>
        <w:t>.</w:t>
      </w:r>
    </w:p>
    <w:p w:rsidR="003038D8" w:rsidRPr="009A3944" w:rsidRDefault="003038D8" w:rsidP="003038D8">
      <w:pPr>
        <w:numPr>
          <w:ilvl w:val="0"/>
          <w:numId w:val="203"/>
        </w:numPr>
        <w:suppressAutoHyphens/>
        <w:outlineLvl w:val="0"/>
        <w:rPr>
          <w:rStyle w:val="basetext"/>
        </w:rPr>
      </w:pPr>
      <w:r w:rsidRPr="009A3944">
        <w:rPr>
          <w:rFonts w:ascii="Times New Roman" w:hAnsi="Times New Roman" w:cs="Times New Roman"/>
          <w:sz w:val="24"/>
        </w:rPr>
        <w:t>Not have attempted to process that exception at all</w:t>
      </w:r>
      <w:r w:rsidRPr="009A3944">
        <w:rPr>
          <w:rStyle w:val="basetext"/>
          <w:rFonts w:cs="Times New Roman"/>
        </w:rPr>
        <w:t>.</w:t>
      </w:r>
    </w:p>
    <w:p w:rsidR="003038D8" w:rsidRPr="009A3944" w:rsidRDefault="003038D8" w:rsidP="003038D8">
      <w:pPr>
        <w:outlineLvl w:val="0"/>
        <w:rPr>
          <w:rStyle w:val="basetext"/>
          <w:rFonts w:cs="Times New Roman"/>
        </w:rPr>
      </w:pPr>
      <w:r w:rsidRPr="009A3944">
        <w:rPr>
          <w:rStyle w:val="basetext"/>
          <w:rFonts w:cs="Times New Roman"/>
        </w:rPr>
        <w:t xml:space="preserve">10.  </w:t>
      </w:r>
      <w:r w:rsidRPr="009A3944">
        <w:rPr>
          <w:rFonts w:ascii="Times New Roman" w:hAnsi="Times New Roman" w:cs="Times New Roman"/>
          <w:sz w:val="24"/>
        </w:rPr>
        <w:t xml:space="preserve">The proper syntax </w:t>
      </w:r>
      <w:r w:rsidRPr="009A3944">
        <w:rPr>
          <w:rStyle w:val="basetext"/>
          <w:rFonts w:cs="Times New Roman"/>
        </w:rPr>
        <w:t>for a throw list is</w:t>
      </w:r>
      <w:r w:rsidRPr="009A3944">
        <w:rPr>
          <w:rFonts w:ascii="Times New Roman" w:hAnsi="Times New Roman" w:cs="Times New Roman"/>
          <w:sz w:val="24"/>
        </w:rPr>
        <w:t>:</w:t>
      </w:r>
    </w:p>
    <w:p w:rsidR="003038D8" w:rsidRPr="009A3944" w:rsidRDefault="003038D8" w:rsidP="003038D8">
      <w:pPr>
        <w:numPr>
          <w:ilvl w:val="0"/>
          <w:numId w:val="204"/>
        </w:numPr>
        <w:suppressAutoHyphens/>
        <w:rPr>
          <w:rStyle w:val="basetext"/>
          <w:rFonts w:cs="Times New Roman"/>
        </w:rPr>
      </w:pPr>
      <w:r w:rsidRPr="009A3944">
        <w:rPr>
          <w:rFonts w:ascii="Times New Roman" w:hAnsi="Times New Roman" w:cs="Times New Roman"/>
          <w:sz w:val="24"/>
        </w:rPr>
        <w:t xml:space="preserve"> </w:t>
      </w:r>
      <w:r w:rsidRPr="009A3944">
        <w:rPr>
          <w:rStyle w:val="CDT"/>
          <w:rFonts w:ascii="Times New Roman" w:hAnsi="Times New Roman" w:cs="Times New Roman"/>
          <w:sz w:val="24"/>
        </w:rPr>
        <w:t>int g( double h )</w:t>
      </w:r>
      <w:r w:rsidRPr="009A3944">
        <w:rPr>
          <w:rStyle w:val="CDT"/>
          <w:rFonts w:ascii="Times New Roman" w:hAnsi="Times New Roman" w:cs="Times New Roman"/>
          <w:sz w:val="24"/>
        </w:rPr>
        <w:br/>
        <w:t xml:space="preserve"> throw ( a, b, c )</w:t>
      </w:r>
    </w:p>
    <w:p w:rsidR="003038D8" w:rsidRPr="009A3944" w:rsidRDefault="003038D8" w:rsidP="003038D8">
      <w:pPr>
        <w:numPr>
          <w:ilvl w:val="0"/>
          <w:numId w:val="204"/>
        </w:numPr>
        <w:suppressAutoHyphens/>
        <w:rPr>
          <w:rStyle w:val="basetext"/>
          <w:rFonts w:cs="Times New Roman"/>
        </w:rPr>
      </w:pPr>
      <w:r w:rsidRPr="009A3944">
        <w:rPr>
          <w:rStyle w:val="basetext"/>
          <w:rFonts w:cs="Times New Roman"/>
        </w:rPr>
        <w:t xml:space="preserve"> </w:t>
      </w:r>
      <w:r w:rsidRPr="009A3944">
        <w:rPr>
          <w:rStyle w:val="CDT"/>
          <w:rFonts w:ascii="Times New Roman" w:hAnsi="Times New Roman" w:cs="Times New Roman"/>
          <w:sz w:val="24"/>
        </w:rPr>
        <w:t>int g( double h )</w:t>
      </w:r>
      <w:r w:rsidRPr="009A3944">
        <w:rPr>
          <w:rStyle w:val="CDT"/>
          <w:rFonts w:ascii="Times New Roman" w:hAnsi="Times New Roman" w:cs="Times New Roman"/>
          <w:sz w:val="24"/>
        </w:rPr>
        <w:br/>
        <w:t xml:space="preserve"> throw ( a b c )</w:t>
      </w:r>
    </w:p>
    <w:p w:rsidR="003038D8" w:rsidRPr="009A3944" w:rsidRDefault="003038D8" w:rsidP="003038D8">
      <w:pPr>
        <w:numPr>
          <w:ilvl w:val="0"/>
          <w:numId w:val="204"/>
        </w:numPr>
        <w:suppressAutoHyphens/>
        <w:rPr>
          <w:rStyle w:val="basetext"/>
          <w:rFonts w:cs="Times New Roman"/>
        </w:rPr>
      </w:pPr>
      <w:r w:rsidRPr="009A3944">
        <w:rPr>
          <w:rFonts w:ascii="Times New Roman" w:hAnsi="Times New Roman" w:cs="Times New Roman"/>
          <w:sz w:val="24"/>
        </w:rPr>
        <w:t xml:space="preserve"> </w:t>
      </w:r>
      <w:r w:rsidRPr="009A3944">
        <w:rPr>
          <w:rStyle w:val="CDT"/>
          <w:rFonts w:ascii="Times New Roman" w:hAnsi="Times New Roman" w:cs="Times New Roman"/>
          <w:sz w:val="24"/>
        </w:rPr>
        <w:t>int g( double h )</w:t>
      </w:r>
      <w:r w:rsidRPr="009A3944">
        <w:rPr>
          <w:rStyle w:val="CDT"/>
          <w:rFonts w:ascii="Times New Roman" w:hAnsi="Times New Roman" w:cs="Times New Roman"/>
          <w:sz w:val="24"/>
        </w:rPr>
        <w:br/>
        <w:t xml:space="preserve"> throw ( a )</w:t>
      </w:r>
      <w:r w:rsidRPr="009A3944">
        <w:rPr>
          <w:rStyle w:val="CDT"/>
          <w:rFonts w:ascii="Times New Roman" w:hAnsi="Times New Roman" w:cs="Times New Roman"/>
          <w:sz w:val="24"/>
        </w:rPr>
        <w:br/>
        <w:t xml:space="preserve"> throw ( b )</w:t>
      </w:r>
      <w:r w:rsidRPr="009A3944">
        <w:rPr>
          <w:rStyle w:val="CDT"/>
          <w:rFonts w:ascii="Times New Roman" w:hAnsi="Times New Roman" w:cs="Times New Roman"/>
          <w:sz w:val="24"/>
        </w:rPr>
        <w:br/>
        <w:t xml:space="preserve"> throw ( c )</w:t>
      </w:r>
    </w:p>
    <w:p w:rsidR="003038D8" w:rsidRPr="009A3944" w:rsidRDefault="003038D8" w:rsidP="003038D8">
      <w:pPr>
        <w:numPr>
          <w:ilvl w:val="0"/>
          <w:numId w:val="204"/>
        </w:numPr>
        <w:suppressAutoHyphens/>
        <w:outlineLvl w:val="0"/>
        <w:rPr>
          <w:rStyle w:val="basetext"/>
          <w:rFonts w:cs="Times New Roman"/>
        </w:rPr>
      </w:pPr>
      <w:r w:rsidRPr="009A3944">
        <w:rPr>
          <w:rFonts w:ascii="Times New Roman" w:hAnsi="Times New Roman" w:cs="Times New Roman"/>
          <w:sz w:val="24"/>
        </w:rPr>
        <w:t xml:space="preserve"> </w:t>
      </w:r>
      <w:r w:rsidRPr="009A3944">
        <w:rPr>
          <w:rStyle w:val="CDT"/>
          <w:rFonts w:ascii="Times New Roman" w:hAnsi="Times New Roman" w:cs="Times New Roman"/>
          <w:sz w:val="24"/>
        </w:rPr>
        <w:t>int g( double h )</w:t>
      </w:r>
      <w:r w:rsidRPr="009A3944">
        <w:rPr>
          <w:rStyle w:val="CDT"/>
          <w:rFonts w:ascii="Times New Roman" w:hAnsi="Times New Roman" w:cs="Times New Roman"/>
          <w:sz w:val="24"/>
        </w:rPr>
        <w:br/>
        <w:t xml:space="preserve"> throw ( a ),</w:t>
      </w:r>
      <w:r w:rsidRPr="009A3944">
        <w:rPr>
          <w:rStyle w:val="CDT"/>
          <w:rFonts w:ascii="Times New Roman" w:hAnsi="Times New Roman" w:cs="Times New Roman"/>
          <w:sz w:val="24"/>
        </w:rPr>
        <w:br/>
        <w:t xml:space="preserve"> throw ( b ),</w:t>
      </w:r>
      <w:r w:rsidRPr="009A3944">
        <w:rPr>
          <w:rStyle w:val="CDT"/>
          <w:rFonts w:ascii="Times New Roman" w:hAnsi="Times New Roman" w:cs="Times New Roman"/>
          <w:sz w:val="24"/>
        </w:rPr>
        <w:br/>
        <w:t xml:space="preserve"> throw ( c )</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rPr>
          <w:rFonts w:ascii="Times New Roman" w:hAnsi="Times New Roman" w:cs="Times New Roman"/>
          <w:color w:val="auto"/>
        </w:rPr>
      </w:pPr>
      <w:r w:rsidRPr="009A3944">
        <w:rPr>
          <w:rStyle w:val="basetext"/>
          <w:rFonts w:cs="Times New Roman"/>
          <w:color w:val="auto"/>
        </w:rPr>
        <w:t>11.  Placing</w:t>
      </w:r>
      <w:r w:rsidRPr="009A3944">
        <w:rPr>
          <w:rFonts w:ascii="Times New Roman" w:hAnsi="Times New Roman" w:cs="Times New Roman"/>
          <w:color w:val="auto"/>
        </w:rPr>
        <w:t xml:space="preserve"> </w:t>
      </w:r>
      <w:r w:rsidRPr="009A3944">
        <w:rPr>
          <w:rStyle w:val="CDT"/>
          <w:rFonts w:ascii="Times New Roman" w:hAnsi="Times New Roman" w:cs="Times New Roman"/>
          <w:color w:val="auto"/>
        </w:rPr>
        <w:t>throw()</w:t>
      </w:r>
      <w:r w:rsidRPr="009A3944">
        <w:rPr>
          <w:rStyle w:val="basetext"/>
          <w:rFonts w:cs="Times New Roman"/>
          <w:color w:val="auto"/>
        </w:rPr>
        <w:t xml:space="preserve"> after a function's parameter list:</w:t>
      </w:r>
    </w:p>
    <w:p w:rsidR="003038D8" w:rsidRPr="009A3944" w:rsidRDefault="003038D8" w:rsidP="003038D8">
      <w:pPr>
        <w:numPr>
          <w:ilvl w:val="0"/>
          <w:numId w:val="205"/>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Guarantees that all exceptions can be thrown in this function</w:t>
      </w:r>
      <w:r w:rsidRPr="009A3944">
        <w:rPr>
          <w:rStyle w:val="basetext"/>
          <w:rFonts w:cs="Times New Roman"/>
        </w:rPr>
        <w:t>.</w:t>
      </w:r>
    </w:p>
    <w:p w:rsidR="003038D8" w:rsidRPr="009A3944" w:rsidRDefault="003038D8" w:rsidP="003038D8">
      <w:pPr>
        <w:numPr>
          <w:ilvl w:val="0"/>
          <w:numId w:val="205"/>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Guarantees that only programmer-defined exceptions can be thrown in this function</w:t>
      </w:r>
      <w:r w:rsidRPr="009A3944">
        <w:rPr>
          <w:rStyle w:val="basetext"/>
          <w:rFonts w:cs="Times New Roman"/>
        </w:rPr>
        <w:t>.</w:t>
      </w:r>
    </w:p>
    <w:p w:rsidR="003038D8" w:rsidRPr="009A3944" w:rsidRDefault="003038D8" w:rsidP="003038D8">
      <w:pPr>
        <w:numPr>
          <w:ilvl w:val="0"/>
          <w:numId w:val="205"/>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 xml:space="preserve">Indicates that throwing an exception in this function would call </w:t>
      </w:r>
      <w:r w:rsidRPr="009A3944">
        <w:rPr>
          <w:rStyle w:val="CDT"/>
          <w:rFonts w:ascii="Times New Roman" w:hAnsi="Times New Roman" w:cs="Times New Roman"/>
          <w:sz w:val="24"/>
        </w:rPr>
        <w:t>unexpected</w:t>
      </w:r>
      <w:r w:rsidRPr="009A3944">
        <w:rPr>
          <w:rStyle w:val="basetext"/>
          <w:rFonts w:cs="Times New Roman"/>
        </w:rPr>
        <w:t>.</w:t>
      </w:r>
    </w:p>
    <w:p w:rsidR="003038D8" w:rsidRPr="009A3944" w:rsidRDefault="003038D8" w:rsidP="003038D8">
      <w:pPr>
        <w:numPr>
          <w:ilvl w:val="0"/>
          <w:numId w:val="205"/>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 xml:space="preserve">Indicates that the compiler will issue an error if the function contains a </w:t>
      </w:r>
      <w:r w:rsidRPr="009A3944">
        <w:rPr>
          <w:rStyle w:val="CDT"/>
          <w:rFonts w:ascii="Times New Roman" w:hAnsi="Times New Roman" w:cs="Times New Roman"/>
          <w:sz w:val="24"/>
        </w:rPr>
        <w:t>throw</w:t>
      </w:r>
      <w:r w:rsidRPr="009A3944">
        <w:rPr>
          <w:rFonts w:ascii="Times New Roman" w:hAnsi="Times New Roman" w:cs="Times New Roman"/>
          <w:sz w:val="24"/>
        </w:rPr>
        <w:t xml:space="preserve"> expression</w:t>
      </w:r>
      <w:r w:rsidRPr="009A3944">
        <w:rPr>
          <w:rStyle w:val="basetext"/>
          <w:rFonts w:cs="Times New Roman"/>
        </w:rPr>
        <w: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rPr>
          <w:rFonts w:ascii="Times New Roman" w:hAnsi="Times New Roman" w:cs="Times New Roman"/>
          <w:color w:val="auto"/>
        </w:rPr>
      </w:pPr>
      <w:r w:rsidRPr="009A3944">
        <w:rPr>
          <w:rStyle w:val="basetext"/>
          <w:rFonts w:cs="Times New Roman"/>
          <w:color w:val="auto"/>
        </w:rPr>
        <w:t>12. The purpose of stack unwinding is to:</w:t>
      </w:r>
    </w:p>
    <w:p w:rsidR="003038D8" w:rsidRPr="009A3944" w:rsidRDefault="003038D8" w:rsidP="003038D8">
      <w:pPr>
        <w:numPr>
          <w:ilvl w:val="0"/>
          <w:numId w:val="206"/>
        </w:numPr>
        <w:suppressAutoHyphens/>
        <w:rPr>
          <w:rStyle w:val="basetext"/>
          <w:rFonts w:cs="Times New Roman"/>
        </w:rPr>
      </w:pPr>
      <w:r w:rsidRPr="009A3944">
        <w:rPr>
          <w:rStyle w:val="basetext"/>
          <w:rFonts w:cs="Times New Roman"/>
        </w:rPr>
        <w:t xml:space="preserve"> Attempt</w:t>
      </w:r>
      <w:r w:rsidRPr="009A3944">
        <w:rPr>
          <w:rFonts w:ascii="Times New Roman" w:hAnsi="Times New Roman" w:cs="Times New Roman"/>
          <w:sz w:val="24"/>
        </w:rPr>
        <w:t xml:space="preserve"> to </w:t>
      </w:r>
      <w:r w:rsidRPr="009A3944">
        <w:rPr>
          <w:rStyle w:val="CDT"/>
          <w:rFonts w:ascii="Times New Roman" w:hAnsi="Times New Roman" w:cs="Times New Roman"/>
          <w:sz w:val="24"/>
        </w:rPr>
        <w:t>catch</w:t>
      </w:r>
      <w:r w:rsidRPr="009A3944">
        <w:rPr>
          <w:rFonts w:ascii="Times New Roman" w:hAnsi="Times New Roman" w:cs="Times New Roman"/>
          <w:sz w:val="24"/>
        </w:rPr>
        <w:t xml:space="preserve"> exceptions that are not caught in their scope</w:t>
      </w:r>
      <w:r w:rsidRPr="009A3944">
        <w:rPr>
          <w:rStyle w:val="basetext"/>
          <w:rFonts w:cs="Times New Roman"/>
        </w:rPr>
        <w:t>.</w:t>
      </w:r>
    </w:p>
    <w:p w:rsidR="003038D8" w:rsidRPr="009A3944" w:rsidRDefault="003038D8" w:rsidP="003038D8">
      <w:pPr>
        <w:numPr>
          <w:ilvl w:val="0"/>
          <w:numId w:val="206"/>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 xml:space="preserve">Improve </w:t>
      </w:r>
      <w:r w:rsidRPr="009A3944">
        <w:rPr>
          <w:rStyle w:val="CDT"/>
          <w:rFonts w:ascii="Times New Roman" w:hAnsi="Times New Roman" w:cs="Times New Roman"/>
          <w:sz w:val="24"/>
        </w:rPr>
        <w:t>catch</w:t>
      </w:r>
      <w:r w:rsidRPr="009A3944">
        <w:rPr>
          <w:rFonts w:ascii="Times New Roman" w:hAnsi="Times New Roman" w:cs="Times New Roman"/>
          <w:b/>
          <w:bCs w:val="0"/>
          <w:sz w:val="24"/>
        </w:rPr>
        <w:t xml:space="preserve"> </w:t>
      </w:r>
      <w:r w:rsidRPr="009A3944">
        <w:rPr>
          <w:rFonts w:ascii="Times New Roman" w:hAnsi="Times New Roman" w:cs="Times New Roman"/>
          <w:sz w:val="24"/>
        </w:rPr>
        <w:t>blocks by allowing them to handle multiple exceptions</w:t>
      </w:r>
      <w:r w:rsidRPr="009A3944">
        <w:rPr>
          <w:rStyle w:val="basetext"/>
          <w:rFonts w:cs="Times New Roman"/>
        </w:rPr>
        <w:t>.</w:t>
      </w:r>
    </w:p>
    <w:p w:rsidR="003038D8" w:rsidRPr="009A3944" w:rsidRDefault="003038D8" w:rsidP="003038D8">
      <w:pPr>
        <w:numPr>
          <w:ilvl w:val="0"/>
          <w:numId w:val="206"/>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Return control to the function that created the exception</w:t>
      </w:r>
      <w:r w:rsidRPr="009A3944">
        <w:rPr>
          <w:rStyle w:val="basetext"/>
          <w:rFonts w:cs="Times New Roman"/>
        </w:rPr>
        <w:t>.</w:t>
      </w:r>
    </w:p>
    <w:p w:rsidR="003038D8" w:rsidRPr="009A3944" w:rsidRDefault="003038D8" w:rsidP="003038D8">
      <w:pPr>
        <w:numPr>
          <w:ilvl w:val="0"/>
          <w:numId w:val="206"/>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 xml:space="preserve">Aid the </w:t>
      </w:r>
      <w:r w:rsidRPr="009A3944">
        <w:rPr>
          <w:rStyle w:val="CDT"/>
          <w:rFonts w:ascii="Times New Roman" w:hAnsi="Times New Roman" w:cs="Times New Roman"/>
          <w:sz w:val="24"/>
        </w:rPr>
        <w:t>terminate</w:t>
      </w:r>
      <w:r w:rsidRPr="009A3944">
        <w:rPr>
          <w:rFonts w:ascii="Times New Roman" w:hAnsi="Times New Roman" w:cs="Times New Roman"/>
          <w:sz w:val="24"/>
        </w:rPr>
        <w:t xml:space="preserve"> command in shutting down the program</w:t>
      </w:r>
      <w:r w:rsidRPr="009A3944">
        <w:rPr>
          <w:rStyle w:val="basetext"/>
          <w:rFonts w:cs="Times New Roman"/>
        </w:rPr>
        <w: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jc w:val="both"/>
        <w:rPr>
          <w:rStyle w:val="basetext"/>
          <w:rFonts w:cs="Times New Roman"/>
          <w:color w:val="auto"/>
        </w:rPr>
      </w:pPr>
      <w:r w:rsidRPr="009A3944">
        <w:rPr>
          <w:rStyle w:val="basetext"/>
          <w:rFonts w:cs="Times New Roman"/>
          <w:color w:val="auto"/>
        </w:rPr>
        <w:t xml:space="preserve">13. Select the false statement regarding exceptions. </w:t>
      </w:r>
    </w:p>
    <w:p w:rsidR="003038D8" w:rsidRPr="009A3944" w:rsidRDefault="003038D8" w:rsidP="003038D8">
      <w:pPr>
        <w:numPr>
          <w:ilvl w:val="0"/>
          <w:numId w:val="208"/>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The C++ standard has a hierarchy of exception classes</w:t>
      </w:r>
      <w:r w:rsidRPr="009A3944">
        <w:rPr>
          <w:rStyle w:val="basetext"/>
          <w:rFonts w:cs="Times New Roman"/>
        </w:rPr>
        <w:t>.</w:t>
      </w:r>
    </w:p>
    <w:p w:rsidR="003038D8" w:rsidRPr="009A3944" w:rsidRDefault="003038D8" w:rsidP="003038D8">
      <w:pPr>
        <w:numPr>
          <w:ilvl w:val="0"/>
          <w:numId w:val="208"/>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 xml:space="preserve">All exception classes are accessible via </w:t>
      </w:r>
      <w:r w:rsidRPr="009A3944">
        <w:rPr>
          <w:rStyle w:val="CDT"/>
          <w:rFonts w:ascii="Times New Roman" w:hAnsi="Times New Roman" w:cs="Times New Roman"/>
          <w:sz w:val="24"/>
        </w:rPr>
        <w:t>&lt;exception&gt;</w:t>
      </w:r>
      <w:r w:rsidRPr="009A3944">
        <w:rPr>
          <w:rStyle w:val="basetext"/>
          <w:rFonts w:cs="Times New Roman"/>
        </w:rPr>
        <w:t>.</w:t>
      </w:r>
    </w:p>
    <w:p w:rsidR="003038D8" w:rsidRPr="009A3944" w:rsidRDefault="003038D8" w:rsidP="003038D8">
      <w:pPr>
        <w:numPr>
          <w:ilvl w:val="0"/>
          <w:numId w:val="208"/>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 xml:space="preserve">Several classes derive from class </w:t>
      </w:r>
      <w:r w:rsidRPr="009A3944">
        <w:rPr>
          <w:rStyle w:val="CDT"/>
          <w:rFonts w:ascii="Times New Roman" w:hAnsi="Times New Roman" w:cs="Times New Roman"/>
          <w:sz w:val="24"/>
        </w:rPr>
        <w:t>exception</w:t>
      </w:r>
      <w:r w:rsidRPr="009A3944">
        <w:rPr>
          <w:rStyle w:val="basetext"/>
          <w:rFonts w:cs="Times New Roman"/>
        </w:rPr>
        <w:t>.</w:t>
      </w:r>
    </w:p>
    <w:p w:rsidR="003038D8" w:rsidRPr="009A3944" w:rsidRDefault="003038D8" w:rsidP="003038D8">
      <w:pPr>
        <w:numPr>
          <w:ilvl w:val="0"/>
          <w:numId w:val="208"/>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 xml:space="preserve">The </w:t>
      </w:r>
      <w:r w:rsidRPr="009A3944">
        <w:rPr>
          <w:rStyle w:val="CDT"/>
          <w:rFonts w:ascii="Times New Roman" w:hAnsi="Times New Roman" w:cs="Times New Roman"/>
          <w:sz w:val="24"/>
        </w:rPr>
        <w:t>what</w:t>
      </w:r>
      <w:r w:rsidRPr="009A3944">
        <w:rPr>
          <w:rFonts w:ascii="Times New Roman" w:hAnsi="Times New Roman" w:cs="Times New Roman"/>
          <w:sz w:val="24"/>
        </w:rPr>
        <w:t xml:space="preserve"> function can be overridden in each class derived from </w:t>
      </w:r>
      <w:r w:rsidRPr="009A3944">
        <w:rPr>
          <w:rStyle w:val="CDT"/>
          <w:rFonts w:ascii="Times New Roman" w:hAnsi="Times New Roman" w:cs="Times New Roman"/>
          <w:sz w:val="24"/>
        </w:rPr>
        <w:t>exception</w:t>
      </w:r>
      <w:r w:rsidRPr="009A3944">
        <w:rPr>
          <w:rStyle w:val="basetext"/>
          <w:rFonts w:cs="Times New Roman"/>
        </w:rPr>
        <w:t>.</w:t>
      </w:r>
    </w:p>
    <w:p w:rsidR="003038D8" w:rsidRPr="009A3944" w:rsidRDefault="003038D8" w:rsidP="003038D8">
      <w:pPr>
        <w:pStyle w:val="NoSpacing"/>
        <w:rPr>
          <w:rStyle w:val="basetext"/>
        </w:rPr>
      </w:pPr>
      <w:r w:rsidRPr="009A3944">
        <w:rPr>
          <w:rStyle w:val="basetext"/>
        </w:rPr>
        <w:t xml:space="preserve">14.  Which class indicates that an error occurred in which an arithmetic result was larger than the largest number that can be stored in the computer? </w:t>
      </w:r>
    </w:p>
    <w:p w:rsidR="003038D8" w:rsidRPr="009A3944" w:rsidRDefault="003038D8" w:rsidP="003038D8">
      <w:pPr>
        <w:numPr>
          <w:ilvl w:val="0"/>
          <w:numId w:val="209"/>
        </w:numPr>
        <w:suppressAutoHyphens/>
        <w:rPr>
          <w:rStyle w:val="basetext"/>
          <w:rFonts w:cs="Times New Roman"/>
        </w:rPr>
      </w:pPr>
      <w:r w:rsidRPr="009A3944">
        <w:rPr>
          <w:rStyle w:val="basetext"/>
          <w:rFonts w:cs="Times New Roman"/>
        </w:rPr>
        <w:t xml:space="preserve"> </w:t>
      </w:r>
      <w:r w:rsidRPr="009A3944">
        <w:rPr>
          <w:rStyle w:val="CDT"/>
          <w:rFonts w:ascii="Times New Roman" w:hAnsi="Times New Roman" w:cs="Times New Roman"/>
          <w:sz w:val="24"/>
        </w:rPr>
        <w:t>invalid_argument</w:t>
      </w:r>
      <w:r w:rsidRPr="009A3944">
        <w:rPr>
          <w:rStyle w:val="basetext"/>
          <w:rFonts w:cs="Times New Roman"/>
        </w:rPr>
        <w:t>.</w:t>
      </w:r>
    </w:p>
    <w:p w:rsidR="003038D8" w:rsidRPr="009A3944" w:rsidRDefault="003038D8" w:rsidP="003038D8">
      <w:pPr>
        <w:numPr>
          <w:ilvl w:val="0"/>
          <w:numId w:val="209"/>
        </w:numPr>
        <w:suppressAutoHyphens/>
        <w:rPr>
          <w:rStyle w:val="basetext"/>
          <w:rFonts w:cs="Times New Roman"/>
        </w:rPr>
      </w:pPr>
      <w:r w:rsidRPr="009A3944">
        <w:rPr>
          <w:rStyle w:val="basetext"/>
          <w:rFonts w:cs="Times New Roman"/>
        </w:rPr>
        <w:t xml:space="preserve"> </w:t>
      </w:r>
      <w:r w:rsidRPr="009A3944">
        <w:rPr>
          <w:rStyle w:val="CDT"/>
          <w:rFonts w:ascii="Times New Roman" w:hAnsi="Times New Roman" w:cs="Times New Roman"/>
          <w:sz w:val="24"/>
        </w:rPr>
        <w:t>bad_exception</w:t>
      </w:r>
      <w:r w:rsidRPr="009A3944">
        <w:rPr>
          <w:rStyle w:val="basetext"/>
          <w:rFonts w:cs="Times New Roman"/>
        </w:rPr>
        <w:t>.</w:t>
      </w:r>
    </w:p>
    <w:p w:rsidR="003038D8" w:rsidRPr="009A3944" w:rsidRDefault="003038D8" w:rsidP="003038D8">
      <w:pPr>
        <w:numPr>
          <w:ilvl w:val="0"/>
          <w:numId w:val="209"/>
        </w:numPr>
        <w:suppressAutoHyphens/>
        <w:rPr>
          <w:rStyle w:val="basetext"/>
          <w:rFonts w:cs="Times New Roman"/>
        </w:rPr>
      </w:pPr>
      <w:r w:rsidRPr="009A3944">
        <w:rPr>
          <w:rStyle w:val="basetext"/>
          <w:rFonts w:cs="Times New Roman"/>
        </w:rPr>
        <w:t xml:space="preserve"> </w:t>
      </w:r>
      <w:r w:rsidRPr="009A3944">
        <w:rPr>
          <w:rStyle w:val="CDT"/>
          <w:rFonts w:ascii="Times New Roman" w:hAnsi="Times New Roman" w:cs="Times New Roman"/>
          <w:sz w:val="24"/>
        </w:rPr>
        <w:t>out_of_range</w:t>
      </w:r>
      <w:r w:rsidRPr="009A3944">
        <w:rPr>
          <w:rStyle w:val="basetext"/>
          <w:rFonts w:cs="Times New Roman"/>
        </w:rPr>
        <w:t>.</w:t>
      </w:r>
    </w:p>
    <w:p w:rsidR="003038D8" w:rsidRPr="009A3944" w:rsidRDefault="003038D8" w:rsidP="003038D8">
      <w:pPr>
        <w:numPr>
          <w:ilvl w:val="0"/>
          <w:numId w:val="209"/>
        </w:numPr>
        <w:suppressAutoHyphens/>
        <w:rPr>
          <w:rStyle w:val="basetext"/>
          <w:rFonts w:cs="Times New Roman"/>
        </w:rPr>
      </w:pPr>
      <w:r w:rsidRPr="009A3944">
        <w:rPr>
          <w:rStyle w:val="basetext"/>
          <w:rFonts w:cs="Times New Roman"/>
        </w:rPr>
        <w:t xml:space="preserve"> </w:t>
      </w:r>
      <w:r w:rsidRPr="009A3944">
        <w:rPr>
          <w:rStyle w:val="CDT"/>
          <w:rFonts w:ascii="Times New Roman" w:hAnsi="Times New Roman" w:cs="Times New Roman"/>
          <w:sz w:val="24"/>
        </w:rPr>
        <w:t>overflow_error</w:t>
      </w:r>
      <w:r w:rsidRPr="009A3944">
        <w:rPr>
          <w:rStyle w:val="basetext"/>
          <w:rFonts w:cs="Times New Roman"/>
        </w:rPr>
        <w: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rPr>
          <w:rStyle w:val="basetext"/>
          <w:rFonts w:cs="Times New Roman"/>
          <w:color w:val="auto"/>
        </w:rPr>
      </w:pPr>
      <w:r w:rsidRPr="009A3944">
        <w:rPr>
          <w:rStyle w:val="basetext"/>
          <w:rFonts w:cs="Times New Roman"/>
          <w:color w:val="auto"/>
        </w:rPr>
        <w:t>15. Both “ignoring the exception” and “aborting the program” are error-handling techniques that:</w:t>
      </w:r>
    </w:p>
    <w:p w:rsidR="003038D8" w:rsidRPr="009A3944" w:rsidRDefault="003038D8" w:rsidP="003038D8">
      <w:pPr>
        <w:numPr>
          <w:ilvl w:val="0"/>
          <w:numId w:val="210"/>
        </w:numPr>
        <w:suppressAutoHyphens/>
        <w:rPr>
          <w:rStyle w:val="basetext"/>
          <w:rFonts w:cs="Times New Roman"/>
        </w:rPr>
      </w:pPr>
      <w:r w:rsidRPr="009A3944">
        <w:rPr>
          <w:rFonts w:ascii="Times New Roman" w:hAnsi="Times New Roman" w:cs="Times New Roman"/>
          <w:sz w:val="24"/>
        </w:rPr>
        <w:t xml:space="preserve"> Cannot be used if the error is fatal</w:t>
      </w:r>
      <w:r w:rsidRPr="009A3944">
        <w:rPr>
          <w:rStyle w:val="basetext"/>
          <w:rFonts w:cs="Times New Roman"/>
        </w:rPr>
        <w:t>.</w:t>
      </w:r>
    </w:p>
    <w:p w:rsidR="003038D8" w:rsidRPr="009A3944" w:rsidRDefault="003038D8" w:rsidP="003038D8">
      <w:pPr>
        <w:numPr>
          <w:ilvl w:val="0"/>
          <w:numId w:val="210"/>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Always result in a resource leak</w:t>
      </w:r>
      <w:r w:rsidRPr="009A3944">
        <w:rPr>
          <w:rStyle w:val="basetext"/>
          <w:rFonts w:cs="Times New Roman"/>
        </w:rPr>
        <w:t>.</w:t>
      </w:r>
    </w:p>
    <w:p w:rsidR="003038D8" w:rsidRPr="009A3944" w:rsidRDefault="003038D8" w:rsidP="003038D8">
      <w:pPr>
        <w:numPr>
          <w:ilvl w:val="0"/>
          <w:numId w:val="210"/>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Should not be used for mission-critical applications</w:t>
      </w:r>
      <w:r w:rsidRPr="009A3944">
        <w:rPr>
          <w:rStyle w:val="basetext"/>
          <w:rFonts w:cs="Times New Roman"/>
        </w:rPr>
        <w:t>.</w:t>
      </w:r>
    </w:p>
    <w:p w:rsidR="003038D8" w:rsidRPr="009A3944" w:rsidRDefault="003038D8" w:rsidP="003038D8">
      <w:pPr>
        <w:numPr>
          <w:ilvl w:val="0"/>
          <w:numId w:val="210"/>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Allow program execution to proceed as if no error had occurred</w:t>
      </w:r>
      <w:r w:rsidRPr="009A3944">
        <w:rPr>
          <w:rStyle w:val="basetext"/>
          <w:rFonts w:cs="Times New Roman"/>
        </w:rPr>
        <w:t>.</w:t>
      </w:r>
    </w:p>
    <w:p w:rsidR="003038D8" w:rsidRPr="009A3944" w:rsidRDefault="003038D8" w:rsidP="003038D8">
      <w:pPr>
        <w:rPr>
          <w:rStyle w:val="basetext"/>
          <w:b/>
        </w:rPr>
      </w:pPr>
    </w:p>
    <w:p w:rsidR="003038D8" w:rsidRPr="009A3944" w:rsidRDefault="003038D8" w:rsidP="003038D8">
      <w:pPr>
        <w:outlineLvl w:val="0"/>
        <w:rPr>
          <w:rStyle w:val="basetext"/>
        </w:rPr>
      </w:pPr>
    </w:p>
    <w:p w:rsidR="003038D8" w:rsidRPr="009A3944" w:rsidRDefault="003038D8" w:rsidP="003038D8">
      <w:pPr>
        <w:rPr>
          <w:rStyle w:val="basetext"/>
        </w:rPr>
      </w:pPr>
    </w:p>
    <w:p w:rsidR="003038D8" w:rsidRPr="009A3944" w:rsidRDefault="003038D8" w:rsidP="003038D8"/>
    <w:p w:rsidR="003038D8" w:rsidRPr="009A3944" w:rsidRDefault="003038D8" w:rsidP="003038D8">
      <w:pPr>
        <w:jc w:val="both"/>
      </w:pPr>
    </w:p>
    <w:p w:rsidR="003038D8" w:rsidRPr="009A3944" w:rsidRDefault="003038D8" w:rsidP="003038D8">
      <w:pPr>
        <w:rPr>
          <w:rFonts w:ascii="Times New Roman" w:hAnsi="Times New Roman" w:cs="Times New Roman"/>
          <w:bCs w:val="0"/>
          <w:sz w:val="24"/>
        </w:rPr>
      </w:pPr>
      <w:r w:rsidRPr="009A3944">
        <w:br w:type="page"/>
      </w:r>
    </w:p>
    <w:p w:rsidR="003038D8" w:rsidRPr="009A3944" w:rsidRDefault="003038D8" w:rsidP="003038D8">
      <w:pPr>
        <w:rPr>
          <w:rFonts w:ascii="Times New Roman" w:hAnsi="Times New Roman" w:cs="Times New Roman"/>
          <w:b/>
          <w:sz w:val="24"/>
        </w:rPr>
      </w:pPr>
      <w:r w:rsidRPr="009A3944">
        <w:rPr>
          <w:rFonts w:ascii="Times New Roman" w:hAnsi="Times New Roman" w:cs="Times New Roman"/>
          <w:b/>
          <w:sz w:val="24"/>
        </w:rPr>
        <w:t>Lesson 13: File Processing</w:t>
      </w:r>
    </w:p>
    <w:p w:rsidR="003038D8" w:rsidRPr="009A3944" w:rsidRDefault="003038D8" w:rsidP="003038D8"/>
    <w:p w:rsidR="003038D8" w:rsidRPr="009A3944" w:rsidRDefault="003038D8" w:rsidP="003038D8">
      <w:pPr>
        <w:rPr>
          <w:rFonts w:ascii="Times New Roman" w:hAnsi="Times New Roman" w:cs="Times New Roman"/>
          <w:sz w:val="24"/>
        </w:rPr>
      </w:pPr>
      <w:r w:rsidRPr="009A3944">
        <w:rPr>
          <w:rFonts w:ascii="Times New Roman" w:hAnsi="Times New Roman" w:cs="Times New Roman"/>
          <w:sz w:val="24"/>
        </w:rPr>
        <w:t xml:space="preserve">Storage of data in variables and arrays is temporary. </w:t>
      </w:r>
      <w:bookmarkStart w:id="716" w:name="ch17term17"/>
      <w:bookmarkEnd w:id="716"/>
      <w:r w:rsidRPr="009A3944">
        <w:rPr>
          <w:rFonts w:ascii="Times New Roman" w:hAnsi="Times New Roman" w:cs="Times New Roman"/>
          <w:b/>
          <w:sz w:val="24"/>
        </w:rPr>
        <w:t>Files</w:t>
      </w:r>
      <w:r w:rsidRPr="009A3944">
        <w:rPr>
          <w:rFonts w:ascii="Times New Roman" w:hAnsi="Times New Roman" w:cs="Times New Roman"/>
          <w:sz w:val="24"/>
        </w:rPr>
        <w:t xml:space="preserve"> are used for </w:t>
      </w:r>
      <w:bookmarkStart w:id="717" w:name="ch17term13"/>
      <w:bookmarkEnd w:id="717"/>
      <w:r w:rsidRPr="009A3944">
        <w:rPr>
          <w:rFonts w:ascii="Times New Roman" w:hAnsi="Times New Roman" w:cs="Times New Roman"/>
          <w:b/>
          <w:sz w:val="24"/>
        </w:rPr>
        <w:t xml:space="preserve">data persistence </w:t>
      </w:r>
      <w:r w:rsidRPr="009A3944">
        <w:rPr>
          <w:rFonts w:ascii="Times New Roman" w:hAnsi="Times New Roman" w:cs="Times New Roman"/>
          <w:sz w:val="24"/>
        </w:rPr>
        <w:t xml:space="preserve">permanent retention of large amounts of data. Computers store files on </w:t>
      </w:r>
      <w:bookmarkStart w:id="718" w:name="ch17term38"/>
      <w:bookmarkEnd w:id="718"/>
      <w:r w:rsidRPr="009A3944">
        <w:rPr>
          <w:rFonts w:ascii="Times New Roman" w:hAnsi="Times New Roman" w:cs="Times New Roman"/>
          <w:b/>
          <w:sz w:val="24"/>
        </w:rPr>
        <w:t>secondary storage devices</w:t>
      </w:r>
      <w:r w:rsidRPr="009A3944">
        <w:rPr>
          <w:rFonts w:ascii="Times New Roman" w:hAnsi="Times New Roman" w:cs="Times New Roman"/>
          <w:sz w:val="24"/>
        </w:rPr>
        <w:t>, such as magnetic disks, optical disks and tapes.</w:t>
      </w:r>
    </w:p>
    <w:p w:rsidR="003038D8" w:rsidRPr="009A3944" w:rsidRDefault="003038D8" w:rsidP="003038D8"/>
    <w:p w:rsidR="003038D8" w:rsidRPr="009A3944" w:rsidRDefault="003038D8" w:rsidP="003038D8">
      <w:pPr>
        <w:pStyle w:val="Heading8"/>
        <w:rPr>
          <w:rFonts w:ascii="Times New Roman" w:hAnsi="Times New Roman" w:cs="Times New Roman"/>
          <w:sz w:val="24"/>
        </w:rPr>
      </w:pPr>
      <w:r w:rsidRPr="009A3944">
        <w:rPr>
          <w:rFonts w:ascii="Times New Roman" w:hAnsi="Times New Roman" w:cs="Times New Roman"/>
          <w:sz w:val="24"/>
        </w:rPr>
        <w:t>The Data Hierarchy</w:t>
      </w:r>
    </w:p>
    <w:p w:rsidR="003038D8" w:rsidRPr="009A3944" w:rsidRDefault="003038D8" w:rsidP="003038D8">
      <w:pPr>
        <w:pStyle w:val="doctext"/>
      </w:pPr>
      <w:r w:rsidRPr="009A3944">
        <w:t xml:space="preserve">Ultimately, all data items that digital computers process are reduced to combinations of zeros and ones. This occurs because it is simple and economical to build electronic devices that can assume two stable states one state represents </w:t>
      </w:r>
      <w:r w:rsidRPr="009A3944">
        <w:rPr>
          <w:rStyle w:val="HTMLTypewriter"/>
        </w:rPr>
        <w:t>0</w:t>
      </w:r>
      <w:r w:rsidRPr="009A3944">
        <w:t xml:space="preserve"> and the other represents </w:t>
      </w:r>
      <w:r w:rsidRPr="009A3944">
        <w:rPr>
          <w:rStyle w:val="HTMLTypewriter"/>
        </w:rPr>
        <w:t>1</w:t>
      </w:r>
      <w:r w:rsidRPr="009A3944">
        <w:t xml:space="preserve">. It is remarkable that the impressive functions performed by computers involve only the most fundamental manipulations of </w:t>
      </w:r>
      <w:r w:rsidRPr="009A3944">
        <w:rPr>
          <w:rStyle w:val="HTMLTypewriter"/>
        </w:rPr>
        <w:t>0</w:t>
      </w:r>
      <w:r w:rsidRPr="009A3944">
        <w:t xml:space="preserve">s and </w:t>
      </w:r>
      <w:r w:rsidRPr="009A3944">
        <w:rPr>
          <w:rStyle w:val="HTMLTypewriter"/>
        </w:rPr>
        <w:t>1</w:t>
      </w:r>
      <w:r w:rsidRPr="009A3944">
        <w:t>s.</w:t>
      </w:r>
    </w:p>
    <w:p w:rsidR="003038D8" w:rsidRPr="009A3944" w:rsidRDefault="003038D8" w:rsidP="003038D8">
      <w:pPr>
        <w:pStyle w:val="doctext"/>
      </w:pPr>
      <w:r w:rsidRPr="009A3944">
        <w:t xml:space="preserve">The smallest data item that computers support is called a </w:t>
      </w:r>
      <w:bookmarkStart w:id="719" w:name="ch17term2"/>
      <w:bookmarkEnd w:id="719"/>
      <w:r w:rsidRPr="009A3944">
        <w:rPr>
          <w:b/>
          <w:bCs/>
        </w:rPr>
        <w:t>bit</w:t>
      </w:r>
      <w:r w:rsidRPr="009A3944">
        <w:t xml:space="preserve"> (short for "</w:t>
      </w:r>
      <w:bookmarkStart w:id="720" w:name="ch17term1"/>
      <w:bookmarkEnd w:id="720"/>
      <w:r w:rsidRPr="009A3944">
        <w:rPr>
          <w:b/>
          <w:bCs/>
        </w:rPr>
        <w:t xml:space="preserve">binary digit </w:t>
      </w:r>
      <w:r w:rsidRPr="009A3944">
        <w:t xml:space="preserve">"a digit that can assume one of two values). Each data item, or bit, can assume either the value </w:t>
      </w:r>
      <w:r w:rsidRPr="009A3944">
        <w:rPr>
          <w:rStyle w:val="HTMLTypewriter"/>
        </w:rPr>
        <w:t>0</w:t>
      </w:r>
      <w:r w:rsidRPr="009A3944">
        <w:t xml:space="preserve"> or the value </w:t>
      </w:r>
      <w:r w:rsidRPr="009A3944">
        <w:rPr>
          <w:rStyle w:val="HTMLTypewriter"/>
        </w:rPr>
        <w:t>1</w:t>
      </w:r>
      <w:r w:rsidRPr="009A3944">
        <w:t xml:space="preserve">. Computer circuitry performs various simple bit manipulations, such as examining the value of a bit, setting the value of a bit and reversing a bit (from </w:t>
      </w:r>
      <w:r w:rsidRPr="009A3944">
        <w:rPr>
          <w:rStyle w:val="HTMLTypewriter"/>
        </w:rPr>
        <w:t>1</w:t>
      </w:r>
      <w:r w:rsidRPr="009A3944">
        <w:t xml:space="preserve"> to </w:t>
      </w:r>
      <w:r w:rsidRPr="009A3944">
        <w:rPr>
          <w:rStyle w:val="HTMLTypewriter"/>
        </w:rPr>
        <w:t>0</w:t>
      </w:r>
      <w:r w:rsidRPr="009A3944">
        <w:t xml:space="preserve"> or from </w:t>
      </w:r>
      <w:r w:rsidRPr="009A3944">
        <w:rPr>
          <w:rStyle w:val="HTMLTypewriter"/>
        </w:rPr>
        <w:t>0</w:t>
      </w:r>
      <w:r w:rsidRPr="009A3944">
        <w:t xml:space="preserve"> to </w:t>
      </w:r>
      <w:r w:rsidRPr="009A3944">
        <w:rPr>
          <w:rStyle w:val="HTMLTypewriter"/>
        </w:rPr>
        <w:t>1</w:t>
      </w:r>
      <w:r w:rsidRPr="009A3944">
        <w:t>).</w:t>
      </w:r>
    </w:p>
    <w:p w:rsidR="003038D8" w:rsidRPr="009A3944" w:rsidRDefault="003038D8" w:rsidP="003038D8">
      <w:pPr>
        <w:pStyle w:val="doctext"/>
      </w:pPr>
      <w:r w:rsidRPr="009A3944">
        <w:t xml:space="preserve">Programming with data in the low-level form of bits is cumbersome. It is preferable to program with data in forms such as </w:t>
      </w:r>
      <w:bookmarkStart w:id="721" w:name="ch17term14"/>
      <w:bookmarkEnd w:id="721"/>
      <w:r w:rsidRPr="009A3944">
        <w:rPr>
          <w:b/>
          <w:bCs/>
        </w:rPr>
        <w:t>decimal digits</w:t>
      </w:r>
      <w:r w:rsidRPr="009A3944">
        <w:t xml:space="preserve"> (i.e., 0, 1, 2, 3, 4, 5, 6, 7, 8 and 9), </w:t>
      </w:r>
      <w:r w:rsidRPr="009A3944">
        <w:rPr>
          <w:rStyle w:val="docemphstrong"/>
        </w:rPr>
        <w:t>letters</w:t>
      </w:r>
      <w:r w:rsidRPr="009A3944">
        <w:t xml:space="preserve"> (i.e., A through Z and a through z) and </w:t>
      </w:r>
      <w:bookmarkStart w:id="722" w:name="ch17term44"/>
      <w:bookmarkEnd w:id="722"/>
      <w:r w:rsidRPr="009A3944">
        <w:rPr>
          <w:b/>
          <w:bCs/>
        </w:rPr>
        <w:t>special symbols</w:t>
      </w:r>
      <w:r w:rsidRPr="009A3944">
        <w:t xml:space="preserve"> (i.e., $, @, %, &amp;, *, (, ), -, +, ", :, ?, / and many others). Digits, letters and special symbols are referred to as </w:t>
      </w:r>
      <w:bookmarkStart w:id="723" w:name="ch17term4"/>
      <w:bookmarkEnd w:id="723"/>
      <w:r w:rsidRPr="009A3944">
        <w:rPr>
          <w:b/>
          <w:bCs/>
        </w:rPr>
        <w:t>characters</w:t>
      </w:r>
      <w:r w:rsidRPr="009A3944">
        <w:t xml:space="preserve">. The set of all characters used to write programs and represent data items on a particular computer is called that computer's </w:t>
      </w:r>
      <w:bookmarkStart w:id="724" w:name="ch17term5"/>
      <w:bookmarkEnd w:id="724"/>
      <w:r w:rsidRPr="009A3944">
        <w:rPr>
          <w:b/>
          <w:bCs/>
        </w:rPr>
        <w:t>character set</w:t>
      </w:r>
      <w:r w:rsidRPr="009A3944">
        <w:t xml:space="preserve">. Because computers can process only </w:t>
      </w:r>
      <w:r w:rsidRPr="009A3944">
        <w:rPr>
          <w:rStyle w:val="HTMLTypewriter"/>
        </w:rPr>
        <w:t>1</w:t>
      </w:r>
      <w:r w:rsidRPr="009A3944">
        <w:t xml:space="preserve">s and </w:t>
      </w:r>
      <w:r w:rsidRPr="009A3944">
        <w:rPr>
          <w:rStyle w:val="HTMLTypewriter"/>
        </w:rPr>
        <w:t>0</w:t>
      </w:r>
      <w:r w:rsidRPr="009A3944">
        <w:t xml:space="preserve">s, every character in a computer's character set is represented as a pattern of </w:t>
      </w:r>
      <w:r w:rsidRPr="009A3944">
        <w:rPr>
          <w:rStyle w:val="HTMLTypewriter"/>
        </w:rPr>
        <w:t>1</w:t>
      </w:r>
      <w:r w:rsidRPr="009A3944">
        <w:t xml:space="preserve">s and </w:t>
      </w:r>
      <w:r w:rsidRPr="009A3944">
        <w:rPr>
          <w:rStyle w:val="HTMLTypewriter"/>
        </w:rPr>
        <w:t>0</w:t>
      </w:r>
      <w:r w:rsidRPr="009A3944">
        <w:t xml:space="preserve">s. </w:t>
      </w:r>
      <w:bookmarkStart w:id="725" w:name="ch17term3"/>
      <w:bookmarkEnd w:id="725"/>
      <w:r w:rsidRPr="009A3944">
        <w:rPr>
          <w:b/>
          <w:bCs/>
        </w:rPr>
        <w:t>Bytes</w:t>
      </w:r>
      <w:r w:rsidRPr="009A3944">
        <w:t xml:space="preserve"> are composed </w:t>
      </w:r>
      <w:bookmarkStart w:id="726" w:name="idd1e190542"/>
      <w:bookmarkStart w:id="727" w:name="idd1e190539"/>
      <w:bookmarkStart w:id="728" w:name="idd1e190536"/>
      <w:bookmarkStart w:id="729" w:name="idd1e190533"/>
      <w:bookmarkStart w:id="730" w:name="idd1e190530"/>
      <w:bookmarkEnd w:id="726"/>
      <w:bookmarkEnd w:id="727"/>
      <w:bookmarkEnd w:id="728"/>
      <w:bookmarkEnd w:id="729"/>
      <w:bookmarkEnd w:id="730"/>
      <w:r w:rsidRPr="009A3944">
        <w:t xml:space="preserve">of eight bits. Programmers create programs and data items with characters; computers manipulate and process these characters as patterns of bits. For example, C++ provides data type </w:t>
      </w:r>
      <w:r w:rsidRPr="009A3944">
        <w:rPr>
          <w:rStyle w:val="HTMLTypewriter"/>
        </w:rPr>
        <w:t>char</w:t>
      </w:r>
      <w:r w:rsidRPr="009A3944">
        <w:t xml:space="preserve">. Each </w:t>
      </w:r>
      <w:r w:rsidRPr="009A3944">
        <w:rPr>
          <w:rStyle w:val="HTMLTypewriter"/>
        </w:rPr>
        <w:t>char</w:t>
      </w:r>
      <w:r w:rsidRPr="009A3944">
        <w:t xml:space="preserve"> occupies one byte of memory. C++ also provides data type </w:t>
      </w:r>
      <w:r w:rsidRPr="009A3944">
        <w:rPr>
          <w:rStyle w:val="HTMLTypewriter"/>
        </w:rPr>
        <w:t>wchar_t,</w:t>
      </w:r>
      <w:r w:rsidRPr="009A3944">
        <w:t xml:space="preserve"> which can occupy more than one byte (to support larger character sets, such as the </w:t>
      </w:r>
      <w:r w:rsidRPr="009A3944">
        <w:rPr>
          <w:rStyle w:val="docemphstrong"/>
        </w:rPr>
        <w:t>Unicode</w:t>
      </w:r>
      <w:r w:rsidRPr="009A3944">
        <w:rPr>
          <w:rStyle w:val="docemphstrong"/>
          <w:vertAlign w:val="superscript"/>
        </w:rPr>
        <w:t>®</w:t>
      </w:r>
      <w:r w:rsidRPr="009A3944">
        <w:rPr>
          <w:rStyle w:val="docemphstrong"/>
        </w:rPr>
        <w:t xml:space="preserve"> character set</w:t>
      </w:r>
      <w:r w:rsidRPr="009A3944">
        <w:t>). For more information on Unicode</w:t>
      </w:r>
      <w:r w:rsidRPr="009A3944">
        <w:rPr>
          <w:vertAlign w:val="superscript"/>
        </w:rPr>
        <w:t>®</w:t>
      </w:r>
      <w:r w:rsidRPr="009A3944">
        <w:t xml:space="preserve">, visit </w:t>
      </w:r>
      <w:hyperlink r:id="rId39" w:tgtFrame="_blank" w:history="1">
        <w:r w:rsidRPr="009A3944">
          <w:rPr>
            <w:rStyle w:val="Hyperlink"/>
            <w:color w:val="auto"/>
          </w:rPr>
          <w:t>www.unicode.org</w:t>
        </w:r>
      </w:hyperlink>
      <w:r w:rsidRPr="009A3944">
        <w:t>.</w:t>
      </w:r>
    </w:p>
    <w:p w:rsidR="003038D8" w:rsidRPr="009A3944" w:rsidRDefault="003038D8" w:rsidP="003038D8">
      <w:pPr>
        <w:rPr>
          <w:rFonts w:ascii="Times New Roman" w:hAnsi="Times New Roman" w:cs="Times New Roman"/>
          <w:sz w:val="24"/>
        </w:rPr>
      </w:pPr>
      <w:r w:rsidRPr="009A3944">
        <w:rPr>
          <w:rFonts w:ascii="Times New Roman" w:hAnsi="Times New Roman" w:cs="Times New Roman"/>
          <w:sz w:val="24"/>
        </w:rPr>
        <w:t>When data needs to be archived or stored in nonvolatile memory areas such as a hard disk, programmers look to data files as a viable answer for storing and retrieving data after the computer’s power has been turned off.</w:t>
      </w:r>
    </w:p>
    <w:p w:rsidR="003038D8" w:rsidRPr="009A3944" w:rsidRDefault="003038D8" w:rsidP="003038D8">
      <w:pPr>
        <w:rPr>
          <w:rFonts w:ascii="Times New Roman" w:hAnsi="Times New Roman" w:cs="Times New Roman"/>
          <w:sz w:val="24"/>
        </w:rPr>
      </w:pPr>
      <w:r w:rsidRPr="009A3944">
        <w:rPr>
          <w:rFonts w:ascii="Times New Roman" w:hAnsi="Times New Roman" w:cs="Times New Roman"/>
          <w:sz w:val="24"/>
        </w:rPr>
        <w:t xml:space="preserve">Data files are often text-based and are used for storing and retrieving related information like that stored in a database. Managing the information contained in data files is up to the programmer. </w:t>
      </w:r>
    </w:p>
    <w:p w:rsidR="003038D8" w:rsidRPr="009A3944" w:rsidRDefault="003038D8" w:rsidP="003038D8">
      <w:pPr>
        <w:rPr>
          <w:rFonts w:ascii="Times New Roman" w:hAnsi="Times New Roman" w:cs="Times New Roman"/>
          <w:sz w:val="24"/>
        </w:rPr>
      </w:pPr>
      <w:r w:rsidRPr="009A3944">
        <w:rPr>
          <w:rFonts w:ascii="Times New Roman" w:hAnsi="Times New Roman" w:cs="Times New Roman"/>
          <w:sz w:val="24"/>
        </w:rPr>
        <w:t xml:space="preserve">Each file ends either with an </w:t>
      </w:r>
      <w:r w:rsidRPr="009A3944">
        <w:rPr>
          <w:rFonts w:ascii="Times New Roman" w:hAnsi="Times New Roman" w:cs="Times New Roman"/>
          <w:b/>
          <w:sz w:val="24"/>
        </w:rPr>
        <w:t>end-of-file marker</w:t>
      </w:r>
      <w:r w:rsidRPr="009A3944">
        <w:rPr>
          <w:rFonts w:ascii="Times New Roman" w:hAnsi="Times New Roman" w:cs="Times New Roman"/>
          <w:sz w:val="24"/>
        </w:rPr>
        <w:t xml:space="preserve"> or at a specific byte number recorded in a system-maintained, administrative data structure. When a file is </w:t>
      </w:r>
      <w:r w:rsidRPr="009A3944">
        <w:rPr>
          <w:rStyle w:val="docemphasis"/>
          <w:rFonts w:ascii="Times New Roman" w:hAnsi="Times New Roman" w:cs="Times New Roman"/>
          <w:sz w:val="24"/>
        </w:rPr>
        <w:t>opened</w:t>
      </w:r>
      <w:r w:rsidRPr="009A3944">
        <w:rPr>
          <w:rFonts w:ascii="Times New Roman" w:hAnsi="Times New Roman" w:cs="Times New Roman"/>
          <w:sz w:val="24"/>
        </w:rPr>
        <w:t>, an object is created, and a stream is associated with the object.</w:t>
      </w:r>
    </w:p>
    <w:p w:rsidR="003038D8" w:rsidRPr="009A3944" w:rsidRDefault="003038D8" w:rsidP="003038D8">
      <w:pPr>
        <w:pStyle w:val="doctext"/>
      </w:pPr>
      <w:r w:rsidRPr="009A3944">
        <w:t xml:space="preserve">Just as characters are composed of bits, </w:t>
      </w:r>
      <w:bookmarkStart w:id="731" w:name="ch17term16"/>
      <w:bookmarkEnd w:id="731"/>
      <w:r w:rsidRPr="009A3944">
        <w:rPr>
          <w:b/>
          <w:bCs/>
        </w:rPr>
        <w:t>fields</w:t>
      </w:r>
      <w:r w:rsidRPr="009A3944">
        <w:t xml:space="preserve"> are composed of characters. A field is a group of characters that conveys some meaning. For example, a field consisting of uppercase and lowercase letters can represent a person's name.</w:t>
      </w:r>
    </w:p>
    <w:p w:rsidR="003038D8" w:rsidRPr="009A3944" w:rsidRDefault="003038D8" w:rsidP="003038D8">
      <w:pPr>
        <w:pStyle w:val="doctext"/>
      </w:pPr>
      <w:r w:rsidRPr="009A3944">
        <w:t xml:space="preserve">Data items processed by computers form a </w:t>
      </w:r>
      <w:bookmarkStart w:id="732" w:name="ch17term12"/>
      <w:bookmarkEnd w:id="732"/>
      <w:r w:rsidRPr="009A3944">
        <w:rPr>
          <w:b/>
          <w:bCs/>
        </w:rPr>
        <w:t>data hierarchy</w:t>
      </w:r>
      <w:r w:rsidRPr="009A3944">
        <w:t xml:space="preserve"> (</w:t>
      </w:r>
      <w:hyperlink r:id="rId40" w:anchor="ch17fig01" w:history="1">
        <w:r w:rsidRPr="009A3944">
          <w:rPr>
            <w:rStyle w:val="Hyperlink"/>
            <w:color w:val="auto"/>
          </w:rPr>
          <w:t>Fig. 17.1</w:t>
        </w:r>
      </w:hyperlink>
      <w:r w:rsidRPr="009A3944">
        <w:t>), in which data items become larger and more complex in structure as we progress from bits, to characters, to fields and to larger data aggregates.</w:t>
      </w:r>
    </w:p>
    <w:p w:rsidR="003038D8" w:rsidRPr="009A3944" w:rsidRDefault="003038D8" w:rsidP="003038D8">
      <w:pPr>
        <w:pStyle w:val="Heading8"/>
        <w:rPr>
          <w:rFonts w:ascii="Times New Roman" w:hAnsi="Times New Roman" w:cs="Times New Roman"/>
          <w:sz w:val="24"/>
        </w:rPr>
      </w:pPr>
      <w:r w:rsidRPr="009A3944">
        <w:rPr>
          <w:rFonts w:ascii="Times New Roman" w:hAnsi="Times New Roman" w:cs="Times New Roman"/>
          <w:sz w:val="24"/>
        </w:rPr>
        <w:t>Files and Streams</w:t>
      </w:r>
    </w:p>
    <w:p w:rsidR="003038D8" w:rsidRPr="009A3944" w:rsidRDefault="003038D8" w:rsidP="003038D8">
      <w:pPr>
        <w:pStyle w:val="doctext"/>
      </w:pPr>
      <w:r w:rsidRPr="009A3944">
        <w:t>C++ views each file as a sequence of bytes (</w:t>
      </w:r>
      <w:hyperlink r:id="rId41" w:anchor="ch17fig02" w:history="1">
        <w:r w:rsidRPr="009A3944">
          <w:rPr>
            <w:rStyle w:val="Hyperlink"/>
            <w:rFonts w:eastAsia="Courier New"/>
            <w:color w:val="auto"/>
          </w:rPr>
          <w:t>Fig. 17.2</w:t>
        </w:r>
      </w:hyperlink>
      <w:r w:rsidRPr="009A3944">
        <w:t xml:space="preserve">). Each file ends either with an </w:t>
      </w:r>
      <w:bookmarkStart w:id="733" w:name="ch17term15"/>
      <w:bookmarkEnd w:id="733"/>
      <w:r w:rsidRPr="009A3944">
        <w:rPr>
          <w:b/>
          <w:bCs/>
        </w:rPr>
        <w:t>end-of-file marker</w:t>
      </w:r>
      <w:r w:rsidRPr="009A3944">
        <w:t xml:space="preserve"> or at a specific byte number recorded in a system-maintained, administrative data structure. When a file is </w:t>
      </w:r>
      <w:r w:rsidRPr="009A3944">
        <w:rPr>
          <w:rStyle w:val="docemphasis"/>
        </w:rPr>
        <w:t>opened</w:t>
      </w:r>
      <w:r w:rsidRPr="009A3944">
        <w:t xml:space="preserve">, an object is created, and a stream is associated with the object. </w:t>
      </w:r>
    </w:p>
    <w:p w:rsidR="003038D8" w:rsidRPr="009A3944" w:rsidRDefault="003038D8" w:rsidP="003038D8">
      <w:pPr>
        <w:pStyle w:val="doctext"/>
      </w:pPr>
      <w:r w:rsidRPr="009A3944">
        <w:t xml:space="preserve">To perform file processing in C++, header files </w:t>
      </w:r>
      <w:r w:rsidRPr="009A3944">
        <w:rPr>
          <w:rStyle w:val="HTMLTypewriter"/>
        </w:rPr>
        <w:t>&lt;iostream&gt;</w:t>
      </w:r>
      <w:r w:rsidRPr="009A3944">
        <w:t xml:space="preserve"> and </w:t>
      </w:r>
      <w:r w:rsidRPr="009A3944">
        <w:rPr>
          <w:rStyle w:val="HTMLTypewriter"/>
        </w:rPr>
        <w:t>&lt;fstream&gt;</w:t>
      </w:r>
      <w:r w:rsidRPr="009A3944">
        <w:t xml:space="preserve"> must be included.</w:t>
      </w:r>
    </w:p>
    <w:p w:rsidR="003038D8" w:rsidRPr="009A3944" w:rsidRDefault="003038D8" w:rsidP="003038D8">
      <w:pPr>
        <w:pStyle w:val="Heading8"/>
        <w:rPr>
          <w:rFonts w:ascii="Times New Roman" w:hAnsi="Times New Roman" w:cs="Times New Roman"/>
          <w:sz w:val="24"/>
        </w:rPr>
      </w:pPr>
      <w:r w:rsidRPr="009A3944">
        <w:rPr>
          <w:rFonts w:ascii="Times New Roman" w:hAnsi="Times New Roman" w:cs="Times New Roman"/>
          <w:sz w:val="24"/>
        </w:rPr>
        <w:t>Creating a Sequential File</w:t>
      </w:r>
    </w:p>
    <w:p w:rsidR="003038D8" w:rsidRPr="009A3944" w:rsidRDefault="003038D8" w:rsidP="003038D8">
      <w:pPr>
        <w:pStyle w:val="doctext"/>
      </w:pPr>
      <w:r w:rsidRPr="009A3944">
        <w:t>C++ imposes no structure on a file. Thus, a concept like that of a "record" does not exist in a C++ file. Therefore, the programmer must structure files to meet the application's requirements. In the following example, we see how the programmer can impose a simple record structure on a file.</w:t>
      </w:r>
    </w:p>
    <w:bookmarkStart w:id="734" w:name="idd1e191051"/>
    <w:bookmarkStart w:id="735" w:name="idd1e191046"/>
    <w:bookmarkStart w:id="736" w:name="idd1e191043"/>
    <w:bookmarkStart w:id="737" w:name="idd1e191040"/>
    <w:bookmarkEnd w:id="734"/>
    <w:bookmarkEnd w:id="735"/>
    <w:bookmarkEnd w:id="736"/>
    <w:bookmarkEnd w:id="737"/>
    <w:p w:rsidR="003038D8" w:rsidRPr="009A3944" w:rsidRDefault="00B62A20" w:rsidP="003038D8">
      <w:pPr>
        <w:pStyle w:val="doctext"/>
      </w:pPr>
      <w:r w:rsidRPr="009A3944">
        <w:fldChar w:fldCharType="begin"/>
      </w:r>
      <w:r w:rsidR="003038D8" w:rsidRPr="009A3944">
        <w:instrText xml:space="preserve"> HYPERLINK "mk:@MSITStore:C:\\Documents%20and%20Settings\\sowmyag\\Desktop\\C++%20How%20to%20Program%205th%20+%20Source%20Codes%20-%20Deitel\\Book\\C++%20How%20to%20Program,%205th%20Edition.chm::/0131857576/ch17lev1sec4.html" \l "ch17fig04" </w:instrText>
      </w:r>
      <w:r w:rsidRPr="009A3944">
        <w:fldChar w:fldCharType="separate"/>
      </w:r>
      <w:r w:rsidR="003038D8" w:rsidRPr="009A3944">
        <w:rPr>
          <w:rStyle w:val="Hyperlink"/>
          <w:color w:val="auto"/>
        </w:rPr>
        <w:t>Figure 17.4</w:t>
      </w:r>
      <w:r w:rsidRPr="009A3944">
        <w:fldChar w:fldCharType="end"/>
      </w:r>
      <w:r w:rsidR="003038D8" w:rsidRPr="009A3944">
        <w:t xml:space="preserve"> creates a sequential file that might be used in an accounts-receivable system to help manage the money owed by a company's credit clients. For each client, the program obtains the client's account number, name and balance (i.e., the amount the client owes the company for goods and services received in the past). The data obtained for each client constitutes a record for that client. The account number serves as the record key in this application; that is, the program creates and maintains the file in account number order. This program assumes the user enters the records in account number order. In a comprehensive </w:t>
      </w:r>
      <w:bookmarkStart w:id="738" w:name="idd1e191163"/>
      <w:bookmarkStart w:id="739" w:name="idd1e191160"/>
      <w:bookmarkStart w:id="740" w:name="idd1e191157"/>
      <w:bookmarkStart w:id="741" w:name="idd1e191154"/>
      <w:bookmarkStart w:id="742" w:name="idd1e191149"/>
      <w:bookmarkStart w:id="743" w:name="idd1e191145"/>
      <w:bookmarkStart w:id="744" w:name="idd1e191142"/>
      <w:bookmarkStart w:id="745" w:name="idd1e191137"/>
      <w:bookmarkStart w:id="746" w:name="idd1e191132"/>
      <w:bookmarkStart w:id="747" w:name="idd1e191127"/>
      <w:bookmarkStart w:id="748" w:name="idd1e191122"/>
      <w:bookmarkStart w:id="749" w:name="idd1e191117"/>
      <w:bookmarkStart w:id="750" w:name="idd1e191112"/>
      <w:bookmarkStart w:id="751" w:name="idd1e191108"/>
      <w:bookmarkStart w:id="752" w:name="idd1e191104"/>
      <w:bookmarkStart w:id="753" w:name="idd1e191101"/>
      <w:bookmarkStart w:id="754" w:name="idd1e191095"/>
      <w:bookmarkStart w:id="755" w:name="idd1e191089"/>
      <w:bookmarkStart w:id="756" w:name="idd1e191083"/>
      <w:bookmarkStart w:id="757" w:name="idd1e191077"/>
      <w:bookmarkStart w:id="758" w:name="idd1e191071"/>
      <w:bookmarkStart w:id="759" w:name="idd1e191065"/>
      <w:bookmarkStart w:id="760" w:name="idd1e191062"/>
      <w:bookmarkStart w:id="761" w:name="idd1e191059"/>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r w:rsidR="003038D8" w:rsidRPr="009A3944">
        <w:t>accounts receivable system, a sorting capability would be provided for the user to enter records in any order the records then would be sorted and written to the file.</w:t>
      </w:r>
    </w:p>
    <w:p w:rsidR="003038D8" w:rsidRPr="009A3944" w:rsidRDefault="003038D8" w:rsidP="003038D8">
      <w:pPr>
        <w:pStyle w:val="doctext"/>
        <w:spacing w:before="0" w:beforeAutospacing="0" w:after="0" w:afterAutospacing="0"/>
        <w:rPr>
          <w:i/>
        </w:rPr>
      </w:pPr>
      <w:r w:rsidRPr="009A3944">
        <w:rPr>
          <w:i/>
        </w:rPr>
        <w:t>Refer to Pages 718 in the textbook for the program</w:t>
      </w:r>
    </w:p>
    <w:p w:rsidR="003038D8" w:rsidRPr="009A3944" w:rsidRDefault="003038D8" w:rsidP="003038D8">
      <w:pPr>
        <w:pStyle w:val="doctext"/>
        <w:spacing w:before="0" w:beforeAutospacing="0" w:after="0" w:afterAutospacing="0"/>
        <w:rPr>
          <w:i/>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1280"/>
        <w:gridCol w:w="7510"/>
      </w:tblGrid>
      <w:tr w:rsidR="003038D8" w:rsidRPr="009A3944" w:rsidTr="00580475">
        <w:trPr>
          <w:tblHeader/>
          <w:tblCellSpacing w:w="0" w:type="dxa"/>
        </w:trPr>
        <w:tc>
          <w:tcPr>
            <w:tcW w:w="0" w:type="auto"/>
            <w:gridSpan w:val="2"/>
            <w:tcBorders>
              <w:top w:val="nil"/>
              <w:left w:val="nil"/>
              <w:bottom w:val="nil"/>
              <w:right w:val="nil"/>
            </w:tcBorders>
            <w:vAlign w:val="center"/>
            <w:hideMark/>
          </w:tcPr>
          <w:p w:rsidR="003038D8" w:rsidRPr="009A3944" w:rsidRDefault="003038D8" w:rsidP="00580475">
            <w:pPr>
              <w:pStyle w:val="Heading5"/>
              <w:jc w:val="center"/>
            </w:pPr>
            <w:r w:rsidRPr="009A3944">
              <w:rPr>
                <w:rFonts w:ascii="Times New Roman" w:hAnsi="Times New Roman" w:cs="Times New Roman"/>
                <w:i w:val="0"/>
              </w:rPr>
              <w:t>Figure 17.5. File open modes</w:t>
            </w:r>
            <w:r w:rsidRPr="009A3944">
              <w:t>.</w:t>
            </w:r>
          </w:p>
        </w:tc>
      </w:tr>
      <w:tr w:rsidR="003038D8" w:rsidRPr="009A3944" w:rsidTr="00580475">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038D8" w:rsidRPr="009A3944" w:rsidRDefault="003038D8" w:rsidP="00580475">
            <w:pPr>
              <w:pStyle w:val="doctext"/>
              <w:rPr>
                <w:b/>
                <w:bCs/>
              </w:rPr>
            </w:pPr>
            <w:r w:rsidRPr="009A3944">
              <w:rPr>
                <w:b/>
                <w:bCs/>
              </w:rPr>
              <w:t>Mode</w:t>
            </w:r>
          </w:p>
        </w:tc>
        <w:tc>
          <w:tcPr>
            <w:tcW w:w="0" w:type="auto"/>
            <w:tcBorders>
              <w:top w:val="outset" w:sz="6" w:space="0" w:color="auto"/>
              <w:left w:val="outset" w:sz="6" w:space="0" w:color="auto"/>
              <w:bottom w:val="outset" w:sz="6" w:space="0" w:color="auto"/>
              <w:right w:val="outset" w:sz="6" w:space="0" w:color="auto"/>
            </w:tcBorders>
            <w:hideMark/>
          </w:tcPr>
          <w:p w:rsidR="003038D8" w:rsidRPr="009A3944" w:rsidRDefault="003038D8" w:rsidP="00580475">
            <w:pPr>
              <w:pStyle w:val="doctext"/>
              <w:rPr>
                <w:b/>
                <w:bCs/>
              </w:rPr>
            </w:pPr>
            <w:r w:rsidRPr="009A3944">
              <w:rPr>
                <w:b/>
                <w:bCs/>
              </w:rPr>
              <w:t>Description</w:t>
            </w:r>
          </w:p>
        </w:tc>
      </w:tr>
      <w:tr w:rsidR="003038D8" w:rsidRPr="009A3944" w:rsidTr="0058047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038D8" w:rsidRPr="009A3944" w:rsidRDefault="003038D8" w:rsidP="00580475">
            <w:pPr>
              <w:pStyle w:val="doctext"/>
            </w:pPr>
            <w:r w:rsidRPr="009A3944">
              <w:rPr>
                <w:rFonts w:ascii="Andale Mono" w:hAnsi="Andale Mono"/>
                <w:sz w:val="20"/>
                <w:szCs w:val="20"/>
              </w:rPr>
              <w:t>ios::app</w:t>
            </w:r>
          </w:p>
        </w:tc>
        <w:tc>
          <w:tcPr>
            <w:tcW w:w="0" w:type="auto"/>
            <w:tcBorders>
              <w:top w:val="outset" w:sz="6" w:space="0" w:color="auto"/>
              <w:left w:val="outset" w:sz="6" w:space="0" w:color="auto"/>
              <w:bottom w:val="outset" w:sz="6" w:space="0" w:color="auto"/>
              <w:right w:val="outset" w:sz="6" w:space="0" w:color="auto"/>
            </w:tcBorders>
            <w:hideMark/>
          </w:tcPr>
          <w:p w:rsidR="003038D8" w:rsidRPr="009A3944" w:rsidRDefault="003038D8" w:rsidP="00580475">
            <w:pPr>
              <w:pStyle w:val="doctext"/>
            </w:pPr>
            <w:r w:rsidRPr="009A3944">
              <w:t>Append all output to the end of the file.</w:t>
            </w:r>
          </w:p>
        </w:tc>
      </w:tr>
      <w:tr w:rsidR="003038D8" w:rsidRPr="009A3944" w:rsidTr="0058047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038D8" w:rsidRPr="009A3944" w:rsidRDefault="003038D8" w:rsidP="00580475">
            <w:pPr>
              <w:pStyle w:val="doctext"/>
            </w:pPr>
            <w:bookmarkStart w:id="762" w:name="ch17term24"/>
            <w:bookmarkEnd w:id="762"/>
            <w:r w:rsidRPr="009A3944">
              <w:rPr>
                <w:rStyle w:val="docemphroman"/>
                <w:rFonts w:ascii="Andale Mono" w:hAnsi="Andale Mono"/>
                <w:sz w:val="20"/>
                <w:szCs w:val="20"/>
              </w:rPr>
              <w:t>ios::ate</w:t>
            </w:r>
          </w:p>
        </w:tc>
        <w:tc>
          <w:tcPr>
            <w:tcW w:w="0" w:type="auto"/>
            <w:tcBorders>
              <w:top w:val="outset" w:sz="6" w:space="0" w:color="auto"/>
              <w:left w:val="outset" w:sz="6" w:space="0" w:color="auto"/>
              <w:bottom w:val="outset" w:sz="6" w:space="0" w:color="auto"/>
              <w:right w:val="outset" w:sz="6" w:space="0" w:color="auto"/>
            </w:tcBorders>
            <w:hideMark/>
          </w:tcPr>
          <w:p w:rsidR="003038D8" w:rsidRPr="009A3944" w:rsidRDefault="003038D8" w:rsidP="00580475">
            <w:pPr>
              <w:pStyle w:val="doctext"/>
            </w:pPr>
            <w:bookmarkStart w:id="763" w:name="ch17term33"/>
            <w:bookmarkEnd w:id="763"/>
            <w:r w:rsidRPr="009A3944">
              <w:rPr>
                <w:rStyle w:val="docemphroman"/>
              </w:rPr>
              <w:t>Open a file</w:t>
            </w:r>
            <w:r w:rsidRPr="009A3944">
              <w:t xml:space="preserve"> for output and move to the end of the file (normally used to append data to a file). Data can be written anywhere in the file.</w:t>
            </w:r>
          </w:p>
        </w:tc>
      </w:tr>
      <w:tr w:rsidR="003038D8" w:rsidRPr="009A3944" w:rsidTr="0058047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038D8" w:rsidRPr="009A3944" w:rsidRDefault="003038D8" w:rsidP="00580475">
            <w:pPr>
              <w:pStyle w:val="doctext"/>
            </w:pPr>
            <w:r w:rsidRPr="009A3944">
              <w:rPr>
                <w:rFonts w:ascii="Andale Mono" w:hAnsi="Andale Mono"/>
                <w:sz w:val="20"/>
                <w:szCs w:val="20"/>
              </w:rPr>
              <w:t>ios::in</w:t>
            </w:r>
          </w:p>
        </w:tc>
        <w:tc>
          <w:tcPr>
            <w:tcW w:w="0" w:type="auto"/>
            <w:tcBorders>
              <w:top w:val="outset" w:sz="6" w:space="0" w:color="auto"/>
              <w:left w:val="outset" w:sz="6" w:space="0" w:color="auto"/>
              <w:bottom w:val="outset" w:sz="6" w:space="0" w:color="auto"/>
              <w:right w:val="outset" w:sz="6" w:space="0" w:color="auto"/>
            </w:tcBorders>
            <w:hideMark/>
          </w:tcPr>
          <w:p w:rsidR="003038D8" w:rsidRPr="009A3944" w:rsidRDefault="003038D8" w:rsidP="00580475">
            <w:pPr>
              <w:pStyle w:val="doctext"/>
            </w:pPr>
            <w:r w:rsidRPr="009A3944">
              <w:t>Open a file for input.</w:t>
            </w:r>
          </w:p>
        </w:tc>
      </w:tr>
      <w:tr w:rsidR="003038D8" w:rsidRPr="009A3944" w:rsidTr="0058047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038D8" w:rsidRPr="009A3944" w:rsidRDefault="003038D8" w:rsidP="00580475">
            <w:pPr>
              <w:pStyle w:val="doctext"/>
            </w:pPr>
            <w:r w:rsidRPr="009A3944">
              <w:rPr>
                <w:rFonts w:ascii="Andale Mono" w:hAnsi="Andale Mono"/>
                <w:sz w:val="20"/>
                <w:szCs w:val="20"/>
              </w:rPr>
              <w:t>ios::out</w:t>
            </w:r>
          </w:p>
        </w:tc>
        <w:tc>
          <w:tcPr>
            <w:tcW w:w="0" w:type="auto"/>
            <w:tcBorders>
              <w:top w:val="outset" w:sz="6" w:space="0" w:color="auto"/>
              <w:left w:val="outset" w:sz="6" w:space="0" w:color="auto"/>
              <w:bottom w:val="outset" w:sz="6" w:space="0" w:color="auto"/>
              <w:right w:val="outset" w:sz="6" w:space="0" w:color="auto"/>
            </w:tcBorders>
            <w:hideMark/>
          </w:tcPr>
          <w:p w:rsidR="003038D8" w:rsidRPr="009A3944" w:rsidRDefault="003038D8" w:rsidP="00580475">
            <w:pPr>
              <w:pStyle w:val="doctext"/>
            </w:pPr>
            <w:r w:rsidRPr="009A3944">
              <w:t>Open a file for output.</w:t>
            </w:r>
          </w:p>
        </w:tc>
      </w:tr>
      <w:tr w:rsidR="003038D8" w:rsidRPr="009A3944" w:rsidTr="0058047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038D8" w:rsidRPr="009A3944" w:rsidRDefault="003038D8" w:rsidP="00580475">
            <w:pPr>
              <w:pStyle w:val="doctext"/>
            </w:pPr>
            <w:bookmarkStart w:id="764" w:name="ch17term31"/>
            <w:bookmarkEnd w:id="764"/>
            <w:r w:rsidRPr="009A3944">
              <w:rPr>
                <w:rStyle w:val="docemphroman"/>
                <w:rFonts w:ascii="Andale Mono" w:hAnsi="Andale Mono"/>
                <w:sz w:val="20"/>
                <w:szCs w:val="20"/>
              </w:rPr>
              <w:t>ios::trunc</w:t>
            </w:r>
          </w:p>
        </w:tc>
        <w:tc>
          <w:tcPr>
            <w:tcW w:w="0" w:type="auto"/>
            <w:tcBorders>
              <w:top w:val="outset" w:sz="6" w:space="0" w:color="auto"/>
              <w:left w:val="outset" w:sz="6" w:space="0" w:color="auto"/>
              <w:bottom w:val="outset" w:sz="6" w:space="0" w:color="auto"/>
              <w:right w:val="outset" w:sz="6" w:space="0" w:color="auto"/>
            </w:tcBorders>
            <w:hideMark/>
          </w:tcPr>
          <w:p w:rsidR="003038D8" w:rsidRPr="009A3944" w:rsidRDefault="003038D8" w:rsidP="00580475">
            <w:pPr>
              <w:pStyle w:val="doctext"/>
            </w:pPr>
            <w:r w:rsidRPr="009A3944">
              <w:t xml:space="preserve">Discard the file's contents if they exist (this also is the default action for </w:t>
            </w:r>
            <w:r w:rsidRPr="009A3944">
              <w:rPr>
                <w:rStyle w:val="HTMLTypewriter"/>
              </w:rPr>
              <w:t>ios::out</w:t>
            </w:r>
            <w:r w:rsidRPr="009A3944">
              <w:t>).</w:t>
            </w:r>
          </w:p>
        </w:tc>
      </w:tr>
      <w:tr w:rsidR="003038D8" w:rsidRPr="009A3944" w:rsidTr="00580475">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038D8" w:rsidRPr="009A3944" w:rsidRDefault="003038D8" w:rsidP="00580475">
            <w:pPr>
              <w:pStyle w:val="doctext"/>
            </w:pPr>
            <w:r w:rsidRPr="009A3944">
              <w:rPr>
                <w:rFonts w:ascii="Andale Mono" w:hAnsi="Andale Mono"/>
                <w:sz w:val="20"/>
                <w:szCs w:val="20"/>
              </w:rPr>
              <w:t>ios::binary</w:t>
            </w:r>
          </w:p>
        </w:tc>
        <w:tc>
          <w:tcPr>
            <w:tcW w:w="0" w:type="auto"/>
            <w:tcBorders>
              <w:top w:val="outset" w:sz="6" w:space="0" w:color="auto"/>
              <w:left w:val="outset" w:sz="6" w:space="0" w:color="auto"/>
              <w:bottom w:val="outset" w:sz="6" w:space="0" w:color="auto"/>
              <w:right w:val="outset" w:sz="6" w:space="0" w:color="auto"/>
            </w:tcBorders>
            <w:hideMark/>
          </w:tcPr>
          <w:p w:rsidR="003038D8" w:rsidRPr="009A3944" w:rsidRDefault="003038D8" w:rsidP="00580475">
            <w:pPr>
              <w:pStyle w:val="doctext"/>
            </w:pPr>
            <w:r w:rsidRPr="009A3944">
              <w:t>Open a file for binary (i.e., nontext) input or output.</w:t>
            </w:r>
          </w:p>
        </w:tc>
      </w:tr>
    </w:tbl>
    <w:p w:rsidR="003038D8" w:rsidRPr="009A3944" w:rsidRDefault="003038D8" w:rsidP="003038D8">
      <w:pPr>
        <w:spacing w:before="100" w:beforeAutospacing="1" w:after="100" w:afterAutospacing="1"/>
      </w:pPr>
      <w:bookmarkStart w:id="765" w:name="idd1e191663"/>
      <w:bookmarkStart w:id="766" w:name="idd1e191658"/>
      <w:bookmarkStart w:id="767" w:name="idd1e191653"/>
      <w:bookmarkStart w:id="768" w:name="idd1e191650"/>
      <w:bookmarkStart w:id="769" w:name="idd1e191643"/>
      <w:bookmarkStart w:id="770" w:name="idd1e191640"/>
      <w:bookmarkStart w:id="771" w:name="idd1e191632"/>
      <w:bookmarkStart w:id="772" w:name="idd1e191628"/>
      <w:bookmarkStart w:id="773" w:name="idd1e191622"/>
      <w:bookmarkStart w:id="774" w:name="idd1e191617"/>
      <w:bookmarkStart w:id="775" w:name="idd1e191612"/>
      <w:bookmarkStart w:id="776" w:name="idd1e191607"/>
      <w:bookmarkStart w:id="777" w:name="idd1e191604"/>
      <w:bookmarkStart w:id="778" w:name="idd1e191601"/>
      <w:bookmarkStart w:id="779" w:name="idd1e191596"/>
      <w:bookmarkStart w:id="780" w:name="idd1e191593"/>
      <w:bookmarkStart w:id="781" w:name="idd1e191588"/>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r w:rsidRPr="009A3944">
        <w:t xml:space="preserve">An </w:t>
      </w:r>
      <w:r w:rsidRPr="009A3944">
        <w:rPr>
          <w:rFonts w:ascii="Courier New" w:hAnsi="Courier New" w:cs="Courier New"/>
        </w:rPr>
        <w:t>ofstream</w:t>
      </w:r>
      <w:r w:rsidRPr="009A3944">
        <w:t xml:space="preserve"> object can be created without opening a specific files, file can be attached to the object later. For example, the statement</w:t>
      </w:r>
    </w:p>
    <w:p w:rsidR="003038D8" w:rsidRPr="009A3944" w:rsidRDefault="003038D8" w:rsidP="00303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ofstream outClientFile;</w:t>
      </w:r>
    </w:p>
    <w:p w:rsidR="003038D8" w:rsidRPr="009A3944" w:rsidRDefault="003038D8" w:rsidP="003038D8">
      <w:pPr>
        <w:spacing w:before="100" w:beforeAutospacing="1" w:after="100" w:afterAutospacing="1"/>
      </w:pPr>
      <w:r w:rsidRPr="009A3944">
        <w:t xml:space="preserve">creates an </w:t>
      </w:r>
      <w:r w:rsidRPr="009A3944">
        <w:rPr>
          <w:rFonts w:ascii="Courier New" w:hAnsi="Courier New" w:cs="Courier New"/>
        </w:rPr>
        <w:t>ofstream</w:t>
      </w:r>
      <w:r w:rsidRPr="009A3944">
        <w:t xml:space="preserve"> object named </w:t>
      </w:r>
      <w:r w:rsidRPr="009A3944">
        <w:rPr>
          <w:rFonts w:ascii="Courier New" w:hAnsi="Courier New" w:cs="Courier New"/>
        </w:rPr>
        <w:t>outClientFile</w:t>
      </w:r>
      <w:r w:rsidRPr="009A3944">
        <w:t xml:space="preserve">. The </w:t>
      </w:r>
      <w:r w:rsidRPr="009A3944">
        <w:rPr>
          <w:rFonts w:ascii="Courier New" w:hAnsi="Courier New" w:cs="Courier New"/>
        </w:rPr>
        <w:t>ofstream</w:t>
      </w:r>
      <w:r w:rsidRPr="009A3944">
        <w:t xml:space="preserve"> member function </w:t>
      </w:r>
      <w:bookmarkStart w:id="782" w:name="ch17term34"/>
      <w:bookmarkEnd w:id="782"/>
      <w:r w:rsidRPr="009A3944">
        <w:rPr>
          <w:rFonts w:ascii="Andale Mono" w:hAnsi="Andale Mono"/>
          <w:b/>
          <w:szCs w:val="20"/>
        </w:rPr>
        <w:t>open</w:t>
      </w:r>
      <w:r w:rsidRPr="009A3944">
        <w:t xml:space="preserve"> opens a file and attaches it to an existing </w:t>
      </w:r>
      <w:r w:rsidRPr="009A3944">
        <w:rPr>
          <w:rFonts w:ascii="Courier New" w:hAnsi="Courier New" w:cs="Courier New"/>
        </w:rPr>
        <w:t>ofstream</w:t>
      </w:r>
      <w:r w:rsidRPr="009A3944">
        <w:t xml:space="preserve"> object as follows:</w:t>
      </w:r>
    </w:p>
    <w:p w:rsidR="003038D8" w:rsidRPr="009A3944" w:rsidRDefault="003038D8" w:rsidP="00303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outClientFile.open( "clients.dat", ios::out );</w:t>
      </w:r>
    </w:p>
    <w:p w:rsidR="003038D8" w:rsidRPr="009A3944" w:rsidRDefault="003038D8" w:rsidP="003038D8">
      <w:pPr>
        <w:pStyle w:val="doctext"/>
      </w:pPr>
      <w:r w:rsidRPr="009A3944">
        <w:t xml:space="preserve">NOTE: </w:t>
      </w:r>
      <w:r w:rsidRPr="009A3944">
        <w:rPr>
          <w:rStyle w:val="docemphasis"/>
          <w:rFonts w:eastAsia="Courier New"/>
        </w:rPr>
        <w:t>Not opening a file before attempting to reference it in a program will result in an error</w:t>
      </w:r>
      <w:r w:rsidRPr="009A3944">
        <w:t>.</w:t>
      </w:r>
    </w:p>
    <w:p w:rsidR="003038D8" w:rsidRPr="009A3944" w:rsidRDefault="003038D8" w:rsidP="003038D8">
      <w:pPr>
        <w:pStyle w:val="doctext"/>
      </w:pPr>
      <w:r w:rsidRPr="009A3944">
        <w:t xml:space="preserve">NOTE: </w:t>
      </w:r>
      <w:r w:rsidRPr="009A3944">
        <w:rPr>
          <w:rStyle w:val="docemphasis"/>
          <w:rFonts w:eastAsia="Courier New"/>
        </w:rPr>
        <w:t>Closing files explicitly when the program no longer needs to reference them can reduce resource usage (especially if the program continues execution after closing the files)</w:t>
      </w:r>
      <w:r w:rsidRPr="009A3944">
        <w:t>.</w:t>
      </w:r>
    </w:p>
    <w:p w:rsidR="003038D8" w:rsidRPr="009A3944" w:rsidRDefault="003038D8" w:rsidP="003038D8">
      <w:pPr>
        <w:pStyle w:val="Heading8"/>
        <w:rPr>
          <w:rFonts w:ascii="Times New Roman" w:hAnsi="Times New Roman" w:cs="Times New Roman"/>
          <w:sz w:val="24"/>
        </w:rPr>
      </w:pPr>
      <w:r w:rsidRPr="009A3944">
        <w:rPr>
          <w:rFonts w:ascii="Times New Roman" w:hAnsi="Times New Roman" w:cs="Times New Roman"/>
          <w:sz w:val="24"/>
        </w:rPr>
        <w:t>Reading Data from a Sequential File</w:t>
      </w:r>
    </w:p>
    <w:p w:rsidR="003038D8" w:rsidRPr="009A3944" w:rsidRDefault="003038D8" w:rsidP="003038D8">
      <w:pPr>
        <w:pStyle w:val="doctext"/>
      </w:pPr>
      <w:r w:rsidRPr="009A3944">
        <w:t>Files store data so it may be retrieved for processing when needed. The previous section demonstrated how to create a file for sequential access. In this section, we discuss how to read data sequentially from a file.</w:t>
      </w:r>
    </w:p>
    <w:p w:rsidR="003038D8" w:rsidRPr="009A3944" w:rsidRDefault="003038D8" w:rsidP="003038D8">
      <w:pPr>
        <w:pStyle w:val="doctext"/>
        <w:spacing w:before="0" w:beforeAutospacing="0" w:after="0" w:afterAutospacing="0"/>
        <w:rPr>
          <w:i/>
        </w:rPr>
      </w:pPr>
      <w:r w:rsidRPr="009A3944">
        <w:rPr>
          <w:i/>
        </w:rPr>
        <w:t>Refer to Pages 721</w:t>
      </w:r>
      <w:r w:rsidRPr="009A3944">
        <w:t xml:space="preserve">, </w:t>
      </w:r>
      <w:r w:rsidRPr="009A3944">
        <w:rPr>
          <w:i/>
        </w:rPr>
        <w:t>723 – 726</w:t>
      </w:r>
      <w:r w:rsidRPr="009A3944">
        <w:t xml:space="preserve"> </w:t>
      </w:r>
      <w:r w:rsidRPr="009A3944">
        <w:rPr>
          <w:i/>
        </w:rPr>
        <w:t>in the textbook for the program</w:t>
      </w:r>
    </w:p>
    <w:p w:rsidR="003038D8" w:rsidRPr="009A3944" w:rsidRDefault="003038D8" w:rsidP="003038D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Some examples of positioning the "get" file-position pointer are: </w:t>
      </w:r>
    </w:p>
    <w:p w:rsidR="003038D8" w:rsidRPr="009A3944" w:rsidRDefault="003038D8" w:rsidP="003038D8">
      <w:pPr>
        <w:pStyle w:val="HTMLPreformatted"/>
      </w:pPr>
      <w:r w:rsidRPr="009A3944">
        <w:t>// position to the nth byte of fileObject (assumes ios::beg)</w:t>
      </w:r>
    </w:p>
    <w:p w:rsidR="003038D8" w:rsidRPr="009A3944" w:rsidRDefault="003038D8" w:rsidP="003038D8">
      <w:pPr>
        <w:pStyle w:val="HTMLPreformatted"/>
      </w:pPr>
      <w:r w:rsidRPr="009A3944">
        <w:t>fileObject.seekg( n );</w:t>
      </w:r>
    </w:p>
    <w:p w:rsidR="003038D8" w:rsidRPr="009A3944" w:rsidRDefault="003038D8" w:rsidP="003038D8">
      <w:pPr>
        <w:pStyle w:val="HTMLPreformatted"/>
      </w:pPr>
    </w:p>
    <w:p w:rsidR="003038D8" w:rsidRPr="009A3944" w:rsidRDefault="003038D8" w:rsidP="003038D8">
      <w:pPr>
        <w:pStyle w:val="HTMLPreformatted"/>
      </w:pPr>
      <w:r w:rsidRPr="009A3944">
        <w:t>// position n bytes forward in fileObject</w:t>
      </w:r>
    </w:p>
    <w:p w:rsidR="003038D8" w:rsidRPr="009A3944" w:rsidRDefault="003038D8" w:rsidP="003038D8">
      <w:pPr>
        <w:pStyle w:val="HTMLPreformatted"/>
      </w:pPr>
      <w:r w:rsidRPr="009A3944">
        <w:t>fileObject.seekg( n, ios::cur );</w:t>
      </w:r>
    </w:p>
    <w:p w:rsidR="003038D8" w:rsidRPr="009A3944" w:rsidRDefault="003038D8" w:rsidP="003038D8">
      <w:pPr>
        <w:pStyle w:val="HTMLPreformatted"/>
      </w:pPr>
    </w:p>
    <w:p w:rsidR="003038D8" w:rsidRPr="009A3944" w:rsidRDefault="003038D8" w:rsidP="003038D8">
      <w:pPr>
        <w:pStyle w:val="HTMLPreformatted"/>
      </w:pPr>
      <w:r w:rsidRPr="009A3944">
        <w:t>// position n bytes back from end of fileObject</w:t>
      </w:r>
    </w:p>
    <w:p w:rsidR="003038D8" w:rsidRPr="009A3944" w:rsidRDefault="003038D8" w:rsidP="003038D8">
      <w:pPr>
        <w:pStyle w:val="HTMLPreformatted"/>
      </w:pPr>
      <w:r w:rsidRPr="009A3944">
        <w:t>fileObject.seekg( n, ios::end );</w:t>
      </w:r>
    </w:p>
    <w:p w:rsidR="003038D8" w:rsidRPr="009A3944" w:rsidRDefault="003038D8" w:rsidP="003038D8">
      <w:pPr>
        <w:pStyle w:val="HTMLPreformatted"/>
      </w:pPr>
    </w:p>
    <w:p w:rsidR="003038D8" w:rsidRPr="009A3944" w:rsidRDefault="003038D8" w:rsidP="003038D8">
      <w:pPr>
        <w:pStyle w:val="HTMLPreformatted"/>
      </w:pPr>
      <w:r w:rsidRPr="009A3944">
        <w:t>// position at end of fileObject</w:t>
      </w:r>
    </w:p>
    <w:p w:rsidR="003038D8" w:rsidRPr="009A3944" w:rsidRDefault="003038D8" w:rsidP="003038D8">
      <w:pPr>
        <w:pStyle w:val="HTMLPreformatted"/>
      </w:pPr>
      <w:r w:rsidRPr="009A3944">
        <w:t>fileObject.seekg( 0, ios::end );</w:t>
      </w:r>
    </w:p>
    <w:p w:rsidR="003038D8" w:rsidRPr="009A3944" w:rsidRDefault="003038D8" w:rsidP="003038D8"/>
    <w:p w:rsidR="003038D8" w:rsidRPr="009A3944" w:rsidRDefault="003038D8" w:rsidP="003038D8">
      <w:pPr>
        <w:pStyle w:val="doctext"/>
      </w:pPr>
      <w:r w:rsidRPr="009A3944">
        <w:t xml:space="preserve">The same operations can be performed using </w:t>
      </w:r>
      <w:r w:rsidRPr="009A3944">
        <w:rPr>
          <w:rStyle w:val="HTMLTypewriter"/>
        </w:rPr>
        <w:t>ostream</w:t>
      </w:r>
      <w:r w:rsidRPr="009A3944">
        <w:t xml:space="preserve"> member function </w:t>
      </w:r>
      <w:r w:rsidRPr="009A3944">
        <w:rPr>
          <w:rStyle w:val="HTMLTypewriter"/>
        </w:rPr>
        <w:t>seekp</w:t>
      </w:r>
      <w:r w:rsidRPr="009A3944">
        <w:t xml:space="preserve">. Member functions </w:t>
      </w:r>
      <w:bookmarkStart w:id="783" w:name="ch17term45"/>
      <w:bookmarkEnd w:id="783"/>
      <w:r w:rsidRPr="009A3944">
        <w:rPr>
          <w:rFonts w:ascii="Andale Mono" w:hAnsi="Andale Mono"/>
          <w:b/>
          <w:bCs/>
          <w:sz w:val="20"/>
          <w:szCs w:val="20"/>
        </w:rPr>
        <w:t>tellg</w:t>
      </w:r>
      <w:r w:rsidRPr="009A3944">
        <w:t xml:space="preserve"> and </w:t>
      </w:r>
      <w:bookmarkStart w:id="784" w:name="ch17term46"/>
      <w:bookmarkEnd w:id="784"/>
      <w:r w:rsidRPr="009A3944">
        <w:rPr>
          <w:rFonts w:ascii="Andale Mono" w:hAnsi="Andale Mono"/>
          <w:b/>
          <w:bCs/>
          <w:sz w:val="20"/>
          <w:szCs w:val="20"/>
        </w:rPr>
        <w:t>tellp</w:t>
      </w:r>
      <w:r w:rsidRPr="009A3944">
        <w:t xml:space="preserve"> are provided to return the current locations of the "get" and "put" pointers, respectively. The following statement assigns the "get" file-position pointer value to variable </w:t>
      </w:r>
      <w:r w:rsidRPr="009A3944">
        <w:rPr>
          <w:rStyle w:val="HTMLTypewriter"/>
        </w:rPr>
        <w:t>location</w:t>
      </w:r>
      <w:r w:rsidRPr="009A3944">
        <w:t xml:space="preserve"> of type </w:t>
      </w:r>
      <w:r w:rsidRPr="009A3944">
        <w:rPr>
          <w:rStyle w:val="HTMLTypewriter"/>
        </w:rPr>
        <w:t>long</w:t>
      </w:r>
      <w:r w:rsidRPr="009A3944">
        <w:t>:</w:t>
      </w:r>
    </w:p>
    <w:p w:rsidR="003038D8" w:rsidRPr="009A3944" w:rsidRDefault="003038D8" w:rsidP="003038D8">
      <w:pPr>
        <w:pStyle w:val="HTMLPreformatted"/>
      </w:pPr>
      <w:r w:rsidRPr="009A3944">
        <w:t>location = fileObject.tellg();</w:t>
      </w:r>
    </w:p>
    <w:p w:rsidR="003038D8" w:rsidRPr="009A3944" w:rsidRDefault="003038D8" w:rsidP="003038D8"/>
    <w:p w:rsidR="003038D8" w:rsidRPr="009A3944" w:rsidRDefault="003038D8" w:rsidP="003038D8">
      <w:pPr>
        <w:pStyle w:val="Heading3"/>
        <w:rPr>
          <w:rFonts w:ascii="Times New Roman" w:hAnsi="Times New Roman" w:cs="Times New Roman"/>
        </w:rPr>
      </w:pPr>
      <w:r w:rsidRPr="009A3944">
        <w:rPr>
          <w:rFonts w:ascii="Times New Roman" w:hAnsi="Times New Roman" w:cs="Times New Roman"/>
        </w:rPr>
        <w:t>Random-Access Files</w:t>
      </w:r>
    </w:p>
    <w:p w:rsidR="003038D8" w:rsidRPr="009A3944" w:rsidRDefault="003038D8" w:rsidP="003038D8">
      <w:pPr>
        <w:pStyle w:val="doctext"/>
      </w:pPr>
      <w:r w:rsidRPr="009A3944">
        <w:t xml:space="preserve">So far, we have seen how to create sequential files and search them to locate information. Sequential files are inappropriate for </w:t>
      </w:r>
      <w:bookmarkStart w:id="785" w:name="ch17term22"/>
      <w:bookmarkEnd w:id="785"/>
      <w:r w:rsidRPr="009A3944">
        <w:rPr>
          <w:b/>
          <w:bCs/>
        </w:rPr>
        <w:t>instant-access applications</w:t>
      </w:r>
      <w:r w:rsidRPr="009A3944">
        <w:t xml:space="preserve">, in which a particular record must be located immediately. Common instant-access applications are airline reservation systems, banking systems, point-of-sale systems, automated teller machines and other kinds of </w:t>
      </w:r>
      <w:bookmarkStart w:id="786" w:name="ch17term47"/>
      <w:bookmarkEnd w:id="786"/>
      <w:r w:rsidRPr="009A3944">
        <w:rPr>
          <w:b/>
          <w:bCs/>
        </w:rPr>
        <w:t>transaction-processing systems</w:t>
      </w:r>
      <w:r w:rsidRPr="009A3944">
        <w:t xml:space="preserve"> that require rapid access to specific data. A bank might have hundreds of thousands (or even millions) of other customers, yet, when a customer uses an automated teller machine, the program checks that customer's account in a few seconds or less for sufficient funds. This kind of instant access is made possible with </w:t>
      </w:r>
      <w:bookmarkStart w:id="787" w:name="ch17term35"/>
      <w:bookmarkEnd w:id="787"/>
      <w:r w:rsidRPr="009A3944">
        <w:rPr>
          <w:b/>
          <w:bCs/>
        </w:rPr>
        <w:t>random-access files</w:t>
      </w:r>
      <w:r w:rsidRPr="009A3944">
        <w:t>. Individual records of a random-access file can be accessed directly (and quickly) without having to search other records.</w:t>
      </w:r>
    </w:p>
    <w:p w:rsidR="003038D8" w:rsidRPr="009A3944" w:rsidRDefault="003038D8" w:rsidP="003038D8">
      <w:pPr>
        <w:pStyle w:val="doctext"/>
      </w:pPr>
      <w:r w:rsidRPr="009A3944">
        <w:t>As we have said, C++ does not impose structure on a file. So the application that wants to use random-access files must create them. A variety of techniques can be used. Perhaps the easiest method is to require that all records in a file be of the same fixed length. Using same-size, fixed-length records makes it easy for a program to calculate (as a function of the record size and the record key) the exact location of any record relative to the beginning of the file. We soon will see how this facilitates immediate access to specific records, even in large files.</w:t>
      </w:r>
    </w:p>
    <w:bookmarkStart w:id="788" w:name="idd1e193408"/>
    <w:bookmarkStart w:id="789" w:name="idd1e193403"/>
    <w:bookmarkStart w:id="790" w:name="idd1e193396"/>
    <w:bookmarkStart w:id="791" w:name="idd1e193393"/>
    <w:bookmarkStart w:id="792" w:name="idd1e193390"/>
    <w:bookmarkStart w:id="793" w:name="idd1e193386"/>
    <w:bookmarkStart w:id="794" w:name="idd1e193382"/>
    <w:bookmarkStart w:id="795" w:name="idd1e193379"/>
    <w:bookmarkEnd w:id="788"/>
    <w:bookmarkEnd w:id="789"/>
    <w:bookmarkEnd w:id="790"/>
    <w:bookmarkEnd w:id="791"/>
    <w:bookmarkEnd w:id="792"/>
    <w:bookmarkEnd w:id="793"/>
    <w:bookmarkEnd w:id="794"/>
    <w:bookmarkEnd w:id="795"/>
    <w:p w:rsidR="003038D8" w:rsidRPr="009A3944" w:rsidRDefault="00B62A20" w:rsidP="003038D8">
      <w:pPr>
        <w:pStyle w:val="doctext"/>
      </w:pPr>
      <w:r w:rsidRPr="009A3944">
        <w:fldChar w:fldCharType="begin"/>
      </w:r>
      <w:r w:rsidR="003038D8" w:rsidRPr="009A3944">
        <w:instrText xml:space="preserve"> HYPERLINK "mk:@MSITStore:C:\\Documents%20and%20Settings\\sowmyag\\Desktop\\C++%20How%20to%20Program%205th%20+%20Source%20Codes%20-%20Deitel\\Book\\C++%20How%20to%20Program,%205th%20Edition.chm::/0131857576/ch17lev1sec7.html" \l "ch17fig09" </w:instrText>
      </w:r>
      <w:r w:rsidRPr="009A3944">
        <w:fldChar w:fldCharType="separate"/>
      </w:r>
      <w:r w:rsidR="003038D8" w:rsidRPr="009A3944">
        <w:rPr>
          <w:rStyle w:val="Hyperlink"/>
          <w:color w:val="auto"/>
        </w:rPr>
        <w:t>Figure 17.9</w:t>
      </w:r>
      <w:r w:rsidRPr="009A3944">
        <w:fldChar w:fldCharType="end"/>
      </w:r>
      <w:r w:rsidR="003038D8" w:rsidRPr="009A3944">
        <w:t xml:space="preserve"> illustrates C++'s view of a random-access file composed of fixed-length records (each record, in this case, is 100 bytes long). A random-access file is like a railroad train with many same-size carssome empty and some with contents.</w:t>
      </w:r>
    </w:p>
    <w:p w:rsidR="003038D8" w:rsidRPr="009A3944" w:rsidRDefault="003038D8" w:rsidP="003038D8">
      <w:pPr>
        <w:pStyle w:val="doctext"/>
      </w:pPr>
      <w:r w:rsidRPr="009A3944">
        <w:t>Data can be inserted into a random-access file without destroying other data in the file. Data stored previously also can be updated or deleted without rewriting the entire file. In the following sections, we explain how to create a random-access file, enter data into the file, read the data both sequentially and randomly, update the data and delete data that is no longer needed.</w:t>
      </w:r>
    </w:p>
    <w:p w:rsidR="003038D8" w:rsidRPr="009A3944" w:rsidRDefault="003038D8" w:rsidP="003038D8">
      <w:pPr>
        <w:pStyle w:val="Heading3"/>
        <w:rPr>
          <w:rFonts w:ascii="Times New Roman" w:hAnsi="Times New Roman" w:cs="Times New Roman"/>
        </w:rPr>
      </w:pPr>
      <w:r w:rsidRPr="009A3944">
        <w:rPr>
          <w:rFonts w:ascii="Times New Roman" w:hAnsi="Times New Roman" w:cs="Times New Roman"/>
        </w:rPr>
        <w:t>Creating a Random-Access File</w:t>
      </w:r>
    </w:p>
    <w:p w:rsidR="003038D8" w:rsidRPr="009A3944" w:rsidRDefault="003038D8" w:rsidP="003038D8"/>
    <w:p w:rsidR="003038D8" w:rsidRPr="009A3944" w:rsidRDefault="003038D8" w:rsidP="003038D8">
      <w:pPr>
        <w:pStyle w:val="doctext"/>
        <w:spacing w:before="0" w:beforeAutospacing="0" w:after="0" w:afterAutospacing="0"/>
        <w:rPr>
          <w:i/>
        </w:rPr>
      </w:pPr>
      <w:r w:rsidRPr="009A3944">
        <w:rPr>
          <w:i/>
        </w:rPr>
        <w:t>Refer to Pages 730 - 733 in the textbook for the program</w:t>
      </w:r>
    </w:p>
    <w:p w:rsidR="003038D8" w:rsidRPr="009A3944" w:rsidRDefault="003038D8" w:rsidP="003038D8">
      <w:pPr>
        <w:pStyle w:val="Heading3"/>
        <w:rPr>
          <w:rFonts w:ascii="Times New Roman" w:hAnsi="Times New Roman" w:cs="Times New Roman"/>
        </w:rPr>
      </w:pPr>
    </w:p>
    <w:p w:rsidR="003038D8" w:rsidRPr="009A3944" w:rsidRDefault="003038D8" w:rsidP="003038D8">
      <w:pPr>
        <w:pStyle w:val="Heading3"/>
        <w:rPr>
          <w:rFonts w:ascii="Times New Roman" w:hAnsi="Times New Roman" w:cs="Times New Roman"/>
        </w:rPr>
      </w:pPr>
      <w:r w:rsidRPr="009A3944">
        <w:rPr>
          <w:rFonts w:ascii="Times New Roman" w:hAnsi="Times New Roman" w:cs="Times New Roman"/>
        </w:rPr>
        <w:t>Writing Data Randomly to a Random-Access File</w:t>
      </w:r>
    </w:p>
    <w:p w:rsidR="003038D8" w:rsidRPr="009A3944" w:rsidRDefault="003038D8" w:rsidP="003038D8">
      <w:pPr>
        <w:pStyle w:val="doctext"/>
        <w:spacing w:before="0" w:beforeAutospacing="0" w:after="0" w:afterAutospacing="0"/>
        <w:rPr>
          <w:i/>
        </w:rPr>
      </w:pPr>
    </w:p>
    <w:p w:rsidR="003038D8" w:rsidRPr="009A3944" w:rsidRDefault="003038D8" w:rsidP="003038D8">
      <w:pPr>
        <w:pStyle w:val="doctext"/>
        <w:spacing w:before="0" w:beforeAutospacing="0" w:after="0" w:afterAutospacing="0"/>
        <w:rPr>
          <w:i/>
        </w:rPr>
      </w:pPr>
      <w:r w:rsidRPr="009A3944">
        <w:rPr>
          <w:i/>
        </w:rPr>
        <w:t>Refer to Pages 733 in the textbook for the program</w:t>
      </w:r>
    </w:p>
    <w:p w:rsidR="003038D8" w:rsidRPr="009A3944" w:rsidRDefault="003038D8" w:rsidP="003038D8">
      <w:pPr>
        <w:pStyle w:val="Heading3"/>
        <w:rPr>
          <w:rFonts w:ascii="Times New Roman" w:hAnsi="Times New Roman" w:cs="Times New Roman"/>
        </w:rPr>
      </w:pPr>
    </w:p>
    <w:p w:rsidR="003038D8" w:rsidRPr="009A3944" w:rsidRDefault="003038D8" w:rsidP="003038D8">
      <w:pPr>
        <w:pStyle w:val="Heading3"/>
        <w:rPr>
          <w:rFonts w:ascii="Times New Roman" w:hAnsi="Times New Roman" w:cs="Times New Roman"/>
        </w:rPr>
      </w:pPr>
      <w:r w:rsidRPr="009A3944">
        <w:rPr>
          <w:rFonts w:ascii="Times New Roman" w:hAnsi="Times New Roman" w:cs="Times New Roman"/>
        </w:rPr>
        <w:t>Reading from a Random-Access File Sequentially</w:t>
      </w:r>
    </w:p>
    <w:p w:rsidR="003038D8" w:rsidRPr="009A3944" w:rsidRDefault="003038D8" w:rsidP="003038D8">
      <w:pPr>
        <w:pStyle w:val="doctext"/>
        <w:spacing w:before="0" w:beforeAutospacing="0" w:after="0" w:afterAutospacing="0"/>
        <w:rPr>
          <w:i/>
        </w:rPr>
      </w:pPr>
    </w:p>
    <w:p w:rsidR="003038D8" w:rsidRPr="009A3944" w:rsidRDefault="003038D8" w:rsidP="003038D8">
      <w:pPr>
        <w:pStyle w:val="doctext"/>
        <w:spacing w:before="0" w:beforeAutospacing="0" w:after="0" w:afterAutospacing="0"/>
        <w:rPr>
          <w:i/>
        </w:rPr>
      </w:pPr>
      <w:r w:rsidRPr="009A3944">
        <w:rPr>
          <w:i/>
        </w:rPr>
        <w:t>Refer to Pages 735 - 736 in the textbook for the program</w:t>
      </w:r>
    </w:p>
    <w:p w:rsidR="003038D8" w:rsidRPr="009A3944" w:rsidRDefault="003038D8" w:rsidP="003038D8"/>
    <w:p w:rsidR="003038D8" w:rsidRPr="009A3944" w:rsidRDefault="003038D8" w:rsidP="003038D8">
      <w:pPr>
        <w:pStyle w:val="doctext"/>
        <w:spacing w:before="0" w:beforeAutospacing="0" w:after="0" w:afterAutospacing="0"/>
      </w:pPr>
      <w:r w:rsidRPr="009A3944">
        <w:t>Exercises</w:t>
      </w:r>
    </w:p>
    <w:p w:rsidR="003038D8" w:rsidRPr="009A3944" w:rsidRDefault="003038D8" w:rsidP="003038D8">
      <w:pPr>
        <w:rPr>
          <w:rFonts w:ascii="Times New Roman" w:hAnsi="Times New Roman" w:cs="Times New Roman"/>
          <w:sz w:val="24"/>
        </w:rPr>
      </w:pPr>
      <w:r w:rsidRPr="009A3944">
        <w:rPr>
          <w:rFonts w:ascii="Times New Roman" w:hAnsi="Times New Roman" w:cs="Times New Roman"/>
          <w:sz w:val="24"/>
        </w:rPr>
        <w:t>Fill in the blanks in each of the following:</w:t>
      </w:r>
    </w:p>
    <w:p w:rsidR="003038D8" w:rsidRPr="009A3944" w:rsidRDefault="003038D8" w:rsidP="003038D8">
      <w:pPr>
        <w:numPr>
          <w:ilvl w:val="0"/>
          <w:numId w:val="211"/>
        </w:numPr>
        <w:rPr>
          <w:rFonts w:ascii="Times New Roman" w:hAnsi="Times New Roman" w:cs="Times New Roman"/>
          <w:sz w:val="24"/>
        </w:rPr>
      </w:pPr>
      <w:r w:rsidRPr="009A3944">
        <w:rPr>
          <w:rFonts w:ascii="Times New Roman" w:hAnsi="Times New Roman" w:cs="Times New Roman"/>
          <w:sz w:val="24"/>
        </w:rPr>
        <w:t>Ultimately, all data items processed by a computer are reduced to combinations of__________and__________.</w:t>
      </w:r>
    </w:p>
    <w:p w:rsidR="003038D8" w:rsidRPr="009A3944" w:rsidRDefault="003038D8" w:rsidP="003038D8">
      <w:pPr>
        <w:numPr>
          <w:ilvl w:val="0"/>
          <w:numId w:val="211"/>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The smallest data item a computer can process is called a__________.</w:t>
      </w:r>
    </w:p>
    <w:p w:rsidR="003038D8" w:rsidRPr="009A3944" w:rsidRDefault="003038D8" w:rsidP="003038D8">
      <w:pPr>
        <w:numPr>
          <w:ilvl w:val="0"/>
          <w:numId w:val="211"/>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A(n)__________is a group of related records.</w:t>
      </w:r>
    </w:p>
    <w:p w:rsidR="003038D8" w:rsidRPr="009A3944" w:rsidRDefault="003038D8" w:rsidP="003038D8">
      <w:pPr>
        <w:numPr>
          <w:ilvl w:val="0"/>
          <w:numId w:val="211"/>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Digits, letters and special symbols are referred to as__________.</w:t>
      </w:r>
    </w:p>
    <w:p w:rsidR="003038D8" w:rsidRPr="009A3944" w:rsidRDefault="003038D8" w:rsidP="003038D8">
      <w:pPr>
        <w:numPr>
          <w:ilvl w:val="0"/>
          <w:numId w:val="211"/>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A group of related files is called a(n)__________.</w:t>
      </w:r>
    </w:p>
    <w:p w:rsidR="003038D8" w:rsidRPr="009A3944" w:rsidRDefault="003038D8" w:rsidP="003038D8">
      <w:pPr>
        <w:numPr>
          <w:ilvl w:val="0"/>
          <w:numId w:val="211"/>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Member function__________of the file streams fstream, ifstream and ofstream closes a file.</w:t>
      </w:r>
    </w:p>
    <w:p w:rsidR="003038D8" w:rsidRPr="009A3944" w:rsidRDefault="003038D8" w:rsidP="003038D8">
      <w:pPr>
        <w:numPr>
          <w:ilvl w:val="0"/>
          <w:numId w:val="211"/>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The istream member function__________reads a character from the specified stream.</w:t>
      </w:r>
    </w:p>
    <w:p w:rsidR="003038D8" w:rsidRPr="009A3944" w:rsidRDefault="003038D8" w:rsidP="003038D8">
      <w:pPr>
        <w:numPr>
          <w:ilvl w:val="0"/>
          <w:numId w:val="211"/>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Member function__________of the file streams fstream, ifstream and ofstream opens a file.</w:t>
      </w:r>
    </w:p>
    <w:p w:rsidR="003038D8" w:rsidRPr="009A3944" w:rsidRDefault="003038D8" w:rsidP="003038D8">
      <w:pPr>
        <w:numPr>
          <w:ilvl w:val="0"/>
          <w:numId w:val="211"/>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The istream member function__________is normally used when reading data from a file in random-access applications.</w:t>
      </w:r>
    </w:p>
    <w:p w:rsidR="003038D8" w:rsidRPr="009A3944" w:rsidRDefault="003038D8" w:rsidP="003038D8">
      <w:pPr>
        <w:numPr>
          <w:ilvl w:val="0"/>
          <w:numId w:val="211"/>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Member functions__________and__________of istream and ostream, set the file-position pointer to a specific location in an input or output stream, respectively.</w:t>
      </w:r>
    </w:p>
    <w:p w:rsidR="003038D8" w:rsidRPr="009A3944" w:rsidRDefault="003038D8" w:rsidP="003038D8">
      <w:pPr>
        <w:spacing w:before="100" w:beforeAutospacing="1"/>
        <w:rPr>
          <w:rFonts w:ascii="Times New Roman" w:hAnsi="Times New Roman" w:cs="Times New Roman"/>
          <w:sz w:val="24"/>
        </w:rPr>
      </w:pPr>
      <w:r w:rsidRPr="009A3944">
        <w:rPr>
          <w:rFonts w:ascii="Times New Roman" w:hAnsi="Times New Roman" w:cs="Times New Roman"/>
          <w:sz w:val="24"/>
        </w:rPr>
        <w:t>State which of the following are true and which are false. If false, explain why.</w:t>
      </w:r>
    </w:p>
    <w:p w:rsidR="003038D8" w:rsidRPr="009A3944" w:rsidRDefault="003038D8" w:rsidP="003038D8">
      <w:pPr>
        <w:numPr>
          <w:ilvl w:val="0"/>
          <w:numId w:val="212"/>
        </w:numPr>
        <w:rPr>
          <w:rFonts w:ascii="Times New Roman" w:hAnsi="Times New Roman" w:cs="Times New Roman"/>
          <w:sz w:val="24"/>
        </w:rPr>
      </w:pPr>
      <w:r w:rsidRPr="009A3944">
        <w:rPr>
          <w:rFonts w:ascii="Times New Roman" w:hAnsi="Times New Roman" w:cs="Times New Roman"/>
          <w:sz w:val="24"/>
        </w:rPr>
        <w:t>Member function read cannot be used to read data from the input object cin.</w:t>
      </w:r>
    </w:p>
    <w:p w:rsidR="003038D8" w:rsidRPr="009A3944" w:rsidRDefault="003038D8" w:rsidP="003038D8">
      <w:pPr>
        <w:numPr>
          <w:ilvl w:val="0"/>
          <w:numId w:val="212"/>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The programmer must create the cin, cout, cerr and clog objects explicitly.</w:t>
      </w:r>
    </w:p>
    <w:p w:rsidR="003038D8" w:rsidRPr="009A3944" w:rsidRDefault="003038D8" w:rsidP="003038D8">
      <w:pPr>
        <w:numPr>
          <w:ilvl w:val="0"/>
          <w:numId w:val="212"/>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A program must call function close explicitly to close a file associated with an ifstream, ofstream or fstream object.</w:t>
      </w:r>
    </w:p>
    <w:p w:rsidR="003038D8" w:rsidRPr="009A3944" w:rsidRDefault="003038D8" w:rsidP="003038D8">
      <w:pPr>
        <w:numPr>
          <w:ilvl w:val="0"/>
          <w:numId w:val="212"/>
        </w:numPr>
        <w:spacing w:before="100" w:beforeAutospacing="1" w:after="100" w:afterAutospacing="1"/>
        <w:rPr>
          <w:rFonts w:ascii="Times New Roman" w:hAnsi="Times New Roman" w:cs="Times New Roman"/>
          <w:sz w:val="24"/>
        </w:rPr>
      </w:pPr>
      <w:bookmarkStart w:id="796" w:name="877"/>
      <w:bookmarkEnd w:id="796"/>
      <w:r w:rsidRPr="009A3944">
        <w:rPr>
          <w:rFonts w:ascii="Times New Roman" w:hAnsi="Times New Roman" w:cs="Times New Roman"/>
          <w:sz w:val="24"/>
        </w:rPr>
        <w:t>If the file-position pointer points to a location in a sequential file other than the beginning of the file, the file must be closed and reopened to read from the beginning of the file.</w:t>
      </w:r>
    </w:p>
    <w:p w:rsidR="003038D8" w:rsidRPr="009A3944" w:rsidRDefault="003038D8" w:rsidP="003038D8">
      <w:pPr>
        <w:numPr>
          <w:ilvl w:val="0"/>
          <w:numId w:val="212"/>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The ostream member function write can write to standard-output stream cout.</w:t>
      </w:r>
    </w:p>
    <w:p w:rsidR="003038D8" w:rsidRPr="009A3944" w:rsidRDefault="003038D8" w:rsidP="003038D8">
      <w:pPr>
        <w:numPr>
          <w:ilvl w:val="0"/>
          <w:numId w:val="212"/>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Data in sequential files always is updated without overwriting nearby data.</w:t>
      </w:r>
    </w:p>
    <w:p w:rsidR="003038D8" w:rsidRPr="009A3944" w:rsidRDefault="003038D8" w:rsidP="003038D8">
      <w:pPr>
        <w:numPr>
          <w:ilvl w:val="0"/>
          <w:numId w:val="212"/>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Searching all records in a random-access file to find a specific record is unnecessary.</w:t>
      </w:r>
    </w:p>
    <w:p w:rsidR="003038D8" w:rsidRPr="009A3944" w:rsidRDefault="003038D8" w:rsidP="003038D8">
      <w:pPr>
        <w:numPr>
          <w:ilvl w:val="0"/>
          <w:numId w:val="212"/>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Records in random-access files must be of uniform length.</w:t>
      </w:r>
    </w:p>
    <w:p w:rsidR="003038D8" w:rsidRPr="009A3944" w:rsidRDefault="003038D8" w:rsidP="003038D8">
      <w:pPr>
        <w:numPr>
          <w:ilvl w:val="0"/>
          <w:numId w:val="212"/>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Member functions seekp and seekg must seek relative to the beginning of a file.</w:t>
      </w:r>
    </w:p>
    <w:p w:rsidR="003038D8" w:rsidRPr="009A3944" w:rsidRDefault="003038D8" w:rsidP="003038D8">
      <w:pPr>
        <w:spacing w:before="100" w:beforeAutospacing="1"/>
        <w:rPr>
          <w:rFonts w:ascii="Times New Roman" w:hAnsi="Times New Roman" w:cs="Times New Roman"/>
          <w:sz w:val="24"/>
        </w:rPr>
      </w:pPr>
      <w:r w:rsidRPr="009A3944">
        <w:rPr>
          <w:rFonts w:ascii="Times New Roman" w:hAnsi="Times New Roman" w:cs="Times New Roman"/>
          <w:sz w:val="24"/>
        </w:rPr>
        <w:t>Assume that each of the following statements applies to the same program.</w:t>
      </w:r>
    </w:p>
    <w:p w:rsidR="003038D8" w:rsidRPr="009A3944" w:rsidRDefault="003038D8" w:rsidP="003038D8">
      <w:pPr>
        <w:numPr>
          <w:ilvl w:val="0"/>
          <w:numId w:val="213"/>
        </w:numPr>
        <w:spacing w:after="100" w:afterAutospacing="1"/>
        <w:rPr>
          <w:rFonts w:ascii="Times New Roman" w:hAnsi="Times New Roman" w:cs="Times New Roman"/>
          <w:sz w:val="24"/>
        </w:rPr>
      </w:pPr>
      <w:r w:rsidRPr="009A3944">
        <w:rPr>
          <w:rFonts w:ascii="Times New Roman" w:hAnsi="Times New Roman" w:cs="Times New Roman"/>
          <w:sz w:val="24"/>
        </w:rPr>
        <w:t>Write a statement that opens file oldmast.dat for input; use an ifstream object called inOldMaster.</w:t>
      </w:r>
    </w:p>
    <w:p w:rsidR="003038D8" w:rsidRPr="009A3944" w:rsidRDefault="003038D8" w:rsidP="003038D8">
      <w:pPr>
        <w:numPr>
          <w:ilvl w:val="0"/>
          <w:numId w:val="213"/>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Write a statement that opens file trans.dat for input; use an ifstream object called inTransaction.</w:t>
      </w:r>
    </w:p>
    <w:p w:rsidR="003038D8" w:rsidRPr="009A3944" w:rsidRDefault="003038D8" w:rsidP="003038D8">
      <w:pPr>
        <w:numPr>
          <w:ilvl w:val="0"/>
          <w:numId w:val="213"/>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Write a statement that opens file newmast.dat for output (and creation); use ofstream object outNewMaster.</w:t>
      </w:r>
    </w:p>
    <w:p w:rsidR="003038D8" w:rsidRPr="009A3944" w:rsidRDefault="003038D8" w:rsidP="003038D8">
      <w:pPr>
        <w:numPr>
          <w:ilvl w:val="0"/>
          <w:numId w:val="213"/>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Write a statement that reads a record from the file oldmast.dat. The record consists of integer accountNumber, string name and floating-point currentBalance; use ifstream object inOldMaster.</w:t>
      </w:r>
    </w:p>
    <w:p w:rsidR="003038D8" w:rsidRPr="009A3944" w:rsidRDefault="003038D8" w:rsidP="003038D8">
      <w:pPr>
        <w:numPr>
          <w:ilvl w:val="0"/>
          <w:numId w:val="213"/>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Write a statement that reads a record from the file TRans.dat. The record consists of integer accountNum and floating-point dollarAmount; use ifstream object inTransaction.</w:t>
      </w:r>
    </w:p>
    <w:p w:rsidR="003038D8" w:rsidRPr="009A3944" w:rsidRDefault="003038D8" w:rsidP="003038D8">
      <w:pPr>
        <w:numPr>
          <w:ilvl w:val="0"/>
          <w:numId w:val="213"/>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Write a statement that writes a record to the file newmast.dat. The record consists of integer accountNum, string name, and floating-point currentBalance; use ofstream object outNewMaster.</w:t>
      </w:r>
    </w:p>
    <w:p w:rsidR="003038D8" w:rsidRPr="009A3944" w:rsidRDefault="003038D8" w:rsidP="003038D8">
      <w:pPr>
        <w:spacing w:before="100" w:beforeAutospacing="1"/>
        <w:rPr>
          <w:rFonts w:ascii="Times New Roman" w:hAnsi="Times New Roman" w:cs="Times New Roman"/>
          <w:sz w:val="24"/>
        </w:rPr>
      </w:pPr>
      <w:r w:rsidRPr="009A3944">
        <w:rPr>
          <w:rFonts w:ascii="Times New Roman" w:hAnsi="Times New Roman" w:cs="Times New Roman"/>
          <w:sz w:val="24"/>
        </w:rPr>
        <w:t>Find the error(s) and show how to correct it (them) in each of the following.</w:t>
      </w:r>
    </w:p>
    <w:p w:rsidR="003038D8" w:rsidRPr="009A3944" w:rsidRDefault="003038D8" w:rsidP="003038D8">
      <w:pPr>
        <w:numPr>
          <w:ilvl w:val="0"/>
          <w:numId w:val="214"/>
        </w:numPr>
        <w:spacing w:after="100" w:afterAutospacing="1"/>
        <w:rPr>
          <w:rFonts w:ascii="Times New Roman" w:hAnsi="Times New Roman" w:cs="Times New Roman"/>
          <w:sz w:val="24"/>
        </w:rPr>
      </w:pPr>
      <w:r w:rsidRPr="009A3944">
        <w:rPr>
          <w:rFonts w:ascii="Times New Roman" w:hAnsi="Times New Roman" w:cs="Times New Roman"/>
          <w:sz w:val="24"/>
        </w:rPr>
        <w:t>File payables.dat referred to by ofstream object outPayable has not been opened.</w:t>
      </w:r>
    </w:p>
    <w:p w:rsidR="003038D8" w:rsidRPr="009A3944" w:rsidRDefault="003038D8" w:rsidP="003038D8">
      <w:pPr>
        <w:numPr>
          <w:ilvl w:val="0"/>
          <w:numId w:val="2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rPr>
      </w:pPr>
      <w:r w:rsidRPr="009A3944">
        <w:rPr>
          <w:rFonts w:ascii="Times New Roman" w:hAnsi="Times New Roman" w:cs="Times New Roman"/>
          <w:sz w:val="24"/>
        </w:rPr>
        <w:t>outPayable &lt;&lt; account &lt;&lt; company &lt;&lt; amount &lt;&lt; endl;</w:t>
      </w:r>
    </w:p>
    <w:p w:rsidR="003038D8" w:rsidRPr="009A3944" w:rsidRDefault="003038D8" w:rsidP="003038D8">
      <w:pPr>
        <w:numPr>
          <w:ilvl w:val="0"/>
          <w:numId w:val="214"/>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The following statement should read a record from the file payables.dat. The ifstream object inPayable refers to this file, and istream object inReceivable refers to the file receivables.dat.</w:t>
      </w:r>
    </w:p>
    <w:p w:rsidR="003038D8" w:rsidRPr="009A3944" w:rsidRDefault="003038D8" w:rsidP="003038D8">
      <w:pPr>
        <w:numPr>
          <w:ilvl w:val="0"/>
          <w:numId w:val="2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rPr>
      </w:pPr>
      <w:r w:rsidRPr="009A3944">
        <w:rPr>
          <w:rFonts w:ascii="Times New Roman" w:hAnsi="Times New Roman" w:cs="Times New Roman"/>
          <w:sz w:val="24"/>
        </w:rPr>
        <w:t>inReceivable &gt;&gt; account &gt;&gt; company &gt;&gt; amount;</w:t>
      </w:r>
    </w:p>
    <w:p w:rsidR="003038D8" w:rsidRPr="009A3944" w:rsidRDefault="003038D8" w:rsidP="003038D8">
      <w:pPr>
        <w:numPr>
          <w:ilvl w:val="0"/>
          <w:numId w:val="214"/>
        </w:num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The file tools.dat should be opened to add data to the file without discarding the current data.</w:t>
      </w:r>
    </w:p>
    <w:p w:rsidR="003038D8" w:rsidRPr="009A3944" w:rsidRDefault="003038D8" w:rsidP="003038D8">
      <w:pPr>
        <w:numPr>
          <w:ilvl w:val="0"/>
          <w:numId w:val="2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rPr>
      </w:pPr>
      <w:r w:rsidRPr="009A3944">
        <w:rPr>
          <w:rFonts w:ascii="Times New Roman" w:hAnsi="Times New Roman" w:cs="Times New Roman"/>
          <w:sz w:val="24"/>
        </w:rPr>
        <w:t>ofstream outTools( "tools.dat", ios::out );</w:t>
      </w:r>
    </w:p>
    <w:p w:rsidR="003038D8" w:rsidRPr="009A3944" w:rsidRDefault="003038D8" w:rsidP="003038D8">
      <w:pPr>
        <w:outlineLvl w:val="0"/>
        <w:rPr>
          <w:rStyle w:val="basetext"/>
          <w:b/>
        </w:rPr>
      </w:pP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r w:rsidRPr="009A3944">
        <w:rPr>
          <w:rStyle w:val="basetext"/>
          <w:rFonts w:cs="Times New Roman"/>
          <w:color w:val="auto"/>
        </w:rPr>
        <w:t>1.Select the false statement.</w:t>
      </w:r>
    </w:p>
    <w:p w:rsidR="003038D8" w:rsidRPr="009A3944" w:rsidRDefault="003038D8" w:rsidP="003038D8">
      <w:pPr>
        <w:numPr>
          <w:ilvl w:val="0"/>
          <w:numId w:val="215"/>
        </w:numPr>
        <w:suppressAutoHyphens/>
        <w:rPr>
          <w:rStyle w:val="basetext"/>
          <w:rFonts w:cs="Times New Roman"/>
        </w:rPr>
      </w:pPr>
      <w:r w:rsidRPr="009A3944">
        <w:rPr>
          <w:rFonts w:ascii="Times New Roman" w:hAnsi="Times New Roman" w:cs="Times New Roman"/>
          <w:sz w:val="24"/>
        </w:rPr>
        <w:t xml:space="preserve">All data items can eventually be reduced to a sequence of </w:t>
      </w:r>
      <w:r w:rsidRPr="009A3944">
        <w:rPr>
          <w:rStyle w:val="CDT"/>
          <w:rFonts w:ascii="Times New Roman" w:hAnsi="Times New Roman" w:cs="Times New Roman"/>
          <w:sz w:val="24"/>
        </w:rPr>
        <w:t>0</w:t>
      </w:r>
      <w:r w:rsidRPr="009A3944">
        <w:rPr>
          <w:rFonts w:ascii="Times New Roman" w:hAnsi="Times New Roman" w:cs="Times New Roman"/>
          <w:sz w:val="24"/>
        </w:rPr>
        <w:t xml:space="preserve">s and </w:t>
      </w:r>
      <w:r w:rsidRPr="009A3944">
        <w:rPr>
          <w:rStyle w:val="CDT"/>
          <w:rFonts w:ascii="Times New Roman" w:hAnsi="Times New Roman" w:cs="Times New Roman"/>
          <w:sz w:val="24"/>
        </w:rPr>
        <w:t>1</w:t>
      </w:r>
      <w:r w:rsidRPr="009A3944">
        <w:rPr>
          <w:rFonts w:ascii="Times New Roman" w:hAnsi="Times New Roman" w:cs="Times New Roman"/>
          <w:sz w:val="24"/>
        </w:rPr>
        <w:t>s</w:t>
      </w:r>
      <w:r w:rsidRPr="009A3944">
        <w:rPr>
          <w:rStyle w:val="basetext"/>
          <w:rFonts w:cs="Times New Roman"/>
        </w:rPr>
        <w:t>.</w:t>
      </w:r>
    </w:p>
    <w:p w:rsidR="003038D8" w:rsidRPr="009A3944" w:rsidRDefault="003038D8" w:rsidP="003038D8">
      <w:pPr>
        <w:numPr>
          <w:ilvl w:val="0"/>
          <w:numId w:val="215"/>
        </w:numPr>
        <w:suppressAutoHyphens/>
        <w:rPr>
          <w:rStyle w:val="basetext"/>
          <w:rFonts w:cs="Times New Roman"/>
        </w:rPr>
      </w:pPr>
      <w:r w:rsidRPr="009A3944">
        <w:rPr>
          <w:rFonts w:ascii="Times New Roman" w:hAnsi="Times New Roman" w:cs="Times New Roman"/>
          <w:sz w:val="24"/>
        </w:rPr>
        <w:t>A binary digit (bit) can store two values simultaneously</w:t>
      </w:r>
      <w:r w:rsidRPr="009A3944">
        <w:rPr>
          <w:rStyle w:val="basetext"/>
          <w:rFonts w:cs="Times New Roman"/>
        </w:rPr>
        <w:t>.</w:t>
      </w:r>
    </w:p>
    <w:p w:rsidR="003038D8" w:rsidRPr="009A3944" w:rsidRDefault="003038D8" w:rsidP="003038D8">
      <w:pPr>
        <w:numPr>
          <w:ilvl w:val="0"/>
          <w:numId w:val="215"/>
        </w:numPr>
        <w:suppressAutoHyphens/>
        <w:rPr>
          <w:rStyle w:val="basetext"/>
          <w:rFonts w:cs="Times New Roman"/>
        </w:rPr>
      </w:pPr>
      <w:r w:rsidRPr="009A3944">
        <w:rPr>
          <w:rFonts w:ascii="Times New Roman" w:hAnsi="Times New Roman" w:cs="Times New Roman"/>
          <w:sz w:val="24"/>
        </w:rPr>
        <w:t>It is cumbersome to work with data in bit form</w:t>
      </w:r>
      <w:r w:rsidRPr="009A3944">
        <w:rPr>
          <w:rStyle w:val="basetext"/>
          <w:rFonts w:cs="Times New Roman"/>
        </w:rPr>
        <w:t>.</w:t>
      </w:r>
    </w:p>
    <w:p w:rsidR="003038D8" w:rsidRPr="009A3944" w:rsidRDefault="003038D8" w:rsidP="003038D8">
      <w:pPr>
        <w:numPr>
          <w:ilvl w:val="0"/>
          <w:numId w:val="215"/>
        </w:numPr>
        <w:suppressAutoHyphens/>
        <w:rPr>
          <w:rStyle w:val="basetext"/>
          <w:rFonts w:cs="Times New Roman"/>
        </w:rPr>
      </w:pPr>
      <w:r w:rsidRPr="009A3944">
        <w:rPr>
          <w:rFonts w:ascii="Times New Roman" w:hAnsi="Times New Roman" w:cs="Times New Roman"/>
          <w:sz w:val="24"/>
        </w:rPr>
        <w:t>It is easiest to produce electronic devices that can assume one of two stable states</w:t>
      </w:r>
      <w:r w:rsidRPr="009A3944">
        <w:rPr>
          <w:rStyle w:val="basetext"/>
          <w:rFonts w:cs="Times New Roman"/>
        </w:rPr>
        <w: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r w:rsidRPr="009A3944">
        <w:rPr>
          <w:rStyle w:val="basetext"/>
          <w:rFonts w:cs="Times New Roman"/>
          <w:color w:val="auto"/>
        </w:rPr>
        <w:t>2.  Which statement is not true about</w:t>
      </w:r>
      <w:r w:rsidRPr="009A3944">
        <w:rPr>
          <w:rFonts w:ascii="Times New Roman" w:hAnsi="Times New Roman" w:cs="Times New Roman"/>
          <w:color w:val="auto"/>
        </w:rPr>
        <w:t xml:space="preserve"> </w:t>
      </w:r>
      <w:r w:rsidRPr="009A3944">
        <w:rPr>
          <w:rStyle w:val="CDT"/>
          <w:rFonts w:ascii="Times New Roman" w:hAnsi="Times New Roman" w:cs="Times New Roman"/>
          <w:color w:val="auto"/>
        </w:rPr>
        <w:t>0</w:t>
      </w:r>
      <w:r w:rsidRPr="009A3944">
        <w:rPr>
          <w:rStyle w:val="basetext"/>
          <w:rFonts w:cs="Times New Roman"/>
          <w:color w:val="auto"/>
        </w:rPr>
        <w:t>,</w:t>
      </w:r>
      <w:r w:rsidRPr="009A3944">
        <w:rPr>
          <w:rFonts w:ascii="Times New Roman" w:hAnsi="Times New Roman" w:cs="Times New Roman"/>
          <w:color w:val="auto"/>
        </w:rPr>
        <w:t xml:space="preserve"> </w:t>
      </w:r>
      <w:r w:rsidRPr="009A3944">
        <w:rPr>
          <w:rStyle w:val="CDT"/>
          <w:rFonts w:ascii="Times New Roman" w:hAnsi="Times New Roman" w:cs="Times New Roman"/>
          <w:color w:val="auto"/>
        </w:rPr>
        <w:t>z</w:t>
      </w:r>
      <w:r w:rsidRPr="009A3944">
        <w:rPr>
          <w:rFonts w:ascii="Times New Roman" w:hAnsi="Times New Roman" w:cs="Times New Roman"/>
          <w:color w:val="auto"/>
        </w:rPr>
        <w:t xml:space="preserve"> </w:t>
      </w:r>
      <w:r w:rsidRPr="009A3944">
        <w:rPr>
          <w:rStyle w:val="basetext"/>
          <w:rFonts w:cs="Times New Roman"/>
          <w:color w:val="auto"/>
        </w:rPr>
        <w:t>,</w:t>
      </w:r>
      <w:r w:rsidRPr="009A3944">
        <w:rPr>
          <w:rFonts w:ascii="Times New Roman" w:hAnsi="Times New Roman" w:cs="Times New Roman"/>
          <w:color w:val="auto"/>
        </w:rPr>
        <w:t xml:space="preserve"> </w:t>
      </w:r>
      <w:r w:rsidRPr="009A3944">
        <w:rPr>
          <w:rStyle w:val="CDT"/>
          <w:rFonts w:ascii="Times New Roman" w:hAnsi="Times New Roman" w:cs="Times New Roman"/>
          <w:color w:val="auto"/>
        </w:rPr>
        <w:t>%</w:t>
      </w:r>
      <w:r w:rsidRPr="009A3944">
        <w:rPr>
          <w:rStyle w:val="basetext"/>
          <w:rFonts w:cs="Times New Roman"/>
          <w:color w:val="auto"/>
        </w:rPr>
        <w:t>,</w:t>
      </w:r>
      <w:r w:rsidRPr="009A3944">
        <w:rPr>
          <w:rFonts w:ascii="Times New Roman" w:hAnsi="Times New Roman" w:cs="Times New Roman"/>
          <w:color w:val="auto"/>
        </w:rPr>
        <w:t xml:space="preserve"> </w:t>
      </w:r>
      <w:r w:rsidRPr="009A3944">
        <w:rPr>
          <w:rStyle w:val="CDT"/>
          <w:rFonts w:ascii="Times New Roman" w:hAnsi="Times New Roman" w:cs="Times New Roman"/>
          <w:color w:val="auto"/>
        </w:rPr>
        <w:t>*</w:t>
      </w:r>
      <w:r w:rsidRPr="009A3944">
        <w:rPr>
          <w:rFonts w:ascii="Times New Roman" w:hAnsi="Times New Roman" w:cs="Times New Roman"/>
          <w:color w:val="auto"/>
        </w:rPr>
        <w:t xml:space="preserve">  </w:t>
      </w:r>
      <w:r w:rsidRPr="009A3944">
        <w:rPr>
          <w:rStyle w:val="basetext"/>
          <w:rFonts w:cs="Times New Roman"/>
          <w:color w:val="auto"/>
        </w:rPr>
        <w:t>and</w:t>
      </w:r>
      <w:r w:rsidRPr="009A3944">
        <w:rPr>
          <w:rFonts w:ascii="Times New Roman" w:hAnsi="Times New Roman" w:cs="Times New Roman"/>
          <w:color w:val="auto"/>
        </w:rPr>
        <w:t xml:space="preserve"> </w:t>
      </w:r>
      <w:r w:rsidRPr="009A3944">
        <w:rPr>
          <w:rStyle w:val="CDT"/>
          <w:rFonts w:ascii="Times New Roman" w:hAnsi="Times New Roman" w:cs="Times New Roman"/>
          <w:color w:val="auto"/>
        </w:rPr>
        <w:t>Q</w:t>
      </w:r>
      <w:r w:rsidRPr="009A3944">
        <w:rPr>
          <w:rStyle w:val="basetext"/>
          <w:rFonts w:cs="Times New Roman"/>
          <w:color w:val="auto"/>
        </w:rPr>
        <w:t>?</w:t>
      </w:r>
    </w:p>
    <w:p w:rsidR="003038D8" w:rsidRPr="009A3944" w:rsidRDefault="003038D8" w:rsidP="003038D8">
      <w:pPr>
        <w:numPr>
          <w:ilvl w:val="0"/>
          <w:numId w:val="216"/>
        </w:numPr>
        <w:suppressAutoHyphens/>
        <w:rPr>
          <w:rStyle w:val="basetext"/>
          <w:rFonts w:cs="Times New Roman"/>
        </w:rPr>
      </w:pPr>
      <w:r w:rsidRPr="009A3944">
        <w:rPr>
          <w:rFonts w:ascii="Times New Roman" w:hAnsi="Times New Roman" w:cs="Times New Roman"/>
          <w:sz w:val="24"/>
        </w:rPr>
        <w:t xml:space="preserve">Each can be represented in terms of </w:t>
      </w:r>
      <w:r w:rsidRPr="009A3944">
        <w:rPr>
          <w:rStyle w:val="CDT"/>
          <w:rFonts w:ascii="Times New Roman" w:hAnsi="Times New Roman" w:cs="Times New Roman"/>
          <w:sz w:val="24"/>
        </w:rPr>
        <w:t>0</w:t>
      </w:r>
      <w:r w:rsidRPr="009A3944">
        <w:rPr>
          <w:rFonts w:ascii="Times New Roman" w:hAnsi="Times New Roman" w:cs="Times New Roman"/>
          <w:sz w:val="24"/>
        </w:rPr>
        <w:t xml:space="preserve">s and </w:t>
      </w:r>
      <w:r w:rsidRPr="009A3944">
        <w:rPr>
          <w:rStyle w:val="CDT"/>
          <w:rFonts w:ascii="Times New Roman" w:hAnsi="Times New Roman" w:cs="Times New Roman"/>
          <w:sz w:val="24"/>
        </w:rPr>
        <w:t>1</w:t>
      </w:r>
      <w:r w:rsidRPr="009A3944">
        <w:rPr>
          <w:rFonts w:ascii="Times New Roman" w:hAnsi="Times New Roman" w:cs="Times New Roman"/>
          <w:sz w:val="24"/>
        </w:rPr>
        <w:t>s</w:t>
      </w:r>
      <w:r w:rsidRPr="009A3944">
        <w:rPr>
          <w:rStyle w:val="basetext"/>
          <w:rFonts w:cs="Times New Roman"/>
        </w:rPr>
        <w:t>.</w:t>
      </w:r>
    </w:p>
    <w:p w:rsidR="003038D8" w:rsidRPr="009A3944" w:rsidRDefault="003038D8" w:rsidP="003038D8">
      <w:pPr>
        <w:numPr>
          <w:ilvl w:val="0"/>
          <w:numId w:val="216"/>
        </w:numPr>
        <w:suppressAutoHyphens/>
        <w:rPr>
          <w:rStyle w:val="basetext"/>
          <w:rFonts w:cs="Times New Roman"/>
        </w:rPr>
      </w:pPr>
      <w:r w:rsidRPr="009A3944">
        <w:rPr>
          <w:rFonts w:ascii="Times New Roman" w:hAnsi="Times New Roman" w:cs="Times New Roman"/>
          <w:sz w:val="24"/>
        </w:rPr>
        <w:t>Each is a character</w:t>
      </w:r>
      <w:r w:rsidRPr="009A3944">
        <w:rPr>
          <w:rStyle w:val="basetext"/>
          <w:rFonts w:cs="Times New Roman"/>
        </w:rPr>
        <w:t>.</w:t>
      </w:r>
    </w:p>
    <w:p w:rsidR="003038D8" w:rsidRPr="009A3944" w:rsidRDefault="003038D8" w:rsidP="003038D8">
      <w:pPr>
        <w:numPr>
          <w:ilvl w:val="0"/>
          <w:numId w:val="216"/>
        </w:numPr>
        <w:suppressAutoHyphens/>
        <w:rPr>
          <w:rStyle w:val="basetext"/>
          <w:rFonts w:cs="Times New Roman"/>
        </w:rPr>
      </w:pPr>
      <w:r w:rsidRPr="009A3944">
        <w:rPr>
          <w:rFonts w:ascii="Times New Roman" w:hAnsi="Times New Roman" w:cs="Times New Roman"/>
          <w:sz w:val="24"/>
        </w:rPr>
        <w:t>Only two of the elements listed are in typical character sets</w:t>
      </w:r>
      <w:r w:rsidRPr="009A3944">
        <w:rPr>
          <w:rStyle w:val="basetext"/>
          <w:rFonts w:cs="Times New Roman"/>
        </w:rPr>
        <w:t>.</w:t>
      </w:r>
    </w:p>
    <w:p w:rsidR="003038D8" w:rsidRPr="009A3944" w:rsidRDefault="003038D8" w:rsidP="003038D8">
      <w:pPr>
        <w:numPr>
          <w:ilvl w:val="0"/>
          <w:numId w:val="216"/>
        </w:numPr>
        <w:suppressAutoHyphens/>
        <w:rPr>
          <w:rStyle w:val="basetext"/>
          <w:rFonts w:cs="Times New Roman"/>
        </w:rPr>
      </w:pPr>
      <w:r w:rsidRPr="009A3944">
        <w:rPr>
          <w:rFonts w:ascii="Times New Roman" w:hAnsi="Times New Roman" w:cs="Times New Roman"/>
          <w:sz w:val="24"/>
        </w:rPr>
        <w:t>Each can be represented as a byte</w:t>
      </w:r>
      <w:r w:rsidRPr="009A3944">
        <w:rPr>
          <w:rStyle w:val="basetext"/>
          <w:rFonts w:cs="Times New Roman"/>
        </w:rPr>
        <w: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r w:rsidRPr="009A3944">
        <w:rPr>
          <w:rStyle w:val="basetext"/>
          <w:rFonts w:cs="Times New Roman"/>
          <w:color w:val="auto"/>
        </w:rPr>
        <w:t>3.  The data hierarchy, arranged from smallest to largest, is:</w:t>
      </w:r>
    </w:p>
    <w:p w:rsidR="003038D8" w:rsidRPr="009A3944" w:rsidRDefault="003038D8" w:rsidP="003038D8">
      <w:pPr>
        <w:numPr>
          <w:ilvl w:val="0"/>
          <w:numId w:val="217"/>
        </w:numPr>
        <w:suppressAutoHyphens/>
        <w:rPr>
          <w:rStyle w:val="basetext"/>
          <w:rFonts w:cs="Times New Roman"/>
        </w:rPr>
      </w:pPr>
      <w:r w:rsidRPr="009A3944">
        <w:rPr>
          <w:rFonts w:ascii="Times New Roman" w:hAnsi="Times New Roman" w:cs="Times New Roman"/>
          <w:sz w:val="24"/>
        </w:rPr>
        <w:t>Bit, byte, record, field, file</w:t>
      </w:r>
      <w:r w:rsidRPr="009A3944">
        <w:rPr>
          <w:rStyle w:val="basetext"/>
          <w:rFonts w:cs="Times New Roman"/>
        </w:rPr>
        <w:t>.</w:t>
      </w:r>
    </w:p>
    <w:p w:rsidR="003038D8" w:rsidRPr="009A3944" w:rsidRDefault="003038D8" w:rsidP="003038D8">
      <w:pPr>
        <w:numPr>
          <w:ilvl w:val="0"/>
          <w:numId w:val="217"/>
        </w:numPr>
        <w:suppressAutoHyphens/>
        <w:rPr>
          <w:rStyle w:val="basetext"/>
          <w:rFonts w:cs="Times New Roman"/>
        </w:rPr>
      </w:pPr>
      <w:r w:rsidRPr="009A3944">
        <w:rPr>
          <w:rFonts w:ascii="Times New Roman" w:hAnsi="Times New Roman" w:cs="Times New Roman"/>
          <w:sz w:val="24"/>
        </w:rPr>
        <w:t>Byte, bit, field, record, file</w:t>
      </w:r>
      <w:r w:rsidRPr="009A3944">
        <w:rPr>
          <w:rStyle w:val="basetext"/>
          <w:rFonts w:cs="Times New Roman"/>
        </w:rPr>
        <w:t>.</w:t>
      </w:r>
    </w:p>
    <w:p w:rsidR="003038D8" w:rsidRPr="009A3944" w:rsidRDefault="003038D8" w:rsidP="003038D8">
      <w:pPr>
        <w:numPr>
          <w:ilvl w:val="0"/>
          <w:numId w:val="217"/>
        </w:numPr>
        <w:suppressAutoHyphens/>
        <w:rPr>
          <w:rStyle w:val="basetext"/>
          <w:rFonts w:cs="Times New Roman"/>
        </w:rPr>
      </w:pPr>
      <w:r w:rsidRPr="009A3944">
        <w:rPr>
          <w:rFonts w:ascii="Times New Roman" w:hAnsi="Times New Roman" w:cs="Times New Roman"/>
          <w:sz w:val="24"/>
        </w:rPr>
        <w:t>Bit, byte, field, record, file</w:t>
      </w:r>
      <w:r w:rsidRPr="009A3944">
        <w:rPr>
          <w:rStyle w:val="basetext"/>
          <w:rFonts w:cs="Times New Roman"/>
        </w:rPr>
        <w:t>.</w:t>
      </w:r>
    </w:p>
    <w:p w:rsidR="003038D8" w:rsidRPr="009A3944" w:rsidRDefault="003038D8" w:rsidP="003038D8">
      <w:pPr>
        <w:numPr>
          <w:ilvl w:val="0"/>
          <w:numId w:val="217"/>
        </w:numPr>
        <w:suppressAutoHyphens/>
        <w:rPr>
          <w:rStyle w:val="basetext"/>
          <w:rFonts w:cs="Times New Roman"/>
        </w:rPr>
      </w:pPr>
      <w:r w:rsidRPr="009A3944">
        <w:rPr>
          <w:rFonts w:ascii="Times New Roman" w:hAnsi="Times New Roman" w:cs="Times New Roman"/>
          <w:sz w:val="24"/>
        </w:rPr>
        <w:t>Byte, bit, field, file, record</w:t>
      </w:r>
      <w:r w:rsidRPr="009A3944">
        <w:rPr>
          <w:rStyle w:val="basetext"/>
          <w:rFonts w:cs="Times New Roman"/>
        </w:rPr>
        <w: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r w:rsidRPr="009A3944">
        <w:rPr>
          <w:rStyle w:val="basetext"/>
          <w:rFonts w:cs="Times New Roman"/>
          <w:color w:val="auto"/>
        </w:rPr>
        <w:t>4.  In general, which of the following contains the most amount of data?</w:t>
      </w:r>
    </w:p>
    <w:p w:rsidR="003038D8" w:rsidRPr="009A3944" w:rsidRDefault="003038D8" w:rsidP="003038D8">
      <w:pPr>
        <w:numPr>
          <w:ilvl w:val="0"/>
          <w:numId w:val="218"/>
        </w:numPr>
        <w:suppressAutoHyphens/>
        <w:rPr>
          <w:rStyle w:val="basetext"/>
          <w:rFonts w:cs="Times New Roman"/>
        </w:rPr>
      </w:pPr>
      <w:r w:rsidRPr="009A3944">
        <w:rPr>
          <w:rFonts w:ascii="Times New Roman" w:hAnsi="Times New Roman" w:cs="Times New Roman"/>
          <w:sz w:val="24"/>
        </w:rPr>
        <w:t>A database</w:t>
      </w:r>
      <w:r w:rsidRPr="009A3944">
        <w:rPr>
          <w:rStyle w:val="basetext"/>
          <w:rFonts w:cs="Times New Roman"/>
        </w:rPr>
        <w:t>.</w:t>
      </w:r>
    </w:p>
    <w:p w:rsidR="003038D8" w:rsidRPr="009A3944" w:rsidRDefault="003038D8" w:rsidP="003038D8">
      <w:pPr>
        <w:numPr>
          <w:ilvl w:val="0"/>
          <w:numId w:val="218"/>
        </w:numPr>
        <w:suppressAutoHyphens/>
        <w:rPr>
          <w:rStyle w:val="basetext"/>
          <w:rFonts w:cs="Times New Roman"/>
        </w:rPr>
      </w:pPr>
      <w:r w:rsidRPr="009A3944">
        <w:rPr>
          <w:rFonts w:ascii="Times New Roman" w:hAnsi="Times New Roman" w:cs="Times New Roman"/>
          <w:sz w:val="24"/>
        </w:rPr>
        <w:t>A file</w:t>
      </w:r>
      <w:r w:rsidRPr="009A3944">
        <w:rPr>
          <w:rStyle w:val="basetext"/>
          <w:rFonts w:cs="Times New Roman"/>
        </w:rPr>
        <w:t>.</w:t>
      </w:r>
    </w:p>
    <w:p w:rsidR="003038D8" w:rsidRPr="009A3944" w:rsidRDefault="003038D8" w:rsidP="003038D8">
      <w:pPr>
        <w:numPr>
          <w:ilvl w:val="0"/>
          <w:numId w:val="218"/>
        </w:numPr>
        <w:suppressAutoHyphens/>
        <w:rPr>
          <w:rStyle w:val="basetext"/>
          <w:rFonts w:cs="Times New Roman"/>
        </w:rPr>
      </w:pPr>
      <w:r w:rsidRPr="009A3944">
        <w:rPr>
          <w:rFonts w:ascii="Times New Roman" w:hAnsi="Times New Roman" w:cs="Times New Roman"/>
          <w:sz w:val="24"/>
        </w:rPr>
        <w:t>A byte</w:t>
      </w:r>
      <w:r w:rsidRPr="009A3944">
        <w:rPr>
          <w:rStyle w:val="basetext"/>
          <w:rFonts w:cs="Times New Roman"/>
        </w:rPr>
        <w:t>.</w:t>
      </w:r>
    </w:p>
    <w:p w:rsidR="003038D8" w:rsidRPr="009A3944" w:rsidRDefault="003038D8" w:rsidP="003038D8">
      <w:pPr>
        <w:numPr>
          <w:ilvl w:val="0"/>
          <w:numId w:val="218"/>
        </w:numPr>
        <w:suppressAutoHyphens/>
        <w:outlineLvl w:val="0"/>
        <w:rPr>
          <w:rStyle w:val="basetext"/>
          <w:rFonts w:cs="Times New Roman"/>
        </w:rPr>
      </w:pPr>
      <w:r w:rsidRPr="009A3944">
        <w:rPr>
          <w:rFonts w:ascii="Times New Roman" w:hAnsi="Times New Roman" w:cs="Times New Roman"/>
          <w:sz w:val="24"/>
        </w:rPr>
        <w:t>A field</w:t>
      </w:r>
      <w:r w:rsidRPr="009A3944">
        <w:rPr>
          <w:rStyle w:val="basetext"/>
          <w:rFonts w:cs="Times New Roman"/>
        </w:rPr>
        <w: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r w:rsidRPr="009A3944">
        <w:rPr>
          <w:rStyle w:val="basetext"/>
          <w:rFonts w:cs="Times New Roman"/>
          <w:color w:val="auto"/>
        </w:rPr>
        <w:t>5.  Which of the following does not have a stream associated with it?</w:t>
      </w:r>
    </w:p>
    <w:p w:rsidR="003038D8" w:rsidRPr="009A3944" w:rsidRDefault="003038D8" w:rsidP="003038D8">
      <w:pPr>
        <w:numPr>
          <w:ilvl w:val="0"/>
          <w:numId w:val="219"/>
        </w:numPr>
        <w:suppressAutoHyphens/>
        <w:rPr>
          <w:rStyle w:val="basetext"/>
          <w:rFonts w:cs="Times New Roman"/>
        </w:rPr>
      </w:pPr>
      <w:r w:rsidRPr="009A3944">
        <w:rPr>
          <w:rStyle w:val="CDT"/>
          <w:rFonts w:ascii="Times New Roman" w:hAnsi="Times New Roman" w:cs="Times New Roman"/>
          <w:sz w:val="24"/>
        </w:rPr>
        <w:t>cerr</w:t>
      </w:r>
      <w:r w:rsidRPr="009A3944">
        <w:rPr>
          <w:rStyle w:val="basetext"/>
          <w:rFonts w:cs="Times New Roman"/>
        </w:rPr>
        <w:t>.</w:t>
      </w:r>
    </w:p>
    <w:p w:rsidR="003038D8" w:rsidRPr="009A3944" w:rsidRDefault="003038D8" w:rsidP="003038D8">
      <w:pPr>
        <w:numPr>
          <w:ilvl w:val="0"/>
          <w:numId w:val="219"/>
        </w:numPr>
        <w:suppressAutoHyphens/>
        <w:rPr>
          <w:rStyle w:val="basetext"/>
          <w:rFonts w:cs="Times New Roman"/>
        </w:rPr>
      </w:pPr>
      <w:r w:rsidRPr="009A3944">
        <w:rPr>
          <w:rStyle w:val="CDT"/>
          <w:rFonts w:ascii="Times New Roman" w:hAnsi="Times New Roman" w:cs="Times New Roman"/>
          <w:sz w:val="24"/>
        </w:rPr>
        <w:t>cin</w:t>
      </w:r>
      <w:r w:rsidRPr="009A3944">
        <w:rPr>
          <w:rStyle w:val="basetext"/>
          <w:rFonts w:cs="Times New Roman"/>
        </w:rPr>
        <w:t>.</w:t>
      </w:r>
    </w:p>
    <w:p w:rsidR="003038D8" w:rsidRPr="009A3944" w:rsidRDefault="003038D8" w:rsidP="003038D8">
      <w:pPr>
        <w:numPr>
          <w:ilvl w:val="0"/>
          <w:numId w:val="219"/>
        </w:numPr>
        <w:suppressAutoHyphens/>
        <w:rPr>
          <w:rStyle w:val="basetext"/>
          <w:rFonts w:cs="Times New Roman"/>
        </w:rPr>
      </w:pPr>
      <w:r w:rsidRPr="009A3944">
        <w:rPr>
          <w:rStyle w:val="CDT"/>
          <w:rFonts w:ascii="Times New Roman" w:hAnsi="Times New Roman" w:cs="Times New Roman"/>
          <w:sz w:val="24"/>
        </w:rPr>
        <w:t>cout</w:t>
      </w:r>
      <w:r w:rsidRPr="009A3944">
        <w:rPr>
          <w:rStyle w:val="basetext"/>
          <w:rFonts w:cs="Times New Roman"/>
        </w:rPr>
        <w:t>.</w:t>
      </w:r>
    </w:p>
    <w:p w:rsidR="003038D8" w:rsidRPr="009A3944" w:rsidRDefault="003038D8" w:rsidP="003038D8">
      <w:pPr>
        <w:numPr>
          <w:ilvl w:val="0"/>
          <w:numId w:val="219"/>
        </w:numPr>
        <w:suppressAutoHyphens/>
        <w:rPr>
          <w:rStyle w:val="basetext"/>
          <w:rFonts w:cs="Times New Roman"/>
        </w:rPr>
      </w:pPr>
      <w:r w:rsidRPr="009A3944">
        <w:rPr>
          <w:rStyle w:val="basetext"/>
          <w:rFonts w:cs="Times New Roman"/>
        </w:rPr>
        <w:t>All of the above have streams associated with them.</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r w:rsidRPr="009A3944">
        <w:rPr>
          <w:rStyle w:val="basetext"/>
          <w:rFonts w:cs="Times New Roman"/>
          <w:color w:val="auto"/>
        </w:rPr>
        <w:t>6.  In order to perform file processing in C++, which header files must be included?</w:t>
      </w:r>
    </w:p>
    <w:p w:rsidR="003038D8" w:rsidRPr="009A3944" w:rsidRDefault="003038D8" w:rsidP="003038D8">
      <w:pPr>
        <w:numPr>
          <w:ilvl w:val="0"/>
          <w:numId w:val="220"/>
        </w:numPr>
        <w:suppressAutoHyphens/>
        <w:rPr>
          <w:rStyle w:val="basetext"/>
          <w:rFonts w:cs="Times New Roman"/>
        </w:rPr>
      </w:pPr>
      <w:r w:rsidRPr="009A3944">
        <w:rPr>
          <w:rStyle w:val="CDT"/>
          <w:rFonts w:ascii="Times New Roman" w:hAnsi="Times New Roman" w:cs="Times New Roman"/>
          <w:sz w:val="24"/>
        </w:rPr>
        <w:t>&lt;cstdio&gt;</w:t>
      </w:r>
      <w:r w:rsidRPr="009A3944">
        <w:rPr>
          <w:rStyle w:val="basetext"/>
          <w:rFonts w:cs="Times New Roman"/>
        </w:rPr>
        <w:t xml:space="preserve"> ,</w:t>
      </w:r>
      <w:r w:rsidRPr="009A3944">
        <w:rPr>
          <w:rFonts w:ascii="Times New Roman" w:hAnsi="Times New Roman" w:cs="Times New Roman"/>
          <w:sz w:val="24"/>
        </w:rPr>
        <w:t xml:space="preserve"> </w:t>
      </w:r>
      <w:r w:rsidRPr="009A3944">
        <w:rPr>
          <w:rStyle w:val="CDT"/>
          <w:rFonts w:ascii="Times New Roman" w:hAnsi="Times New Roman" w:cs="Times New Roman"/>
          <w:sz w:val="24"/>
        </w:rPr>
        <w:t>&lt;iostream&gt;</w:t>
      </w:r>
      <w:r w:rsidRPr="009A3944">
        <w:rPr>
          <w:rFonts w:ascii="Times New Roman" w:hAnsi="Times New Roman" w:cs="Times New Roman"/>
          <w:sz w:val="24"/>
        </w:rPr>
        <w:t xml:space="preserve"> </w:t>
      </w:r>
      <w:r w:rsidRPr="009A3944">
        <w:rPr>
          <w:rStyle w:val="basetext"/>
          <w:rFonts w:cs="Times New Roman"/>
        </w:rPr>
        <w:t>and</w:t>
      </w:r>
      <w:r w:rsidRPr="009A3944">
        <w:rPr>
          <w:rFonts w:ascii="Times New Roman" w:hAnsi="Times New Roman" w:cs="Times New Roman"/>
          <w:sz w:val="24"/>
        </w:rPr>
        <w:t xml:space="preserve"> </w:t>
      </w:r>
      <w:r w:rsidRPr="009A3944">
        <w:rPr>
          <w:rStyle w:val="CDT"/>
          <w:rFonts w:ascii="Times New Roman" w:hAnsi="Times New Roman" w:cs="Times New Roman"/>
          <w:sz w:val="24"/>
        </w:rPr>
        <w:t>&lt;fstream&gt;</w:t>
      </w:r>
      <w:r w:rsidRPr="009A3944">
        <w:rPr>
          <w:rStyle w:val="basetext"/>
          <w:rFonts w:cs="Times New Roman"/>
        </w:rPr>
        <w:t>.</w:t>
      </w:r>
    </w:p>
    <w:p w:rsidR="003038D8" w:rsidRPr="009A3944" w:rsidRDefault="003038D8" w:rsidP="003038D8">
      <w:pPr>
        <w:numPr>
          <w:ilvl w:val="0"/>
          <w:numId w:val="220"/>
        </w:numPr>
        <w:suppressAutoHyphens/>
        <w:rPr>
          <w:rStyle w:val="basetext"/>
          <w:rFonts w:cs="Times New Roman"/>
        </w:rPr>
      </w:pPr>
      <w:r w:rsidRPr="009A3944">
        <w:rPr>
          <w:rStyle w:val="CDT"/>
          <w:rFonts w:ascii="Times New Roman" w:hAnsi="Times New Roman" w:cs="Times New Roman"/>
          <w:sz w:val="24"/>
        </w:rPr>
        <w:t>&lt;cstdio&gt;</w:t>
      </w:r>
      <w:r w:rsidRPr="009A3944">
        <w:rPr>
          <w:rFonts w:ascii="Times New Roman" w:hAnsi="Times New Roman" w:cs="Times New Roman"/>
          <w:sz w:val="24"/>
        </w:rPr>
        <w:t xml:space="preserve"> </w:t>
      </w:r>
      <w:r w:rsidRPr="009A3944">
        <w:rPr>
          <w:rStyle w:val="basetext"/>
          <w:rFonts w:cs="Times New Roman"/>
        </w:rPr>
        <w:t>and</w:t>
      </w:r>
      <w:r w:rsidRPr="009A3944">
        <w:rPr>
          <w:rFonts w:ascii="Times New Roman" w:hAnsi="Times New Roman" w:cs="Times New Roman"/>
          <w:sz w:val="24"/>
        </w:rPr>
        <w:t xml:space="preserve"> </w:t>
      </w:r>
      <w:r w:rsidRPr="009A3944">
        <w:rPr>
          <w:rStyle w:val="CDT"/>
          <w:rFonts w:ascii="Times New Roman" w:hAnsi="Times New Roman" w:cs="Times New Roman"/>
          <w:sz w:val="24"/>
        </w:rPr>
        <w:t>&lt;iostream&gt;</w:t>
      </w:r>
      <w:r w:rsidRPr="009A3944">
        <w:rPr>
          <w:rStyle w:val="basetext"/>
          <w:rFonts w:cs="Times New Roman"/>
        </w:rPr>
        <w:t>.</w:t>
      </w:r>
    </w:p>
    <w:p w:rsidR="003038D8" w:rsidRPr="009A3944" w:rsidRDefault="003038D8" w:rsidP="003038D8">
      <w:pPr>
        <w:numPr>
          <w:ilvl w:val="0"/>
          <w:numId w:val="220"/>
        </w:numPr>
        <w:suppressAutoHyphens/>
        <w:rPr>
          <w:rStyle w:val="basetext"/>
          <w:rFonts w:cs="Times New Roman"/>
        </w:rPr>
      </w:pPr>
      <w:r w:rsidRPr="009A3944">
        <w:rPr>
          <w:rStyle w:val="CDT"/>
          <w:rFonts w:ascii="Times New Roman" w:hAnsi="Times New Roman" w:cs="Times New Roman"/>
          <w:sz w:val="24"/>
        </w:rPr>
        <w:t>&lt;cstdio&gt;</w:t>
      </w:r>
      <w:r w:rsidRPr="009A3944">
        <w:rPr>
          <w:rFonts w:ascii="Times New Roman" w:hAnsi="Times New Roman" w:cs="Times New Roman"/>
          <w:sz w:val="24"/>
        </w:rPr>
        <w:t xml:space="preserve"> and </w:t>
      </w:r>
      <w:r w:rsidRPr="009A3944">
        <w:rPr>
          <w:rStyle w:val="CDT"/>
          <w:rFonts w:ascii="Times New Roman" w:hAnsi="Times New Roman" w:cs="Times New Roman"/>
          <w:sz w:val="24"/>
        </w:rPr>
        <w:t>&lt;fstream&gt;</w:t>
      </w:r>
      <w:r w:rsidRPr="009A3944">
        <w:rPr>
          <w:rStyle w:val="basetext"/>
          <w:rFonts w:cs="Times New Roman"/>
        </w:rPr>
        <w:t>.</w:t>
      </w:r>
    </w:p>
    <w:p w:rsidR="003038D8" w:rsidRPr="009A3944" w:rsidRDefault="003038D8" w:rsidP="003038D8">
      <w:pPr>
        <w:numPr>
          <w:ilvl w:val="0"/>
          <w:numId w:val="220"/>
        </w:numPr>
        <w:suppressAutoHyphens/>
        <w:rPr>
          <w:rStyle w:val="basetext"/>
          <w:rFonts w:cs="Times New Roman"/>
        </w:rPr>
      </w:pPr>
      <w:r w:rsidRPr="009A3944">
        <w:rPr>
          <w:rStyle w:val="CDT"/>
          <w:rFonts w:ascii="Times New Roman" w:hAnsi="Times New Roman" w:cs="Times New Roman"/>
          <w:sz w:val="24"/>
        </w:rPr>
        <w:t>&lt;iostream&gt;</w:t>
      </w:r>
      <w:r w:rsidRPr="009A3944">
        <w:rPr>
          <w:rFonts w:ascii="Times New Roman" w:hAnsi="Times New Roman" w:cs="Times New Roman"/>
          <w:sz w:val="24"/>
        </w:rPr>
        <w:t xml:space="preserve"> and </w:t>
      </w:r>
      <w:r w:rsidRPr="009A3944">
        <w:rPr>
          <w:rStyle w:val="CDT"/>
          <w:rFonts w:ascii="Times New Roman" w:hAnsi="Times New Roman" w:cs="Times New Roman"/>
          <w:sz w:val="24"/>
        </w:rPr>
        <w:t>&lt;fstream&gt;</w:t>
      </w:r>
      <w:r w:rsidRPr="009A3944">
        <w:rPr>
          <w:rStyle w:val="basetext"/>
          <w:rFonts w:cs="Times New Roman"/>
        </w:rPr>
        <w: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r w:rsidRPr="009A3944">
        <w:rPr>
          <w:rStyle w:val="basetext"/>
          <w:rFonts w:cs="Times New Roman"/>
          <w:color w:val="auto"/>
        </w:rPr>
        <w:t>7.  Which of the following is not true about files?</w:t>
      </w:r>
    </w:p>
    <w:p w:rsidR="003038D8" w:rsidRPr="009A3944" w:rsidRDefault="003038D8" w:rsidP="003038D8">
      <w:pPr>
        <w:numPr>
          <w:ilvl w:val="0"/>
          <w:numId w:val="221"/>
        </w:numPr>
        <w:suppressAutoHyphens/>
        <w:rPr>
          <w:rStyle w:val="basetext"/>
          <w:rFonts w:cs="Times New Roman"/>
        </w:rPr>
      </w:pPr>
      <w:r w:rsidRPr="009A3944">
        <w:rPr>
          <w:rFonts w:ascii="Times New Roman" w:hAnsi="Times New Roman" w:cs="Times New Roman"/>
          <w:sz w:val="24"/>
        </w:rPr>
        <w:t>C++ views each file as a sequential stream of bytes</w:t>
      </w:r>
      <w:r w:rsidRPr="009A3944">
        <w:rPr>
          <w:rStyle w:val="basetext"/>
          <w:rFonts w:cs="Times New Roman"/>
        </w:rPr>
        <w:t>.</w:t>
      </w:r>
    </w:p>
    <w:p w:rsidR="003038D8" w:rsidRPr="009A3944" w:rsidRDefault="003038D8" w:rsidP="003038D8">
      <w:pPr>
        <w:numPr>
          <w:ilvl w:val="0"/>
          <w:numId w:val="221"/>
        </w:numPr>
        <w:suppressAutoHyphens/>
        <w:rPr>
          <w:rStyle w:val="basetext"/>
          <w:rFonts w:cs="Times New Roman"/>
        </w:rPr>
      </w:pPr>
      <w:r w:rsidRPr="009A3944">
        <w:rPr>
          <w:rFonts w:ascii="Times New Roman" w:hAnsi="Times New Roman" w:cs="Times New Roman"/>
          <w:sz w:val="24"/>
        </w:rPr>
        <w:t>Files are opened by creating objects of stream classes</w:t>
      </w:r>
      <w:r w:rsidRPr="009A3944">
        <w:rPr>
          <w:rStyle w:val="basetext"/>
          <w:rFonts w:cs="Times New Roman"/>
        </w:rPr>
        <w:t>.</w:t>
      </w:r>
    </w:p>
    <w:p w:rsidR="003038D8" w:rsidRPr="009A3944" w:rsidRDefault="003038D8" w:rsidP="003038D8">
      <w:pPr>
        <w:numPr>
          <w:ilvl w:val="0"/>
          <w:numId w:val="221"/>
        </w:numPr>
        <w:suppressAutoHyphens/>
        <w:rPr>
          <w:rStyle w:val="basetext"/>
          <w:rFonts w:cs="Times New Roman"/>
        </w:rPr>
      </w:pPr>
      <w:r w:rsidRPr="009A3944">
        <w:rPr>
          <w:rFonts w:ascii="Times New Roman" w:hAnsi="Times New Roman" w:cs="Times New Roman"/>
          <w:sz w:val="24"/>
        </w:rPr>
        <w:t>Member functions of stream objects can be applied to file streams</w:t>
      </w:r>
      <w:r w:rsidRPr="009A3944">
        <w:rPr>
          <w:rStyle w:val="basetext"/>
          <w:rFonts w:cs="Times New Roman"/>
        </w:rPr>
        <w:t>.</w:t>
      </w:r>
    </w:p>
    <w:p w:rsidR="003038D8" w:rsidRPr="009A3944" w:rsidRDefault="003038D8" w:rsidP="003038D8">
      <w:pPr>
        <w:numPr>
          <w:ilvl w:val="0"/>
          <w:numId w:val="221"/>
        </w:numPr>
        <w:suppressAutoHyphens/>
        <w:rPr>
          <w:rStyle w:val="basetext"/>
          <w:rFonts w:cs="Times New Roman"/>
        </w:rPr>
      </w:pPr>
      <w:r w:rsidRPr="009A3944">
        <w:rPr>
          <w:rStyle w:val="CDT"/>
          <w:rFonts w:ascii="Times New Roman" w:hAnsi="Times New Roman" w:cs="Times New Roman"/>
          <w:sz w:val="24"/>
        </w:rPr>
        <w:t>istream</w:t>
      </w:r>
      <w:r w:rsidRPr="009A3944">
        <w:rPr>
          <w:rFonts w:ascii="Times New Roman" w:hAnsi="Times New Roman" w:cs="Times New Roman"/>
          <w:sz w:val="24"/>
        </w:rPr>
        <w:t xml:space="preserve">, </w:t>
      </w:r>
      <w:r w:rsidRPr="009A3944">
        <w:rPr>
          <w:rStyle w:val="CDT"/>
          <w:rFonts w:ascii="Times New Roman" w:hAnsi="Times New Roman" w:cs="Times New Roman"/>
          <w:sz w:val="24"/>
        </w:rPr>
        <w:t>ostream</w:t>
      </w:r>
      <w:r w:rsidRPr="009A3944">
        <w:rPr>
          <w:rFonts w:ascii="Times New Roman" w:hAnsi="Times New Roman" w:cs="Times New Roman"/>
          <w:sz w:val="24"/>
        </w:rPr>
        <w:t xml:space="preserve"> and </w:t>
      </w:r>
      <w:r w:rsidRPr="009A3944">
        <w:rPr>
          <w:rStyle w:val="CDT"/>
          <w:rFonts w:ascii="Times New Roman" w:hAnsi="Times New Roman" w:cs="Times New Roman"/>
          <w:sz w:val="24"/>
        </w:rPr>
        <w:t>iostream</w:t>
      </w:r>
      <w:r w:rsidRPr="009A3944">
        <w:rPr>
          <w:rFonts w:ascii="Times New Roman" w:hAnsi="Times New Roman" w:cs="Times New Roman"/>
          <w:sz w:val="24"/>
        </w:rPr>
        <w:t xml:space="preserve"> are derived from </w:t>
      </w:r>
      <w:r w:rsidRPr="009A3944">
        <w:rPr>
          <w:rStyle w:val="CDT"/>
          <w:rFonts w:ascii="Times New Roman" w:hAnsi="Times New Roman" w:cs="Times New Roman"/>
          <w:sz w:val="24"/>
        </w:rPr>
        <w:t>ifstream</w:t>
      </w:r>
      <w:r w:rsidRPr="009A3944">
        <w:rPr>
          <w:rFonts w:ascii="Times New Roman" w:hAnsi="Times New Roman" w:cs="Times New Roman"/>
          <w:sz w:val="24"/>
        </w:rPr>
        <w:t xml:space="preserve">, </w:t>
      </w:r>
      <w:r w:rsidRPr="009A3944">
        <w:rPr>
          <w:rStyle w:val="CDT"/>
          <w:rFonts w:ascii="Times New Roman" w:hAnsi="Times New Roman" w:cs="Times New Roman"/>
          <w:sz w:val="24"/>
        </w:rPr>
        <w:t>ofstream</w:t>
      </w:r>
      <w:r w:rsidRPr="009A3944">
        <w:rPr>
          <w:rFonts w:ascii="Times New Roman" w:hAnsi="Times New Roman" w:cs="Times New Roman"/>
          <w:sz w:val="24"/>
        </w:rPr>
        <w:t xml:space="preserve"> and </w:t>
      </w:r>
      <w:r w:rsidRPr="009A3944">
        <w:rPr>
          <w:rStyle w:val="CDT"/>
          <w:rFonts w:ascii="Times New Roman" w:hAnsi="Times New Roman" w:cs="Times New Roman"/>
          <w:sz w:val="24"/>
        </w:rPr>
        <w:t>fstream</w:t>
      </w:r>
      <w:r w:rsidRPr="009A3944">
        <w:rPr>
          <w:rFonts w:ascii="Times New Roman" w:hAnsi="Times New Roman" w:cs="Times New Roman"/>
          <w:sz w:val="24"/>
        </w:rPr>
        <w:t>, respectively</w:t>
      </w:r>
      <w:r w:rsidRPr="009A3944">
        <w:rPr>
          <w:rStyle w:val="basetext"/>
          <w:rFonts w:cs="Times New Roman"/>
        </w:rPr>
        <w: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r w:rsidRPr="009A3944">
        <w:rPr>
          <w:rStyle w:val="basetext"/>
          <w:rFonts w:cs="Times New Roman"/>
          <w:color w:val="auto"/>
        </w:rPr>
        <w:t>8. Which file open mode would be used to write data only to the end of an existing file?</w:t>
      </w:r>
    </w:p>
    <w:p w:rsidR="003038D8" w:rsidRPr="009A3944" w:rsidRDefault="003038D8" w:rsidP="003038D8">
      <w:pPr>
        <w:numPr>
          <w:ilvl w:val="0"/>
          <w:numId w:val="222"/>
        </w:numPr>
        <w:suppressAutoHyphens/>
        <w:rPr>
          <w:rStyle w:val="basetext"/>
          <w:rFonts w:cs="Times New Roman"/>
        </w:rPr>
      </w:pPr>
      <w:r w:rsidRPr="009A3944">
        <w:rPr>
          <w:rStyle w:val="CDT"/>
          <w:rFonts w:ascii="Times New Roman" w:hAnsi="Times New Roman" w:cs="Times New Roman"/>
          <w:sz w:val="24"/>
        </w:rPr>
        <w:t>ios::app</w:t>
      </w:r>
    </w:p>
    <w:p w:rsidR="003038D8" w:rsidRPr="009A3944" w:rsidRDefault="003038D8" w:rsidP="003038D8">
      <w:pPr>
        <w:numPr>
          <w:ilvl w:val="0"/>
          <w:numId w:val="222"/>
        </w:numPr>
        <w:suppressAutoHyphens/>
        <w:rPr>
          <w:rStyle w:val="basetext"/>
          <w:rFonts w:cs="Times New Roman"/>
        </w:rPr>
      </w:pPr>
      <w:r w:rsidRPr="009A3944">
        <w:rPr>
          <w:rStyle w:val="CDT"/>
          <w:rFonts w:ascii="Times New Roman" w:hAnsi="Times New Roman" w:cs="Times New Roman"/>
          <w:sz w:val="24"/>
        </w:rPr>
        <w:t>ios::in</w:t>
      </w:r>
    </w:p>
    <w:p w:rsidR="003038D8" w:rsidRPr="009A3944" w:rsidRDefault="003038D8" w:rsidP="003038D8">
      <w:pPr>
        <w:numPr>
          <w:ilvl w:val="0"/>
          <w:numId w:val="222"/>
        </w:numPr>
        <w:suppressAutoHyphens/>
        <w:rPr>
          <w:rStyle w:val="basetext"/>
          <w:rFonts w:cs="Times New Roman"/>
        </w:rPr>
      </w:pPr>
      <w:r w:rsidRPr="009A3944">
        <w:rPr>
          <w:rStyle w:val="CDT"/>
          <w:rFonts w:ascii="Times New Roman" w:hAnsi="Times New Roman" w:cs="Times New Roman"/>
          <w:sz w:val="24"/>
        </w:rPr>
        <w:t>ios::out</w:t>
      </w:r>
    </w:p>
    <w:p w:rsidR="003038D8" w:rsidRPr="009A3944" w:rsidRDefault="003038D8" w:rsidP="003038D8">
      <w:pPr>
        <w:numPr>
          <w:ilvl w:val="0"/>
          <w:numId w:val="222"/>
        </w:numPr>
        <w:suppressAutoHyphens/>
        <w:rPr>
          <w:rStyle w:val="basetext"/>
          <w:rFonts w:cs="Times New Roman"/>
        </w:rPr>
      </w:pPr>
      <w:r w:rsidRPr="009A3944">
        <w:rPr>
          <w:rStyle w:val="CDT"/>
          <w:rFonts w:ascii="Times New Roman" w:hAnsi="Times New Roman" w:cs="Times New Roman"/>
          <w:sz w:val="24"/>
        </w:rPr>
        <w:t>ios::trunc</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r w:rsidRPr="009A3944">
        <w:rPr>
          <w:rStyle w:val="basetext"/>
          <w:rFonts w:cs="Times New Roman"/>
          <w:color w:val="auto"/>
        </w:rPr>
        <w:t xml:space="preserve">9. When used with </w:t>
      </w:r>
      <w:r w:rsidRPr="009A3944">
        <w:rPr>
          <w:rStyle w:val="CDT"/>
          <w:rFonts w:ascii="Times New Roman" w:hAnsi="Times New Roman" w:cs="Times New Roman"/>
          <w:color w:val="auto"/>
        </w:rPr>
        <w:t>ofstream</w:t>
      </w:r>
      <w:r w:rsidRPr="009A3944">
        <w:rPr>
          <w:rStyle w:val="basetext"/>
          <w:rFonts w:cs="Times New Roman"/>
          <w:color w:val="auto"/>
        </w:rPr>
        <w:t xml:space="preserve"> objects, </w:t>
      </w:r>
      <w:r w:rsidRPr="009A3944">
        <w:rPr>
          <w:rStyle w:val="CDT"/>
          <w:rFonts w:ascii="Times New Roman" w:hAnsi="Times New Roman" w:cs="Times New Roman"/>
          <w:color w:val="auto"/>
        </w:rPr>
        <w:t>operator!</w:t>
      </w:r>
      <w:r w:rsidRPr="009A3944">
        <w:rPr>
          <w:rStyle w:val="basetext"/>
          <w:rFonts w:cs="Times New Roman"/>
          <w:color w:val="auto"/>
        </w:rPr>
        <w:t xml:space="preserve"> is not:</w:t>
      </w:r>
    </w:p>
    <w:p w:rsidR="003038D8" w:rsidRPr="009A3944" w:rsidRDefault="003038D8" w:rsidP="003038D8">
      <w:pPr>
        <w:numPr>
          <w:ilvl w:val="0"/>
          <w:numId w:val="223"/>
        </w:numPr>
        <w:suppressAutoHyphens/>
        <w:rPr>
          <w:rStyle w:val="basetext"/>
          <w:rFonts w:cs="Times New Roman"/>
        </w:rPr>
      </w:pPr>
      <w:r w:rsidRPr="009A3944">
        <w:rPr>
          <w:rFonts w:ascii="Times New Roman" w:hAnsi="Times New Roman" w:cs="Times New Roman"/>
          <w:sz w:val="24"/>
        </w:rPr>
        <w:t>Overloaded</w:t>
      </w:r>
      <w:r w:rsidRPr="009A3944">
        <w:rPr>
          <w:rStyle w:val="basetext"/>
          <w:rFonts w:cs="Times New Roman"/>
        </w:rPr>
        <w:t>.</w:t>
      </w:r>
    </w:p>
    <w:p w:rsidR="003038D8" w:rsidRPr="009A3944" w:rsidRDefault="003038D8" w:rsidP="003038D8">
      <w:pPr>
        <w:numPr>
          <w:ilvl w:val="0"/>
          <w:numId w:val="223"/>
        </w:numPr>
        <w:suppressAutoHyphens/>
        <w:rPr>
          <w:rStyle w:val="basetext"/>
          <w:rFonts w:cs="Times New Roman"/>
        </w:rPr>
      </w:pPr>
      <w:r w:rsidRPr="009A3944">
        <w:rPr>
          <w:rFonts w:ascii="Times New Roman" w:hAnsi="Times New Roman" w:cs="Times New Roman"/>
          <w:sz w:val="24"/>
        </w:rPr>
        <w:t xml:space="preserve">Used to determine if the </w:t>
      </w:r>
      <w:r w:rsidRPr="009A3944">
        <w:rPr>
          <w:rStyle w:val="basetext"/>
          <w:rFonts w:cs="Times New Roman"/>
        </w:rPr>
        <w:t>open</w:t>
      </w:r>
      <w:r w:rsidRPr="009A3944">
        <w:rPr>
          <w:rFonts w:ascii="Times New Roman" w:hAnsi="Times New Roman" w:cs="Times New Roman"/>
          <w:sz w:val="24"/>
        </w:rPr>
        <w:t xml:space="preserve"> operation succeeded</w:t>
      </w:r>
      <w:r w:rsidRPr="009A3944">
        <w:rPr>
          <w:rStyle w:val="basetext"/>
          <w:rFonts w:cs="Times New Roman"/>
        </w:rPr>
        <w:t>.</w:t>
      </w:r>
    </w:p>
    <w:p w:rsidR="003038D8" w:rsidRPr="009A3944" w:rsidRDefault="003038D8" w:rsidP="003038D8">
      <w:pPr>
        <w:numPr>
          <w:ilvl w:val="0"/>
          <w:numId w:val="223"/>
        </w:numPr>
        <w:suppressAutoHyphens/>
        <w:rPr>
          <w:rStyle w:val="basetext"/>
          <w:rFonts w:cs="Times New Roman"/>
        </w:rPr>
      </w:pPr>
      <w:r w:rsidRPr="009A3944">
        <w:rPr>
          <w:rFonts w:ascii="Times New Roman" w:hAnsi="Times New Roman" w:cs="Times New Roman"/>
          <w:sz w:val="24"/>
        </w:rPr>
        <w:t>Used to close a file explicitly</w:t>
      </w:r>
      <w:r w:rsidRPr="009A3944">
        <w:rPr>
          <w:rStyle w:val="basetext"/>
          <w:rFonts w:cs="Times New Roman"/>
        </w:rPr>
        <w:t>.</w:t>
      </w:r>
    </w:p>
    <w:p w:rsidR="003038D8" w:rsidRPr="009A3944" w:rsidRDefault="003038D8" w:rsidP="003038D8">
      <w:pPr>
        <w:numPr>
          <w:ilvl w:val="0"/>
          <w:numId w:val="223"/>
        </w:numPr>
        <w:suppressAutoHyphens/>
        <w:rPr>
          <w:rStyle w:val="basetext"/>
          <w:rFonts w:cs="Times New Roman"/>
        </w:rPr>
      </w:pPr>
      <w:r w:rsidRPr="009A3944">
        <w:rPr>
          <w:rFonts w:ascii="Times New Roman" w:hAnsi="Times New Roman" w:cs="Times New Roman"/>
          <w:sz w:val="24"/>
        </w:rPr>
        <w:t>Used to return a nonzero value if an error occurs</w:t>
      </w:r>
      <w:r w:rsidRPr="009A3944">
        <w:rPr>
          <w:rStyle w:val="basetext"/>
          <w:rFonts w:cs="Times New Roman"/>
        </w:rPr>
        <w: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r w:rsidRPr="009A3944">
        <w:rPr>
          <w:rStyle w:val="basetext"/>
          <w:rFonts w:cs="Times New Roman"/>
          <w:color w:val="auto"/>
        </w:rPr>
        <w:t xml:space="preserve">10. Which of the following will not change the file-position pointer to the same position as the others?  Assume a 10-byte file size and a current position at byte # </w:t>
      </w:r>
      <w:r w:rsidRPr="009A3944">
        <w:rPr>
          <w:rStyle w:val="CDT"/>
          <w:rFonts w:ascii="Times New Roman" w:hAnsi="Times New Roman" w:cs="Times New Roman"/>
          <w:color w:val="auto"/>
        </w:rPr>
        <w:t>1</w:t>
      </w:r>
      <w:r w:rsidRPr="009A3944">
        <w:rPr>
          <w:rStyle w:val="basetext"/>
          <w:rFonts w:cs="Times New Roman"/>
          <w:color w:val="auto"/>
        </w:rPr>
        <w:t>.</w:t>
      </w:r>
    </w:p>
    <w:p w:rsidR="003038D8" w:rsidRPr="009A3944" w:rsidRDefault="003038D8" w:rsidP="003038D8">
      <w:pPr>
        <w:numPr>
          <w:ilvl w:val="0"/>
          <w:numId w:val="224"/>
        </w:numPr>
        <w:suppressAutoHyphens/>
        <w:rPr>
          <w:rStyle w:val="basetext"/>
          <w:rFonts w:cs="Times New Roman"/>
        </w:rPr>
      </w:pPr>
      <w:r w:rsidRPr="009A3944">
        <w:rPr>
          <w:rStyle w:val="CDT"/>
          <w:rFonts w:ascii="Times New Roman" w:hAnsi="Times New Roman" w:cs="Times New Roman"/>
          <w:sz w:val="24"/>
        </w:rPr>
        <w:t>fileObject.seekg( 2 );</w:t>
      </w:r>
    </w:p>
    <w:p w:rsidR="003038D8" w:rsidRPr="009A3944" w:rsidRDefault="003038D8" w:rsidP="003038D8">
      <w:pPr>
        <w:numPr>
          <w:ilvl w:val="0"/>
          <w:numId w:val="224"/>
        </w:numPr>
        <w:suppressAutoHyphens/>
        <w:rPr>
          <w:rStyle w:val="basetext"/>
          <w:rFonts w:cs="Times New Roman"/>
        </w:rPr>
      </w:pPr>
      <w:r w:rsidRPr="009A3944">
        <w:rPr>
          <w:rStyle w:val="CDT"/>
          <w:rFonts w:ascii="Times New Roman" w:hAnsi="Times New Roman" w:cs="Times New Roman"/>
          <w:sz w:val="24"/>
        </w:rPr>
        <w:t>fileObject.seekg( 1, ios::cur );</w:t>
      </w:r>
    </w:p>
    <w:p w:rsidR="003038D8" w:rsidRPr="009A3944" w:rsidRDefault="003038D8" w:rsidP="003038D8">
      <w:pPr>
        <w:numPr>
          <w:ilvl w:val="0"/>
          <w:numId w:val="224"/>
        </w:numPr>
        <w:suppressAutoHyphens/>
        <w:rPr>
          <w:rStyle w:val="basetext"/>
          <w:rFonts w:cs="Times New Roman"/>
        </w:rPr>
      </w:pPr>
      <w:r w:rsidRPr="009A3944">
        <w:rPr>
          <w:rStyle w:val="CDT"/>
          <w:rFonts w:ascii="Times New Roman" w:hAnsi="Times New Roman" w:cs="Times New Roman"/>
          <w:sz w:val="24"/>
        </w:rPr>
        <w:t>fileObject.seekg( 2, ios::beg );</w:t>
      </w:r>
    </w:p>
    <w:p w:rsidR="003038D8" w:rsidRPr="009A3944" w:rsidRDefault="003038D8" w:rsidP="003038D8">
      <w:pPr>
        <w:numPr>
          <w:ilvl w:val="0"/>
          <w:numId w:val="224"/>
        </w:numPr>
        <w:suppressAutoHyphens/>
        <w:rPr>
          <w:rStyle w:val="basetext"/>
          <w:rFonts w:cs="Times New Roman"/>
        </w:rPr>
      </w:pPr>
      <w:r w:rsidRPr="009A3944">
        <w:rPr>
          <w:rStyle w:val="CDT"/>
          <w:rFonts w:ascii="Times New Roman" w:hAnsi="Times New Roman" w:cs="Times New Roman"/>
          <w:sz w:val="24"/>
        </w:rPr>
        <w:t>fileObject.seekg( 8, ios::end );</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rPr>
          <w:rFonts w:ascii="Times New Roman" w:hAnsi="Times New Roman" w:cs="Times New Roman"/>
          <w:color w:val="auto"/>
        </w:rPr>
      </w:pPr>
      <w:r w:rsidRPr="009A3944">
        <w:rPr>
          <w:rStyle w:val="basetext"/>
          <w:rFonts w:cs="Times New Roman"/>
          <w:color w:val="auto"/>
        </w:rPr>
        <w:t xml:space="preserve">11. </w:t>
      </w:r>
      <w:r w:rsidRPr="009A3944">
        <w:rPr>
          <w:rFonts w:ascii="Times New Roman" w:hAnsi="Times New Roman" w:cs="Times New Roman"/>
          <w:color w:val="auto"/>
        </w:rPr>
        <w:t xml:space="preserve"> </w:t>
      </w:r>
      <w:r w:rsidRPr="009A3944">
        <w:rPr>
          <w:rStyle w:val="basetext"/>
          <w:rFonts w:cs="Times New Roman"/>
          <w:color w:val="auto"/>
        </w:rPr>
        <w:t>Random access files are more effective than sequential files for:</w:t>
      </w:r>
    </w:p>
    <w:p w:rsidR="003038D8" w:rsidRPr="009A3944" w:rsidRDefault="003038D8" w:rsidP="003038D8">
      <w:pPr>
        <w:numPr>
          <w:ilvl w:val="0"/>
          <w:numId w:val="225"/>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Instant access to data</w:t>
      </w:r>
      <w:r w:rsidRPr="009A3944">
        <w:rPr>
          <w:rStyle w:val="basetext"/>
          <w:rFonts w:cs="Times New Roman"/>
        </w:rPr>
        <w:t>.</w:t>
      </w:r>
    </w:p>
    <w:p w:rsidR="003038D8" w:rsidRPr="009A3944" w:rsidRDefault="003038D8" w:rsidP="003038D8">
      <w:pPr>
        <w:numPr>
          <w:ilvl w:val="0"/>
          <w:numId w:val="225"/>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Updating data easily</w:t>
      </w:r>
      <w:r w:rsidRPr="009A3944">
        <w:rPr>
          <w:rStyle w:val="basetext"/>
          <w:rFonts w:cs="Times New Roman"/>
        </w:rPr>
        <w:t>.</w:t>
      </w:r>
    </w:p>
    <w:p w:rsidR="003038D8" w:rsidRPr="009A3944" w:rsidRDefault="003038D8" w:rsidP="003038D8">
      <w:pPr>
        <w:numPr>
          <w:ilvl w:val="0"/>
          <w:numId w:val="225"/>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Inserting data into the file without destroying other data</w:t>
      </w:r>
      <w:r w:rsidRPr="009A3944">
        <w:rPr>
          <w:rStyle w:val="basetext"/>
          <w:rFonts w:cs="Times New Roman"/>
        </w:rPr>
        <w:t>.</w:t>
      </w:r>
    </w:p>
    <w:p w:rsidR="003038D8" w:rsidRPr="009A3944" w:rsidRDefault="003038D8" w:rsidP="003038D8">
      <w:pPr>
        <w:numPr>
          <w:ilvl w:val="0"/>
          <w:numId w:val="225"/>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All of the above</w:t>
      </w:r>
      <w:r w:rsidRPr="009A3944">
        <w:rPr>
          <w:rStyle w:val="basetext"/>
          <w:rFonts w:cs="Times New Roman"/>
        </w:rPr>
        <w: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rPr>
          <w:rFonts w:ascii="Times New Roman" w:hAnsi="Times New Roman" w:cs="Times New Roman"/>
          <w:color w:val="auto"/>
        </w:rPr>
      </w:pPr>
      <w:r w:rsidRPr="009A3944">
        <w:rPr>
          <w:rStyle w:val="basetext"/>
          <w:rFonts w:cs="Times New Roman"/>
          <w:color w:val="auto"/>
        </w:rPr>
        <w:t>12.</w:t>
      </w:r>
      <w:r w:rsidRPr="009A3944">
        <w:rPr>
          <w:rFonts w:ascii="Times New Roman" w:hAnsi="Times New Roman" w:cs="Times New Roman"/>
          <w:color w:val="auto"/>
        </w:rPr>
        <w:t xml:space="preserve"> </w:t>
      </w:r>
      <w:r w:rsidRPr="009A3944">
        <w:rPr>
          <w:rStyle w:val="basetext"/>
          <w:rFonts w:cs="Times New Roman"/>
          <w:color w:val="auto"/>
        </w:rPr>
        <w:t>A random access file is organized most like a(n):</w:t>
      </w:r>
    </w:p>
    <w:p w:rsidR="003038D8" w:rsidRPr="009A3944" w:rsidRDefault="003038D8" w:rsidP="003038D8">
      <w:pPr>
        <w:numPr>
          <w:ilvl w:val="0"/>
          <w:numId w:val="226"/>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Array</w:t>
      </w:r>
      <w:r w:rsidRPr="009A3944">
        <w:rPr>
          <w:rStyle w:val="basetext"/>
          <w:rFonts w:cs="Times New Roman"/>
        </w:rPr>
        <w:t>.</w:t>
      </w:r>
    </w:p>
    <w:p w:rsidR="003038D8" w:rsidRPr="009A3944" w:rsidRDefault="003038D8" w:rsidP="003038D8">
      <w:pPr>
        <w:numPr>
          <w:ilvl w:val="0"/>
          <w:numId w:val="226"/>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Object</w:t>
      </w:r>
      <w:r w:rsidRPr="009A3944">
        <w:rPr>
          <w:rStyle w:val="basetext"/>
          <w:rFonts w:cs="Times New Roman"/>
        </w:rPr>
        <w:t>.</w:t>
      </w:r>
    </w:p>
    <w:p w:rsidR="003038D8" w:rsidRPr="009A3944" w:rsidRDefault="003038D8" w:rsidP="003038D8">
      <w:pPr>
        <w:numPr>
          <w:ilvl w:val="0"/>
          <w:numId w:val="226"/>
        </w:numPr>
        <w:suppressAutoHyphens/>
        <w:rPr>
          <w:rStyle w:val="basetext"/>
          <w:rFonts w:cs="Times New Roman"/>
        </w:rPr>
      </w:pPr>
      <w:r w:rsidRPr="009A3944">
        <w:rPr>
          <w:rStyle w:val="basetext"/>
          <w:rFonts w:cs="Times New Roman"/>
        </w:rPr>
        <w:t xml:space="preserve"> Class.</w:t>
      </w:r>
    </w:p>
    <w:p w:rsidR="003038D8" w:rsidRPr="009A3944" w:rsidRDefault="003038D8" w:rsidP="003038D8">
      <w:pPr>
        <w:numPr>
          <w:ilvl w:val="0"/>
          <w:numId w:val="226"/>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Pointer</w:t>
      </w:r>
      <w:r w:rsidRPr="009A3944">
        <w:rPr>
          <w:rStyle w:val="basetext"/>
          <w:rFonts w:cs="Times New Roman"/>
        </w:rPr>
        <w: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rPr>
          <w:rFonts w:ascii="Times New Roman" w:hAnsi="Times New Roman" w:cs="Times New Roman"/>
          <w:color w:val="auto"/>
        </w:rPr>
      </w:pPr>
      <w:r w:rsidRPr="009A3944">
        <w:rPr>
          <w:rStyle w:val="basetext"/>
          <w:rFonts w:cs="Times New Roman"/>
          <w:color w:val="auto"/>
        </w:rPr>
        <w:t xml:space="preserve">13. Select the false statement.  The </w:t>
      </w:r>
      <w:r w:rsidRPr="009A3944">
        <w:rPr>
          <w:rStyle w:val="CDT"/>
          <w:rFonts w:ascii="Times New Roman" w:hAnsi="Times New Roman" w:cs="Times New Roman"/>
          <w:color w:val="auto"/>
        </w:rPr>
        <w:t>write</w:t>
      </w:r>
      <w:r w:rsidRPr="009A3944">
        <w:rPr>
          <w:rStyle w:val="basetext"/>
          <w:rFonts w:cs="Times New Roman"/>
          <w:color w:val="auto"/>
        </w:rPr>
        <w:t xml:space="preserve"> function:</w:t>
      </w:r>
    </w:p>
    <w:p w:rsidR="003038D8" w:rsidRPr="009A3944" w:rsidRDefault="003038D8" w:rsidP="003038D8">
      <w:pPr>
        <w:numPr>
          <w:ilvl w:val="0"/>
          <w:numId w:val="227"/>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Creates unformatted data</w:t>
      </w:r>
      <w:r w:rsidRPr="009A3944">
        <w:rPr>
          <w:rStyle w:val="basetext"/>
          <w:rFonts w:cs="Times New Roman"/>
        </w:rPr>
        <w:t>.</w:t>
      </w:r>
    </w:p>
    <w:p w:rsidR="003038D8" w:rsidRPr="009A3944" w:rsidRDefault="003038D8" w:rsidP="003038D8">
      <w:pPr>
        <w:numPr>
          <w:ilvl w:val="0"/>
          <w:numId w:val="227"/>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 xml:space="preserve">Expects data type </w:t>
      </w:r>
      <w:r w:rsidRPr="009A3944">
        <w:rPr>
          <w:rStyle w:val="CDT"/>
          <w:rFonts w:ascii="Times New Roman" w:hAnsi="Times New Roman" w:cs="Times New Roman"/>
          <w:sz w:val="24"/>
        </w:rPr>
        <w:t>const char *</w:t>
      </w:r>
      <w:r w:rsidRPr="009A3944">
        <w:rPr>
          <w:rFonts w:ascii="Times New Roman" w:hAnsi="Times New Roman" w:cs="Times New Roman"/>
          <w:sz w:val="24"/>
        </w:rPr>
        <w:t xml:space="preserve"> as its first argument</w:t>
      </w:r>
      <w:r w:rsidRPr="009A3944">
        <w:rPr>
          <w:rStyle w:val="basetext"/>
          <w:rFonts w:cs="Times New Roman"/>
        </w:rPr>
        <w:t>.</w:t>
      </w:r>
    </w:p>
    <w:p w:rsidR="003038D8" w:rsidRPr="009A3944" w:rsidRDefault="003038D8" w:rsidP="003038D8">
      <w:pPr>
        <w:numPr>
          <w:ilvl w:val="0"/>
          <w:numId w:val="227"/>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Writes to files in hexadecimal format</w:t>
      </w:r>
      <w:r w:rsidRPr="009A3944">
        <w:rPr>
          <w:rStyle w:val="basetext"/>
          <w:rFonts w:cs="Times New Roman"/>
        </w:rPr>
        <w:t>.</w:t>
      </w:r>
    </w:p>
    <w:p w:rsidR="003038D8" w:rsidRPr="009A3944" w:rsidRDefault="003038D8" w:rsidP="003038D8">
      <w:pPr>
        <w:numPr>
          <w:ilvl w:val="0"/>
          <w:numId w:val="227"/>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 xml:space="preserve">Takes an argument of type </w:t>
      </w:r>
      <w:r w:rsidRPr="009A3944">
        <w:rPr>
          <w:rStyle w:val="CDT"/>
          <w:rFonts w:ascii="Times New Roman" w:hAnsi="Times New Roman" w:cs="Times New Roman"/>
          <w:sz w:val="24"/>
        </w:rPr>
        <w:t>size_t</w:t>
      </w:r>
      <w:r w:rsidRPr="009A3944">
        <w:rPr>
          <w:rStyle w:val="basetext"/>
          <w:rFonts w:cs="Times New Roman"/>
        </w:rPr>
        <w: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rPr>
          <w:rFonts w:ascii="Times New Roman" w:hAnsi="Times New Roman" w:cs="Times New Roman"/>
          <w:color w:val="auto"/>
        </w:rPr>
      </w:pPr>
      <w:r w:rsidRPr="009A3944">
        <w:rPr>
          <w:rStyle w:val="basetext"/>
          <w:rFonts w:cs="Times New Roman"/>
          <w:color w:val="auto"/>
        </w:rPr>
        <w:t xml:space="preserve">14. Select the false statement.  The </w:t>
      </w:r>
      <w:r w:rsidRPr="009A3944">
        <w:rPr>
          <w:rStyle w:val="CDT"/>
          <w:rFonts w:ascii="Times New Roman" w:hAnsi="Times New Roman" w:cs="Times New Roman"/>
          <w:color w:val="auto"/>
        </w:rPr>
        <w:t>reinterpret_cast</w:t>
      </w:r>
      <w:r w:rsidRPr="009A3944">
        <w:rPr>
          <w:rStyle w:val="basetext"/>
          <w:rFonts w:cs="Times New Roman"/>
          <w:color w:val="auto"/>
        </w:rPr>
        <w:t xml:space="preserve"> operator:</w:t>
      </w:r>
    </w:p>
    <w:p w:rsidR="003038D8" w:rsidRPr="009A3944" w:rsidRDefault="003038D8" w:rsidP="003038D8">
      <w:pPr>
        <w:numPr>
          <w:ilvl w:val="0"/>
          <w:numId w:val="228"/>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Changes the value of the object to which its operand points</w:t>
      </w:r>
      <w:r w:rsidRPr="009A3944">
        <w:rPr>
          <w:rStyle w:val="basetext"/>
          <w:rFonts w:cs="Times New Roman"/>
        </w:rPr>
        <w:t>.</w:t>
      </w:r>
    </w:p>
    <w:p w:rsidR="003038D8" w:rsidRPr="009A3944" w:rsidRDefault="003038D8" w:rsidP="003038D8">
      <w:pPr>
        <w:numPr>
          <w:ilvl w:val="0"/>
          <w:numId w:val="228"/>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Performs its operation at compile time</w:t>
      </w:r>
      <w:r w:rsidRPr="009A3944">
        <w:rPr>
          <w:rStyle w:val="basetext"/>
          <w:rFonts w:cs="Times New Roman"/>
        </w:rPr>
        <w:t>.</w:t>
      </w:r>
    </w:p>
    <w:p w:rsidR="003038D8" w:rsidRPr="009A3944" w:rsidRDefault="003038D8" w:rsidP="003038D8">
      <w:pPr>
        <w:numPr>
          <w:ilvl w:val="0"/>
          <w:numId w:val="228"/>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Is compiler-dependent and can cause programs to behave differently on different platforms</w:t>
      </w:r>
      <w:r w:rsidRPr="009A3944">
        <w:rPr>
          <w:rStyle w:val="basetext"/>
          <w:rFonts w:cs="Times New Roman"/>
        </w:rPr>
        <w:t>.</w:t>
      </w:r>
    </w:p>
    <w:p w:rsidR="003038D8" w:rsidRPr="009A3944" w:rsidRDefault="003038D8" w:rsidP="003038D8">
      <w:pPr>
        <w:numPr>
          <w:ilvl w:val="0"/>
          <w:numId w:val="228"/>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Is easy to use to perform dangerous manipulations that could lead to serious execution-time errors</w:t>
      </w:r>
      <w:r w:rsidRPr="009A3944">
        <w:rPr>
          <w:rStyle w:val="basetext"/>
          <w:rFonts w:cs="Times New Roman"/>
        </w:rPr>
        <w: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rPr>
          <w:rFonts w:ascii="Times New Roman" w:hAnsi="Times New Roman" w:cs="Times New Roman"/>
          <w:color w:val="auto"/>
        </w:rPr>
      </w:pPr>
      <w:r w:rsidRPr="009A3944">
        <w:rPr>
          <w:rStyle w:val="basetext"/>
          <w:rFonts w:cs="Times New Roman"/>
          <w:color w:val="auto"/>
        </w:rPr>
        <w:t>15.  To write fixed-length records, use file open mode:</w:t>
      </w:r>
    </w:p>
    <w:p w:rsidR="003038D8" w:rsidRPr="009A3944" w:rsidRDefault="003038D8" w:rsidP="003038D8">
      <w:pPr>
        <w:numPr>
          <w:ilvl w:val="0"/>
          <w:numId w:val="229"/>
        </w:numPr>
        <w:suppressAutoHyphens/>
        <w:rPr>
          <w:rStyle w:val="basetext"/>
          <w:rFonts w:cs="Times New Roman"/>
        </w:rPr>
      </w:pPr>
      <w:r w:rsidRPr="009A3944">
        <w:rPr>
          <w:rStyle w:val="basetext"/>
          <w:rFonts w:cs="Times New Roman"/>
        </w:rPr>
        <w:t xml:space="preserve"> </w:t>
      </w:r>
      <w:r w:rsidRPr="009A3944">
        <w:rPr>
          <w:rStyle w:val="CDT"/>
          <w:rFonts w:ascii="Times New Roman" w:hAnsi="Times New Roman" w:cs="Times New Roman"/>
          <w:sz w:val="24"/>
        </w:rPr>
        <w:t>ios::app</w:t>
      </w:r>
    </w:p>
    <w:p w:rsidR="003038D8" w:rsidRPr="009A3944" w:rsidRDefault="003038D8" w:rsidP="003038D8">
      <w:pPr>
        <w:numPr>
          <w:ilvl w:val="0"/>
          <w:numId w:val="229"/>
        </w:numPr>
        <w:suppressAutoHyphens/>
        <w:rPr>
          <w:rStyle w:val="basetext"/>
          <w:rFonts w:cs="Times New Roman"/>
        </w:rPr>
      </w:pPr>
      <w:r w:rsidRPr="009A3944">
        <w:rPr>
          <w:rStyle w:val="basetext"/>
          <w:rFonts w:cs="Times New Roman"/>
        </w:rPr>
        <w:t xml:space="preserve"> </w:t>
      </w:r>
      <w:r w:rsidRPr="009A3944">
        <w:rPr>
          <w:rStyle w:val="CDT"/>
          <w:rFonts w:ascii="Times New Roman" w:hAnsi="Times New Roman" w:cs="Times New Roman"/>
          <w:sz w:val="24"/>
        </w:rPr>
        <w:t>ios::ate</w:t>
      </w:r>
    </w:p>
    <w:p w:rsidR="003038D8" w:rsidRPr="009A3944" w:rsidRDefault="003038D8" w:rsidP="003038D8">
      <w:pPr>
        <w:numPr>
          <w:ilvl w:val="0"/>
          <w:numId w:val="229"/>
        </w:numPr>
        <w:suppressAutoHyphens/>
        <w:rPr>
          <w:rStyle w:val="basetext"/>
          <w:rFonts w:cs="Times New Roman"/>
        </w:rPr>
      </w:pPr>
      <w:r w:rsidRPr="009A3944">
        <w:rPr>
          <w:rStyle w:val="basetext"/>
          <w:rFonts w:cs="Times New Roman"/>
        </w:rPr>
        <w:t xml:space="preserve"> </w:t>
      </w:r>
      <w:r w:rsidRPr="009A3944">
        <w:rPr>
          <w:rStyle w:val="CDT"/>
          <w:rFonts w:ascii="Times New Roman" w:hAnsi="Times New Roman" w:cs="Times New Roman"/>
          <w:sz w:val="24"/>
        </w:rPr>
        <w:t>ios::trunc</w:t>
      </w:r>
    </w:p>
    <w:p w:rsidR="003038D8" w:rsidRPr="009A3944" w:rsidRDefault="003038D8" w:rsidP="003038D8">
      <w:pPr>
        <w:numPr>
          <w:ilvl w:val="0"/>
          <w:numId w:val="229"/>
        </w:numPr>
        <w:suppressAutoHyphens/>
        <w:rPr>
          <w:rStyle w:val="basetext"/>
          <w:rFonts w:cs="Times New Roman"/>
        </w:rPr>
      </w:pPr>
      <w:r w:rsidRPr="009A3944">
        <w:rPr>
          <w:rStyle w:val="basetext"/>
          <w:rFonts w:cs="Times New Roman"/>
        </w:rPr>
        <w:t xml:space="preserve"> </w:t>
      </w:r>
      <w:r w:rsidRPr="009A3944">
        <w:rPr>
          <w:rStyle w:val="CDT"/>
          <w:rFonts w:ascii="Times New Roman" w:hAnsi="Times New Roman" w:cs="Times New Roman"/>
          <w:sz w:val="24"/>
        </w:rPr>
        <w:t>ios::binary</w:t>
      </w:r>
    </w:p>
    <w:p w:rsidR="003038D8" w:rsidRPr="009A3944" w:rsidRDefault="003038D8">
      <w:pPr>
        <w:rPr>
          <w:rFonts w:ascii="Times New Roman" w:hAnsi="Times New Roman" w:cs="Times New Roman"/>
          <w:bCs w:val="0"/>
          <w:sz w:val="24"/>
        </w:rPr>
      </w:pPr>
      <w:r w:rsidRPr="009A3944">
        <w:br w:type="page"/>
      </w:r>
    </w:p>
    <w:p w:rsidR="003038D8" w:rsidRPr="009A3944" w:rsidRDefault="003F4A7B">
      <w:pPr>
        <w:rPr>
          <w:rFonts w:ascii="Times New Roman" w:hAnsi="Times New Roman" w:cs="Times New Roman"/>
          <w:bCs w:val="0"/>
          <w:sz w:val="24"/>
        </w:rPr>
      </w:pPr>
      <w:r>
        <w:rPr>
          <w:noProof/>
        </w:rPr>
        <mc:AlternateContent>
          <mc:Choice Requires="wps">
            <w:drawing>
              <wp:anchor distT="0" distB="0" distL="114300" distR="114300" simplePos="0" relativeHeight="251701248" behindDoc="0" locked="0" layoutInCell="1" allowOverlap="1">
                <wp:simplePos x="0" y="0"/>
                <wp:positionH relativeFrom="column">
                  <wp:posOffset>-20955</wp:posOffset>
                </wp:positionH>
                <wp:positionV relativeFrom="paragraph">
                  <wp:posOffset>20320</wp:posOffset>
                </wp:positionV>
                <wp:extent cx="5507355" cy="883920"/>
                <wp:effectExtent l="7620" t="10795" r="9525" b="10160"/>
                <wp:wrapNone/>
                <wp:docPr id="13"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7355" cy="883920"/>
                        </a:xfrm>
                        <a:prstGeom prst="rect">
                          <a:avLst/>
                        </a:prstGeom>
                        <a:solidFill>
                          <a:schemeClr val="bg1">
                            <a:lumMod val="100000"/>
                            <a:lumOff val="0"/>
                          </a:schemeClr>
                        </a:solidFill>
                        <a:ln w="9525">
                          <a:solidFill>
                            <a:srgbClr val="000000"/>
                          </a:solidFill>
                          <a:miter lim="800000"/>
                          <a:headEnd/>
                          <a:tailEnd/>
                        </a:ln>
                      </wps:spPr>
                      <wps:txbx>
                        <w:txbxContent>
                          <w:p w:rsidR="009A3944" w:rsidRPr="00DF45A8" w:rsidRDefault="009A3944" w:rsidP="003038D8">
                            <w:pPr>
                              <w:rPr>
                                <w:rFonts w:ascii="Courier New" w:hAnsi="Courier New" w:cs="Courier New"/>
                                <w:b/>
                                <w:sz w:val="22"/>
                              </w:rPr>
                            </w:pPr>
                            <w:r>
                              <w:rPr>
                                <w:rFonts w:ascii="Courier New" w:hAnsi="Courier New" w:cs="Courier New"/>
                                <w:b/>
                                <w:sz w:val="22"/>
                              </w:rPr>
                              <w:t>Project 4</w:t>
                            </w:r>
                            <w:r w:rsidRPr="00DF45A8">
                              <w:rPr>
                                <w:rFonts w:ascii="Courier New" w:hAnsi="Courier New" w:cs="Courier New"/>
                                <w:b/>
                                <w:sz w:val="22"/>
                              </w:rPr>
                              <w:t xml:space="preserve"> </w:t>
                            </w:r>
                            <w:r>
                              <w:rPr>
                                <w:rFonts w:ascii="Courier New" w:hAnsi="Courier New" w:cs="Courier New"/>
                                <w:b/>
                                <w:sz w:val="22"/>
                              </w:rPr>
                              <w:t>Hangman</w:t>
                            </w:r>
                            <w:r w:rsidRPr="00DF45A8">
                              <w:rPr>
                                <w:rFonts w:ascii="Courier New" w:hAnsi="Courier New" w:cs="Courier New"/>
                                <w:b/>
                                <w:sz w:val="22"/>
                              </w:rPr>
                              <w:t xml:space="preserve"> </w:t>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t>POINTS 10</w:t>
                            </w:r>
                          </w:p>
                          <w:p w:rsidR="009A3944" w:rsidRPr="00DF45A8" w:rsidRDefault="009A3944" w:rsidP="003038D8">
                            <w:pPr>
                              <w:rPr>
                                <w:rFonts w:ascii="Courier New" w:hAnsi="Courier New" w:cs="Courier New"/>
                                <w:b/>
                                <w:sz w:val="22"/>
                              </w:rPr>
                            </w:pPr>
                          </w:p>
                          <w:p w:rsidR="009A3944" w:rsidRPr="00DF45A8" w:rsidRDefault="009A3944" w:rsidP="003038D8">
                            <w:pPr>
                              <w:rPr>
                                <w:rFonts w:ascii="Courier New" w:hAnsi="Courier New" w:cs="Courier New"/>
                                <w:b/>
                                <w:sz w:val="22"/>
                              </w:rPr>
                            </w:pPr>
                            <w:r w:rsidRPr="00DF45A8">
                              <w:rPr>
                                <w:rFonts w:ascii="Courier New" w:hAnsi="Courier New" w:cs="Courier New"/>
                                <w:b/>
                                <w:sz w:val="22"/>
                              </w:rPr>
                              <w:t xml:space="preserve">Complete the project as per the instructions </w:t>
                            </w:r>
                            <w:r>
                              <w:rPr>
                                <w:rFonts w:ascii="Courier New" w:hAnsi="Courier New" w:cs="Courier New"/>
                                <w:b/>
                                <w:sz w:val="22"/>
                              </w:rPr>
                              <w:t>provided</w:t>
                            </w:r>
                            <w:r w:rsidRPr="00DF45A8">
                              <w:rPr>
                                <w:rFonts w:ascii="Courier New" w:hAnsi="Courier New" w:cs="Courier New"/>
                                <w:b/>
                                <w:sz w:val="22"/>
                              </w:rPr>
                              <w:t xml:space="preserve"> by your instructor</w:t>
                            </w:r>
                            <w:r>
                              <w:rPr>
                                <w:rFonts w:ascii="Courier New" w:hAnsi="Courier New" w:cs="Courier New"/>
                                <w:b/>
                                <w:sz w:val="22"/>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8" o:spid="_x0000_s1061" type="#_x0000_t202" style="position:absolute;margin-left:-1.65pt;margin-top:1.6pt;width:433.65pt;height:69.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" fillcolor="white [3212]">
                <v:textbox>
                  <w:txbxContent>
                    <w:p w:rsidR="009A3944" w:rsidRPr="00DF45A8" w:rsidRDefault="009A3944" w:rsidP="003038D8">
                      <w:pPr>
                        <w:rPr>
                          <w:rFonts w:ascii="Courier New" w:hAnsi="Courier New" w:cs="Courier New"/>
                          <w:b/>
                          <w:sz w:val="22"/>
                        </w:rPr>
                      </w:pPr>
                      <w:r>
                        <w:rPr>
                          <w:rFonts w:ascii="Courier New" w:hAnsi="Courier New" w:cs="Courier New"/>
                          <w:b/>
                          <w:sz w:val="22"/>
                        </w:rPr>
                        <w:t>Project 4</w:t>
                      </w:r>
                      <w:r w:rsidRPr="00DF45A8">
                        <w:rPr>
                          <w:rFonts w:ascii="Courier New" w:hAnsi="Courier New" w:cs="Courier New"/>
                          <w:b/>
                          <w:sz w:val="22"/>
                        </w:rPr>
                        <w:t xml:space="preserve"> </w:t>
                      </w:r>
                      <w:r>
                        <w:rPr>
                          <w:rFonts w:ascii="Courier New" w:hAnsi="Courier New" w:cs="Courier New"/>
                          <w:b/>
                          <w:sz w:val="22"/>
                        </w:rPr>
                        <w:t>Hangman</w:t>
                      </w:r>
                      <w:r w:rsidRPr="00DF45A8">
                        <w:rPr>
                          <w:rFonts w:ascii="Courier New" w:hAnsi="Courier New" w:cs="Courier New"/>
                          <w:b/>
                          <w:sz w:val="22"/>
                        </w:rPr>
                        <w:t xml:space="preserve"> </w:t>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t>POINTS 10</w:t>
                      </w:r>
                    </w:p>
                    <w:p w:rsidR="009A3944" w:rsidRPr="00DF45A8" w:rsidRDefault="009A3944" w:rsidP="003038D8">
                      <w:pPr>
                        <w:rPr>
                          <w:rFonts w:ascii="Courier New" w:hAnsi="Courier New" w:cs="Courier New"/>
                          <w:b/>
                          <w:sz w:val="22"/>
                        </w:rPr>
                      </w:pPr>
                    </w:p>
                    <w:p w:rsidR="009A3944" w:rsidRPr="00DF45A8" w:rsidRDefault="009A3944" w:rsidP="003038D8">
                      <w:pPr>
                        <w:rPr>
                          <w:rFonts w:ascii="Courier New" w:hAnsi="Courier New" w:cs="Courier New"/>
                          <w:b/>
                          <w:sz w:val="22"/>
                        </w:rPr>
                      </w:pPr>
                      <w:r w:rsidRPr="00DF45A8">
                        <w:rPr>
                          <w:rFonts w:ascii="Courier New" w:hAnsi="Courier New" w:cs="Courier New"/>
                          <w:b/>
                          <w:sz w:val="22"/>
                        </w:rPr>
                        <w:t xml:space="preserve">Complete the project as per the instructions </w:t>
                      </w:r>
                      <w:r>
                        <w:rPr>
                          <w:rFonts w:ascii="Courier New" w:hAnsi="Courier New" w:cs="Courier New"/>
                          <w:b/>
                          <w:sz w:val="22"/>
                        </w:rPr>
                        <w:t>provided</w:t>
                      </w:r>
                      <w:r w:rsidRPr="00DF45A8">
                        <w:rPr>
                          <w:rFonts w:ascii="Courier New" w:hAnsi="Courier New" w:cs="Courier New"/>
                          <w:b/>
                          <w:sz w:val="22"/>
                        </w:rPr>
                        <w:t xml:space="preserve"> by your instructor</w:t>
                      </w:r>
                      <w:r>
                        <w:rPr>
                          <w:rFonts w:ascii="Courier New" w:hAnsi="Courier New" w:cs="Courier New"/>
                          <w:b/>
                          <w:sz w:val="22"/>
                        </w:rPr>
                        <w:t>.</w:t>
                      </w:r>
                    </w:p>
                  </w:txbxContent>
                </v:textbox>
              </v:shape>
            </w:pict>
          </mc:Fallback>
        </mc:AlternateContent>
      </w:r>
      <w:r w:rsidR="003038D8" w:rsidRPr="009A3944">
        <w:br w:type="page"/>
      </w:r>
    </w:p>
    <w:p w:rsidR="003038D8" w:rsidRPr="009A3944" w:rsidRDefault="003038D8" w:rsidP="003038D8">
      <w:pPr>
        <w:pStyle w:val="doctext"/>
      </w:pPr>
    </w:p>
    <w:p w:rsidR="003038D8" w:rsidRPr="009A3944" w:rsidRDefault="003038D8" w:rsidP="003038D8">
      <w:pPr>
        <w:rPr>
          <w:rFonts w:ascii="Times New Roman" w:hAnsi="Times New Roman" w:cs="Times New Roman"/>
          <w:b/>
          <w:sz w:val="24"/>
        </w:rPr>
      </w:pPr>
      <w:r w:rsidRPr="009A3944">
        <w:rPr>
          <w:rFonts w:ascii="Times New Roman" w:hAnsi="Times New Roman" w:cs="Times New Roman"/>
          <w:b/>
          <w:sz w:val="24"/>
        </w:rPr>
        <w:t>Lesson 14: Data Structures</w:t>
      </w:r>
    </w:p>
    <w:p w:rsidR="003038D8" w:rsidRPr="009A3944" w:rsidRDefault="003038D8" w:rsidP="003038D8">
      <w:pPr>
        <w:pStyle w:val="doctext"/>
      </w:pPr>
      <w:r w:rsidRPr="009A3944">
        <w:t xml:space="preserve">We have studied fixed-size </w:t>
      </w:r>
      <w:bookmarkStart w:id="797" w:name="ch21term7"/>
      <w:bookmarkEnd w:id="797"/>
      <w:r w:rsidRPr="009A3944">
        <w:rPr>
          <w:b/>
          <w:bCs/>
        </w:rPr>
        <w:t>data structures</w:t>
      </w:r>
      <w:r w:rsidRPr="009A3944">
        <w:t xml:space="preserve"> such as one-dimensional arrays, two-dimensional arrays and </w:t>
      </w:r>
      <w:r w:rsidRPr="009A3944">
        <w:rPr>
          <w:rStyle w:val="HTMLTypewriter"/>
        </w:rPr>
        <w:t>structs</w:t>
      </w:r>
      <w:r w:rsidRPr="009A3944">
        <w:t xml:space="preserve">. This chapter introduces </w:t>
      </w:r>
      <w:bookmarkStart w:id="798" w:name="ch21term12"/>
      <w:bookmarkEnd w:id="798"/>
      <w:r w:rsidRPr="009A3944">
        <w:rPr>
          <w:b/>
          <w:bCs/>
        </w:rPr>
        <w:t>dynamic data structures</w:t>
      </w:r>
      <w:r w:rsidRPr="009A3944">
        <w:t xml:space="preserve"> that grow and shrink during execution. </w:t>
      </w:r>
      <w:bookmarkStart w:id="799" w:name="ch21term25"/>
      <w:bookmarkEnd w:id="799"/>
      <w:r w:rsidRPr="009A3944">
        <w:rPr>
          <w:b/>
          <w:bCs/>
        </w:rPr>
        <w:t>Linked lists</w:t>
      </w:r>
      <w:r w:rsidRPr="009A3944">
        <w:t xml:space="preserve"> are collections of data items "lined up in a row"insertions and removals are made anywhere in a linked list. </w:t>
      </w:r>
      <w:bookmarkStart w:id="800" w:name="ch21term43"/>
      <w:bookmarkEnd w:id="800"/>
      <w:r w:rsidRPr="009A3944">
        <w:rPr>
          <w:b/>
          <w:bCs/>
        </w:rPr>
        <w:t>Stacks</w:t>
      </w:r>
      <w:r w:rsidRPr="009A3944">
        <w:t xml:space="preserve"> are important in compilers and operating systems: Insertions and removals are made only at one end of a stackits </w:t>
      </w:r>
      <w:bookmarkStart w:id="801" w:name="ch21term45"/>
      <w:bookmarkEnd w:id="801"/>
      <w:r w:rsidRPr="009A3944">
        <w:rPr>
          <w:b/>
          <w:bCs/>
        </w:rPr>
        <w:t>top</w:t>
      </w:r>
      <w:r w:rsidRPr="009A3944">
        <w:t xml:space="preserve">. </w:t>
      </w:r>
      <w:bookmarkStart w:id="802" w:name="ch21term35"/>
      <w:bookmarkEnd w:id="802"/>
      <w:r w:rsidRPr="009A3944">
        <w:rPr>
          <w:b/>
          <w:bCs/>
        </w:rPr>
        <w:t>Queues</w:t>
      </w:r>
      <w:r w:rsidRPr="009A3944">
        <w:t xml:space="preserve"> represent waiting lines; insertions are made at the back (also referred to as the </w:t>
      </w:r>
      <w:bookmarkStart w:id="803" w:name="ch21term44"/>
      <w:bookmarkEnd w:id="803"/>
      <w:r w:rsidRPr="009A3944">
        <w:rPr>
          <w:b/>
          <w:bCs/>
        </w:rPr>
        <w:t>tail</w:t>
      </w:r>
      <w:r w:rsidRPr="009A3944">
        <w:t xml:space="preserve">) of a queue and removals are made from the front (also referred to as the </w:t>
      </w:r>
      <w:bookmarkStart w:id="804" w:name="ch21term15"/>
      <w:bookmarkEnd w:id="804"/>
      <w:r w:rsidRPr="009A3944">
        <w:rPr>
          <w:b/>
          <w:bCs/>
        </w:rPr>
        <w:t>head</w:t>
      </w:r>
      <w:r w:rsidRPr="009A3944">
        <w:t xml:space="preserve">) of a queue. </w:t>
      </w:r>
      <w:bookmarkStart w:id="805" w:name="ch21term2"/>
      <w:bookmarkEnd w:id="805"/>
      <w:r w:rsidRPr="009A3944">
        <w:rPr>
          <w:b/>
          <w:bCs/>
        </w:rPr>
        <w:t>Binary trees</w:t>
      </w:r>
      <w:r w:rsidRPr="009A3944">
        <w:t xml:space="preserve"> facilitate high-speed searching and sorting of data, efficient elimination of duplicate data items, representation of file system directories and compilation of expressions into machine language. These data structures have many other interesting applications.</w:t>
      </w:r>
    </w:p>
    <w:p w:rsidR="003038D8" w:rsidRPr="009A3944" w:rsidRDefault="003038D8" w:rsidP="003038D8">
      <w:pPr>
        <w:pStyle w:val="doctext"/>
      </w:pPr>
      <w:r w:rsidRPr="009A3944">
        <w:t>We discuss several popular and important data structures and implement programs that create and manipulate them. We use classes, class templates, inheritance and composition to create and package these data structures for reusability and maintainability.</w:t>
      </w:r>
    </w:p>
    <w:p w:rsidR="003038D8" w:rsidRPr="009A3944" w:rsidRDefault="003038D8" w:rsidP="003038D8">
      <w:pPr>
        <w:spacing w:before="100" w:beforeAutospacing="1" w:after="100" w:afterAutospacing="1"/>
        <w:outlineLvl w:val="2"/>
        <w:rPr>
          <w:rFonts w:ascii="Times New Roman" w:hAnsi="Times New Roman" w:cs="Times New Roman"/>
          <w:b/>
          <w:bCs w:val="0"/>
          <w:sz w:val="27"/>
          <w:szCs w:val="27"/>
        </w:rPr>
      </w:pPr>
      <w:r w:rsidRPr="009A3944">
        <w:rPr>
          <w:rFonts w:ascii="Times New Roman" w:hAnsi="Times New Roman" w:cs="Times New Roman"/>
          <w:b/>
          <w:sz w:val="27"/>
          <w:szCs w:val="27"/>
        </w:rPr>
        <w:t>Self-Referential Classes</w:t>
      </w:r>
    </w:p>
    <w:p w:rsidR="003038D8" w:rsidRPr="009A3944" w:rsidRDefault="003038D8" w:rsidP="003038D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A </w:t>
      </w:r>
      <w:bookmarkStart w:id="806" w:name="ch21term39"/>
      <w:bookmarkEnd w:id="806"/>
      <w:r w:rsidRPr="009A3944">
        <w:rPr>
          <w:rFonts w:ascii="Times New Roman" w:hAnsi="Times New Roman" w:cs="Times New Roman"/>
          <w:b/>
          <w:sz w:val="24"/>
        </w:rPr>
        <w:t>self-referential class</w:t>
      </w:r>
      <w:r w:rsidRPr="009A3944">
        <w:rPr>
          <w:rFonts w:ascii="Times New Roman" w:hAnsi="Times New Roman" w:cs="Times New Roman"/>
          <w:sz w:val="24"/>
        </w:rPr>
        <w:t xml:space="preserve"> contains a pointer member that points to a class object of the same class type. For example, the definition</w:t>
      </w:r>
    </w:p>
    <w:p w:rsidR="003038D8" w:rsidRPr="009A3944" w:rsidRDefault="003038D8" w:rsidP="00303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class Node</w:t>
      </w:r>
    </w:p>
    <w:p w:rsidR="003038D8" w:rsidRPr="009A3944" w:rsidRDefault="003038D8" w:rsidP="00303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w:t>
      </w:r>
    </w:p>
    <w:p w:rsidR="003038D8" w:rsidRPr="009A3944" w:rsidRDefault="003038D8" w:rsidP="00303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public:</w:t>
      </w:r>
    </w:p>
    <w:p w:rsidR="003038D8" w:rsidRPr="009A3944" w:rsidRDefault="003038D8" w:rsidP="00303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 xml:space="preserve">   Node( int ); // constructor</w:t>
      </w:r>
    </w:p>
    <w:p w:rsidR="003038D8" w:rsidRPr="009A3944" w:rsidRDefault="003038D8" w:rsidP="00303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 xml:space="preserve">   void setData( int ); // set data member</w:t>
      </w:r>
    </w:p>
    <w:p w:rsidR="003038D8" w:rsidRPr="009A3944" w:rsidRDefault="003038D8" w:rsidP="00303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 xml:space="preserve">   int getData() const; // get data member</w:t>
      </w:r>
    </w:p>
    <w:p w:rsidR="003038D8" w:rsidRPr="009A3944" w:rsidRDefault="003038D8" w:rsidP="00303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 xml:space="preserve">   void setNextPtr( Node * ); // set pointer to next Node</w:t>
      </w:r>
    </w:p>
    <w:p w:rsidR="003038D8" w:rsidRPr="009A3944" w:rsidRDefault="003038D8" w:rsidP="00303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 xml:space="preserve">   Node *getNextPtr() const; // get pointer to next Node</w:t>
      </w:r>
    </w:p>
    <w:p w:rsidR="003038D8" w:rsidRPr="009A3944" w:rsidRDefault="003038D8" w:rsidP="00303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private:</w:t>
      </w:r>
    </w:p>
    <w:p w:rsidR="003038D8" w:rsidRPr="009A3944" w:rsidRDefault="003038D8" w:rsidP="00303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 xml:space="preserve">   int data; // data stored in this Node</w:t>
      </w:r>
    </w:p>
    <w:p w:rsidR="003038D8" w:rsidRPr="009A3944" w:rsidRDefault="003038D8" w:rsidP="00303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 xml:space="preserve">   Node *nextPtr; // pointer to another object of same type</w:t>
      </w:r>
    </w:p>
    <w:p w:rsidR="003038D8" w:rsidRPr="009A3944" w:rsidRDefault="003038D8" w:rsidP="00303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 // end class Node</w:t>
      </w:r>
    </w:p>
    <w:p w:rsidR="003038D8" w:rsidRPr="009A3944" w:rsidRDefault="003038D8" w:rsidP="003038D8">
      <w:pPr>
        <w:rPr>
          <w:rFonts w:ascii="Times New Roman" w:hAnsi="Times New Roman" w:cs="Times New Roman"/>
          <w:sz w:val="24"/>
        </w:rPr>
      </w:pPr>
    </w:p>
    <w:p w:rsidR="003038D8" w:rsidRPr="009A3944" w:rsidRDefault="003038D8" w:rsidP="003038D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defines a type, </w:t>
      </w:r>
      <w:r w:rsidRPr="009A3944">
        <w:rPr>
          <w:rFonts w:ascii="Courier New" w:hAnsi="Courier New" w:cs="Courier New"/>
        </w:rPr>
        <w:t>Node</w:t>
      </w:r>
      <w:r w:rsidRPr="009A3944">
        <w:rPr>
          <w:rFonts w:ascii="Times New Roman" w:hAnsi="Times New Roman" w:cs="Times New Roman"/>
          <w:sz w:val="24"/>
        </w:rPr>
        <w:t xml:space="preserve">. Type </w:t>
      </w:r>
      <w:r w:rsidRPr="009A3944">
        <w:rPr>
          <w:rFonts w:ascii="Courier New" w:hAnsi="Courier New" w:cs="Courier New"/>
        </w:rPr>
        <w:t>Node</w:t>
      </w:r>
      <w:r w:rsidRPr="009A3944">
        <w:rPr>
          <w:rFonts w:ascii="Times New Roman" w:hAnsi="Times New Roman" w:cs="Times New Roman"/>
          <w:sz w:val="24"/>
        </w:rPr>
        <w:t xml:space="preserve"> has two </w:t>
      </w:r>
      <w:r w:rsidRPr="009A3944">
        <w:rPr>
          <w:rFonts w:ascii="Courier New" w:hAnsi="Courier New" w:cs="Courier New"/>
        </w:rPr>
        <w:t>private</w:t>
      </w:r>
      <w:r w:rsidRPr="009A3944">
        <w:rPr>
          <w:rFonts w:ascii="Times New Roman" w:hAnsi="Times New Roman" w:cs="Times New Roman"/>
          <w:sz w:val="24"/>
        </w:rPr>
        <w:t xml:space="preserve"> data membersinteger member </w:t>
      </w:r>
      <w:r w:rsidRPr="009A3944">
        <w:rPr>
          <w:rFonts w:ascii="Courier New" w:hAnsi="Courier New" w:cs="Courier New"/>
        </w:rPr>
        <w:t>data</w:t>
      </w:r>
      <w:r w:rsidRPr="009A3944">
        <w:rPr>
          <w:rFonts w:ascii="Times New Roman" w:hAnsi="Times New Roman" w:cs="Times New Roman"/>
          <w:sz w:val="24"/>
        </w:rPr>
        <w:t xml:space="preserve"> and pointer member </w:t>
      </w:r>
      <w:r w:rsidRPr="009A3944">
        <w:rPr>
          <w:rFonts w:ascii="Courier New" w:hAnsi="Courier New" w:cs="Courier New"/>
        </w:rPr>
        <w:t>nextPtr</w:t>
      </w:r>
      <w:r w:rsidRPr="009A3944">
        <w:rPr>
          <w:rFonts w:ascii="Times New Roman" w:hAnsi="Times New Roman" w:cs="Times New Roman"/>
          <w:sz w:val="24"/>
        </w:rPr>
        <w:t xml:space="preserve">. Member </w:t>
      </w:r>
      <w:r w:rsidRPr="009A3944">
        <w:rPr>
          <w:rFonts w:ascii="Courier New" w:hAnsi="Courier New" w:cs="Courier New"/>
        </w:rPr>
        <w:t>nextPtr</w:t>
      </w:r>
      <w:r w:rsidRPr="009A3944">
        <w:rPr>
          <w:rFonts w:ascii="Times New Roman" w:hAnsi="Times New Roman" w:cs="Times New Roman"/>
          <w:sz w:val="24"/>
        </w:rPr>
        <w:t xml:space="preserve"> points to an object of type </w:t>
      </w:r>
      <w:r w:rsidRPr="009A3944">
        <w:rPr>
          <w:rFonts w:ascii="Courier New" w:hAnsi="Courier New" w:cs="Courier New"/>
        </w:rPr>
        <w:t>Node</w:t>
      </w:r>
      <w:r w:rsidRPr="009A3944">
        <w:rPr>
          <w:rFonts w:ascii="Times New Roman" w:hAnsi="Times New Roman" w:cs="Times New Roman"/>
          <w:sz w:val="24"/>
        </w:rPr>
        <w:t xml:space="preserve">another object of the same type as the one being declared here, hence the term "self-referential class." Member </w:t>
      </w:r>
      <w:r w:rsidRPr="009A3944">
        <w:rPr>
          <w:rFonts w:ascii="Courier New" w:hAnsi="Courier New" w:cs="Courier New"/>
        </w:rPr>
        <w:t>nextPtr</w:t>
      </w:r>
      <w:r w:rsidRPr="009A3944">
        <w:rPr>
          <w:rFonts w:ascii="Times New Roman" w:hAnsi="Times New Roman" w:cs="Times New Roman"/>
          <w:sz w:val="24"/>
        </w:rPr>
        <w:t xml:space="preserve"> is referred to as a </w:t>
      </w:r>
      <w:bookmarkStart w:id="807" w:name="ch21term24"/>
      <w:bookmarkEnd w:id="807"/>
      <w:r w:rsidRPr="009A3944">
        <w:rPr>
          <w:rFonts w:ascii="Times New Roman" w:hAnsi="Times New Roman" w:cs="Times New Roman"/>
          <w:b/>
          <w:sz w:val="24"/>
        </w:rPr>
        <w:t>link</w:t>
      </w:r>
      <w:r w:rsidRPr="009A3944">
        <w:rPr>
          <w:rFonts w:ascii="Times New Roman" w:hAnsi="Times New Roman" w:cs="Times New Roman"/>
          <w:sz w:val="24"/>
        </w:rPr>
        <w:t xml:space="preserve">i.e., </w:t>
      </w:r>
      <w:r w:rsidRPr="009A3944">
        <w:rPr>
          <w:rFonts w:ascii="Courier New" w:hAnsi="Courier New" w:cs="Courier New"/>
        </w:rPr>
        <w:t>nextPtr</w:t>
      </w:r>
      <w:r w:rsidRPr="009A3944">
        <w:rPr>
          <w:rFonts w:ascii="Times New Roman" w:hAnsi="Times New Roman" w:cs="Times New Roman"/>
          <w:sz w:val="24"/>
        </w:rPr>
        <w:t xml:space="preserve"> can "tie" an object of type </w:t>
      </w:r>
      <w:r w:rsidRPr="009A3944">
        <w:rPr>
          <w:rFonts w:ascii="Courier New" w:hAnsi="Courier New" w:cs="Courier New"/>
        </w:rPr>
        <w:t>Node</w:t>
      </w:r>
      <w:r w:rsidRPr="009A3944">
        <w:rPr>
          <w:rFonts w:ascii="Times New Roman" w:hAnsi="Times New Roman" w:cs="Times New Roman"/>
          <w:sz w:val="24"/>
        </w:rPr>
        <w:t xml:space="preserve"> to another object of the same type. Type </w:t>
      </w:r>
      <w:r w:rsidRPr="009A3944">
        <w:rPr>
          <w:rFonts w:ascii="Courier New" w:hAnsi="Courier New" w:cs="Courier New"/>
        </w:rPr>
        <w:t>Node</w:t>
      </w:r>
      <w:r w:rsidRPr="009A3944">
        <w:rPr>
          <w:rFonts w:ascii="Times New Roman" w:hAnsi="Times New Roman" w:cs="Times New Roman"/>
          <w:sz w:val="24"/>
        </w:rPr>
        <w:t xml:space="preserve"> also has five member functionsa constructor that receives an integer to initialize member </w:t>
      </w:r>
      <w:r w:rsidRPr="009A3944">
        <w:rPr>
          <w:rFonts w:ascii="Courier New" w:hAnsi="Courier New" w:cs="Courier New"/>
        </w:rPr>
        <w:t>data</w:t>
      </w:r>
      <w:r w:rsidRPr="009A3944">
        <w:rPr>
          <w:rFonts w:ascii="Times New Roman" w:hAnsi="Times New Roman" w:cs="Times New Roman"/>
          <w:sz w:val="24"/>
        </w:rPr>
        <w:t xml:space="preserve">, a </w:t>
      </w:r>
      <w:r w:rsidRPr="009A3944">
        <w:rPr>
          <w:rFonts w:ascii="Courier New" w:hAnsi="Courier New" w:cs="Courier New"/>
        </w:rPr>
        <w:t>setData</w:t>
      </w:r>
      <w:r w:rsidRPr="009A3944">
        <w:rPr>
          <w:rFonts w:ascii="Times New Roman" w:hAnsi="Times New Roman" w:cs="Times New Roman"/>
          <w:sz w:val="24"/>
        </w:rPr>
        <w:t xml:space="preserve"> function to set the value of member </w:t>
      </w:r>
      <w:r w:rsidRPr="009A3944">
        <w:rPr>
          <w:rFonts w:ascii="Courier New" w:hAnsi="Courier New" w:cs="Courier New"/>
        </w:rPr>
        <w:t>data</w:t>
      </w:r>
      <w:r w:rsidRPr="009A3944">
        <w:rPr>
          <w:rFonts w:ascii="Times New Roman" w:hAnsi="Times New Roman" w:cs="Times New Roman"/>
          <w:sz w:val="24"/>
        </w:rPr>
        <w:t xml:space="preserve">, a </w:t>
      </w:r>
      <w:r w:rsidRPr="009A3944">
        <w:rPr>
          <w:rFonts w:ascii="Courier New" w:hAnsi="Courier New" w:cs="Courier New"/>
        </w:rPr>
        <w:t>getdata</w:t>
      </w:r>
      <w:r w:rsidRPr="009A3944">
        <w:rPr>
          <w:rFonts w:ascii="Times New Roman" w:hAnsi="Times New Roman" w:cs="Times New Roman"/>
          <w:sz w:val="24"/>
        </w:rPr>
        <w:t xml:space="preserve"> function to return the value of member </w:t>
      </w:r>
      <w:r w:rsidRPr="009A3944">
        <w:rPr>
          <w:rFonts w:ascii="Courier New" w:hAnsi="Courier New" w:cs="Courier New"/>
        </w:rPr>
        <w:t>data</w:t>
      </w:r>
      <w:r w:rsidRPr="009A3944">
        <w:rPr>
          <w:rFonts w:ascii="Times New Roman" w:hAnsi="Times New Roman" w:cs="Times New Roman"/>
          <w:sz w:val="24"/>
        </w:rPr>
        <w:t xml:space="preserve">, a </w:t>
      </w:r>
      <w:r w:rsidRPr="009A3944">
        <w:rPr>
          <w:rFonts w:ascii="Courier New" w:hAnsi="Courier New" w:cs="Courier New"/>
        </w:rPr>
        <w:t>setNextPtr</w:t>
      </w:r>
      <w:r w:rsidRPr="009A3944">
        <w:rPr>
          <w:rFonts w:ascii="Times New Roman" w:hAnsi="Times New Roman" w:cs="Times New Roman"/>
          <w:sz w:val="24"/>
        </w:rPr>
        <w:t xml:space="preserve"> function to set the value of member </w:t>
      </w:r>
      <w:r w:rsidRPr="009A3944">
        <w:rPr>
          <w:rFonts w:ascii="Courier New" w:hAnsi="Courier New" w:cs="Courier New"/>
        </w:rPr>
        <w:t>nextPtr</w:t>
      </w:r>
      <w:r w:rsidRPr="009A3944">
        <w:rPr>
          <w:rFonts w:ascii="Times New Roman" w:hAnsi="Times New Roman" w:cs="Times New Roman"/>
          <w:sz w:val="24"/>
        </w:rPr>
        <w:t xml:space="preserve"> and a </w:t>
      </w:r>
      <w:r w:rsidRPr="009A3944">
        <w:rPr>
          <w:rFonts w:ascii="Courier New" w:hAnsi="Courier New" w:cs="Courier New"/>
        </w:rPr>
        <w:t>getNextPtr</w:t>
      </w:r>
      <w:r w:rsidRPr="009A3944">
        <w:rPr>
          <w:rFonts w:ascii="Times New Roman" w:hAnsi="Times New Roman" w:cs="Times New Roman"/>
          <w:sz w:val="24"/>
        </w:rPr>
        <w:t xml:space="preserve"> function to return the value of member </w:t>
      </w:r>
      <w:r w:rsidRPr="009A3944">
        <w:rPr>
          <w:rFonts w:ascii="Courier New" w:hAnsi="Courier New" w:cs="Courier New"/>
        </w:rPr>
        <w:t>nextPtr</w:t>
      </w:r>
      <w:r w:rsidRPr="009A3944">
        <w:rPr>
          <w:rFonts w:ascii="Times New Roman" w:hAnsi="Times New Roman" w:cs="Times New Roman"/>
          <w:sz w:val="24"/>
        </w:rPr>
        <w:t>.</w:t>
      </w:r>
    </w:p>
    <w:p w:rsidR="003038D8" w:rsidRPr="009A3944" w:rsidRDefault="003038D8" w:rsidP="003038D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Self-referential class objects can be linked together to form useful data structures such as lists, queues, stacks and trees. </w:t>
      </w:r>
      <w:hyperlink r:id="rId42" w:anchor="ch21fig01" w:history="1">
        <w:r w:rsidRPr="009A3944">
          <w:rPr>
            <w:rFonts w:ascii="Times New Roman" w:hAnsi="Times New Roman" w:cs="Times New Roman"/>
            <w:sz w:val="24"/>
            <w:u w:val="single"/>
          </w:rPr>
          <w:t>Figure 21.1</w:t>
        </w:r>
      </w:hyperlink>
      <w:r w:rsidRPr="009A3944">
        <w:rPr>
          <w:rFonts w:ascii="Times New Roman" w:hAnsi="Times New Roman" w:cs="Times New Roman"/>
          <w:sz w:val="24"/>
        </w:rPr>
        <w:t xml:space="preserve"> illustrates two self-referential class objects linked together to form a list. Note that a slashrepresenting a null (</w:t>
      </w:r>
      <w:r w:rsidRPr="009A3944">
        <w:rPr>
          <w:rFonts w:ascii="Courier New" w:hAnsi="Courier New" w:cs="Courier New"/>
        </w:rPr>
        <w:t>0</w:t>
      </w:r>
      <w:r w:rsidRPr="009A3944">
        <w:rPr>
          <w:rFonts w:ascii="Times New Roman" w:hAnsi="Times New Roman" w:cs="Times New Roman"/>
          <w:sz w:val="24"/>
        </w:rPr>
        <w:t>) pointeris placed in the link member of the second self-referential class object to indicate that the link does not point to another object. The slash is only for illustration purposes; it does not correspond to the backslash character in C++. A null pointer normally indicates the end of a data structure just as the null character (</w:t>
      </w:r>
      <w:r w:rsidRPr="009A3944">
        <w:rPr>
          <w:rFonts w:ascii="Courier New" w:hAnsi="Courier New" w:cs="Courier New"/>
        </w:rPr>
        <w:t>'\0'</w:t>
      </w:r>
      <w:r w:rsidRPr="009A3944">
        <w:rPr>
          <w:rFonts w:ascii="Times New Roman" w:hAnsi="Times New Roman" w:cs="Times New Roman"/>
          <w:sz w:val="24"/>
        </w:rPr>
        <w:t>) indicates the end of a string.</w:t>
      </w:r>
    </w:p>
    <w:p w:rsidR="003038D8" w:rsidRPr="009A3944" w:rsidRDefault="003038D8" w:rsidP="003038D8">
      <w:pPr>
        <w:spacing w:before="100" w:beforeAutospacing="1" w:after="100" w:afterAutospacing="1"/>
        <w:outlineLvl w:val="2"/>
        <w:rPr>
          <w:rFonts w:ascii="Times New Roman" w:hAnsi="Times New Roman" w:cs="Times New Roman"/>
          <w:b/>
          <w:bCs w:val="0"/>
          <w:sz w:val="27"/>
          <w:szCs w:val="27"/>
        </w:rPr>
      </w:pPr>
      <w:r w:rsidRPr="009A3944">
        <w:rPr>
          <w:rFonts w:ascii="Times New Roman" w:hAnsi="Times New Roman" w:cs="Times New Roman"/>
          <w:b/>
          <w:sz w:val="27"/>
          <w:szCs w:val="27"/>
        </w:rPr>
        <w:t>Dynamic Memory Allocation and Data Structures</w:t>
      </w:r>
    </w:p>
    <w:p w:rsidR="003038D8" w:rsidRPr="009A3944" w:rsidRDefault="003038D8" w:rsidP="003038D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Creating and maintaining dynamic data structures requires dynamic memory allocation, which enables a program to obtain more memory at execution time to hold new nodes. When that memory is no longer needed by the program, the memory can be released so that it can be reused to allocate other objects in the future. The limit for dynamic memory allocation can be as large as the amount of available physical memory in the computer or the amount of available virtual memory in a virtual memory system. Often, the limits are much smaller, because available memory must be shared among many programs.</w:t>
      </w:r>
    </w:p>
    <w:p w:rsidR="003038D8" w:rsidRPr="009A3944" w:rsidRDefault="003038D8" w:rsidP="003038D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The </w:t>
      </w:r>
      <w:r w:rsidRPr="009A3944">
        <w:rPr>
          <w:rFonts w:ascii="Courier New" w:hAnsi="Courier New" w:cs="Courier New"/>
        </w:rPr>
        <w:t>new</w:t>
      </w:r>
      <w:r w:rsidRPr="009A3944">
        <w:rPr>
          <w:rFonts w:ascii="Times New Roman" w:hAnsi="Times New Roman" w:cs="Times New Roman"/>
          <w:sz w:val="24"/>
        </w:rPr>
        <w:t xml:space="preserve"> operator takes as an argument the type of the object being dynamically allocated and returns a pointer to an object of that type. For example, the statement</w:t>
      </w:r>
    </w:p>
    <w:p w:rsidR="003038D8" w:rsidRPr="009A3944" w:rsidRDefault="003038D8" w:rsidP="00303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Node *newPtr = new Node( 10 ); // create Node with data 10</w:t>
      </w:r>
    </w:p>
    <w:p w:rsidR="003038D8" w:rsidRPr="009A3944" w:rsidRDefault="003038D8" w:rsidP="003038D8">
      <w:pPr>
        <w:rPr>
          <w:rFonts w:ascii="Times New Roman" w:hAnsi="Times New Roman" w:cs="Times New Roman"/>
          <w:sz w:val="24"/>
        </w:rPr>
      </w:pPr>
    </w:p>
    <w:p w:rsidR="003038D8" w:rsidRPr="009A3944" w:rsidRDefault="003038D8" w:rsidP="003038D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allocates </w:t>
      </w:r>
      <w:r w:rsidRPr="009A3944">
        <w:rPr>
          <w:rFonts w:ascii="Courier New" w:hAnsi="Courier New" w:cs="Courier New"/>
        </w:rPr>
        <w:t>sizeof( Node )</w:t>
      </w:r>
      <w:r w:rsidRPr="009A3944">
        <w:rPr>
          <w:rFonts w:ascii="Times New Roman" w:hAnsi="Times New Roman" w:cs="Times New Roman"/>
          <w:sz w:val="24"/>
        </w:rPr>
        <w:t xml:space="preserve"> bytes, runs the </w:t>
      </w:r>
      <w:r w:rsidRPr="009A3944">
        <w:rPr>
          <w:rFonts w:ascii="Courier New" w:hAnsi="Courier New" w:cs="Courier New"/>
        </w:rPr>
        <w:t>Node</w:t>
      </w:r>
      <w:r w:rsidRPr="009A3944">
        <w:rPr>
          <w:rFonts w:ascii="Times New Roman" w:hAnsi="Times New Roman" w:cs="Times New Roman"/>
          <w:sz w:val="24"/>
        </w:rPr>
        <w:t xml:space="preserve"> constructor and assigns the address of the new </w:t>
      </w:r>
      <w:r w:rsidRPr="009A3944">
        <w:rPr>
          <w:rFonts w:ascii="Courier New" w:hAnsi="Courier New" w:cs="Courier New"/>
        </w:rPr>
        <w:t>Node</w:t>
      </w:r>
      <w:r w:rsidRPr="009A3944">
        <w:rPr>
          <w:rFonts w:ascii="Times New Roman" w:hAnsi="Times New Roman" w:cs="Times New Roman"/>
          <w:sz w:val="24"/>
        </w:rPr>
        <w:t xml:space="preserve"> object to </w:t>
      </w:r>
      <w:r w:rsidRPr="009A3944">
        <w:rPr>
          <w:rFonts w:ascii="Courier New" w:hAnsi="Courier New" w:cs="Courier New"/>
        </w:rPr>
        <w:t>newPtr</w:t>
      </w:r>
      <w:r w:rsidRPr="009A3944">
        <w:rPr>
          <w:rFonts w:ascii="Times New Roman" w:hAnsi="Times New Roman" w:cs="Times New Roman"/>
          <w:sz w:val="24"/>
        </w:rPr>
        <w:t xml:space="preserve">. If no memory is available, </w:t>
      </w:r>
      <w:r w:rsidRPr="009A3944">
        <w:rPr>
          <w:rFonts w:ascii="Courier New" w:hAnsi="Courier New" w:cs="Courier New"/>
        </w:rPr>
        <w:t>new</w:t>
      </w:r>
      <w:r w:rsidRPr="009A3944">
        <w:rPr>
          <w:rFonts w:ascii="Times New Roman" w:hAnsi="Times New Roman" w:cs="Times New Roman"/>
          <w:sz w:val="24"/>
        </w:rPr>
        <w:t xml:space="preserve"> throws a </w:t>
      </w:r>
      <w:r w:rsidRPr="009A3944">
        <w:rPr>
          <w:rFonts w:ascii="Courier New" w:hAnsi="Courier New" w:cs="Courier New"/>
        </w:rPr>
        <w:t>bad_alloc</w:t>
      </w:r>
      <w:r w:rsidRPr="009A3944">
        <w:rPr>
          <w:rFonts w:ascii="Times New Roman" w:hAnsi="Times New Roman" w:cs="Times New Roman"/>
          <w:sz w:val="24"/>
        </w:rPr>
        <w:t xml:space="preserve"> exception. The value </w:t>
      </w:r>
      <w:r w:rsidRPr="009A3944">
        <w:rPr>
          <w:rFonts w:ascii="Courier New" w:hAnsi="Courier New" w:cs="Courier New"/>
        </w:rPr>
        <w:t>10</w:t>
      </w:r>
      <w:r w:rsidRPr="009A3944">
        <w:rPr>
          <w:rFonts w:ascii="Times New Roman" w:hAnsi="Times New Roman" w:cs="Times New Roman"/>
          <w:sz w:val="24"/>
        </w:rPr>
        <w:t xml:space="preserve"> is passed to the </w:t>
      </w:r>
      <w:r w:rsidRPr="009A3944">
        <w:rPr>
          <w:rFonts w:ascii="Courier New" w:hAnsi="Courier New" w:cs="Courier New"/>
        </w:rPr>
        <w:t>Node</w:t>
      </w:r>
      <w:r w:rsidRPr="009A3944">
        <w:rPr>
          <w:rFonts w:ascii="Times New Roman" w:hAnsi="Times New Roman" w:cs="Times New Roman"/>
          <w:sz w:val="24"/>
        </w:rPr>
        <w:t xml:space="preserve"> constructor which initializes the </w:t>
      </w:r>
      <w:r w:rsidRPr="009A3944">
        <w:rPr>
          <w:rFonts w:ascii="Courier New" w:hAnsi="Courier New" w:cs="Courier New"/>
        </w:rPr>
        <w:t>Node</w:t>
      </w:r>
      <w:r w:rsidRPr="009A3944">
        <w:rPr>
          <w:rFonts w:ascii="Times New Roman" w:hAnsi="Times New Roman" w:cs="Times New Roman"/>
          <w:sz w:val="24"/>
        </w:rPr>
        <w:t xml:space="preserve">'s </w:t>
      </w:r>
      <w:r w:rsidRPr="009A3944">
        <w:rPr>
          <w:rFonts w:ascii="Courier New" w:hAnsi="Courier New" w:cs="Courier New"/>
        </w:rPr>
        <w:t>data</w:t>
      </w:r>
      <w:r w:rsidRPr="009A3944">
        <w:rPr>
          <w:rFonts w:ascii="Times New Roman" w:hAnsi="Times New Roman" w:cs="Times New Roman"/>
          <w:sz w:val="24"/>
        </w:rPr>
        <w:t xml:space="preserve"> member to 10.</w:t>
      </w:r>
    </w:p>
    <w:p w:rsidR="003038D8" w:rsidRPr="009A3944" w:rsidRDefault="003038D8" w:rsidP="003038D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The </w:t>
      </w:r>
      <w:r w:rsidRPr="009A3944">
        <w:rPr>
          <w:rFonts w:ascii="Courier New" w:hAnsi="Courier New" w:cs="Courier New"/>
        </w:rPr>
        <w:t>delete</w:t>
      </w:r>
      <w:r w:rsidRPr="009A3944">
        <w:rPr>
          <w:rFonts w:ascii="Times New Roman" w:hAnsi="Times New Roman" w:cs="Times New Roman"/>
          <w:sz w:val="24"/>
        </w:rPr>
        <w:t xml:space="preserve"> operator runs the </w:t>
      </w:r>
      <w:r w:rsidRPr="009A3944">
        <w:rPr>
          <w:rFonts w:ascii="Courier New" w:hAnsi="Courier New" w:cs="Courier New"/>
        </w:rPr>
        <w:t>Node</w:t>
      </w:r>
      <w:r w:rsidRPr="009A3944">
        <w:rPr>
          <w:rFonts w:ascii="Times New Roman" w:hAnsi="Times New Roman" w:cs="Times New Roman"/>
          <w:sz w:val="24"/>
        </w:rPr>
        <w:t xml:space="preserve"> destructor and deallocates memory allocated with </w:t>
      </w:r>
      <w:r w:rsidRPr="009A3944">
        <w:rPr>
          <w:rFonts w:ascii="Courier New" w:hAnsi="Courier New" w:cs="Courier New"/>
        </w:rPr>
        <w:t>new</w:t>
      </w:r>
      <w:r w:rsidRPr="009A3944">
        <w:rPr>
          <w:rFonts w:ascii="Times New Roman" w:hAnsi="Times New Roman" w:cs="Times New Roman"/>
          <w:sz w:val="24"/>
        </w:rPr>
        <w:t xml:space="preserve">the memory is returned to the system so that the memory can be reallocated in the future. To free memory dynamically allocated by the preceding </w:t>
      </w:r>
      <w:r w:rsidRPr="009A3944">
        <w:rPr>
          <w:rFonts w:ascii="Courier New" w:hAnsi="Courier New" w:cs="Courier New"/>
        </w:rPr>
        <w:t>new</w:t>
      </w:r>
      <w:r w:rsidRPr="009A3944">
        <w:rPr>
          <w:rFonts w:ascii="Times New Roman" w:hAnsi="Times New Roman" w:cs="Times New Roman"/>
          <w:sz w:val="24"/>
        </w:rPr>
        <w:t>, use the statement</w:t>
      </w:r>
    </w:p>
    <w:p w:rsidR="003038D8" w:rsidRPr="009A3944" w:rsidRDefault="003038D8" w:rsidP="00303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rPr>
      </w:pPr>
      <w:r w:rsidRPr="009A3944">
        <w:rPr>
          <w:rFonts w:ascii="Courier New" w:hAnsi="Courier New" w:cs="Courier New"/>
          <w:szCs w:val="20"/>
        </w:rPr>
        <w:t>delete newPtr;</w:t>
      </w:r>
    </w:p>
    <w:p w:rsidR="003038D8" w:rsidRPr="009A3944" w:rsidRDefault="003038D8" w:rsidP="003038D8">
      <w:pPr>
        <w:rPr>
          <w:rFonts w:ascii="Times New Roman" w:hAnsi="Times New Roman" w:cs="Times New Roman"/>
          <w:sz w:val="24"/>
        </w:rPr>
      </w:pPr>
    </w:p>
    <w:p w:rsidR="003038D8" w:rsidRPr="009A3944" w:rsidRDefault="003038D8" w:rsidP="003038D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Note that </w:t>
      </w:r>
      <w:r w:rsidRPr="009A3944">
        <w:rPr>
          <w:rFonts w:ascii="Courier New" w:hAnsi="Courier New" w:cs="Courier New"/>
        </w:rPr>
        <w:t>newPtr</w:t>
      </w:r>
      <w:r w:rsidRPr="009A3944">
        <w:rPr>
          <w:rFonts w:ascii="Times New Roman" w:hAnsi="Times New Roman" w:cs="Times New Roman"/>
          <w:sz w:val="24"/>
        </w:rPr>
        <w:t xml:space="preserve"> itself is not deleted; rather the space </w:t>
      </w:r>
      <w:r w:rsidRPr="009A3944">
        <w:rPr>
          <w:rFonts w:ascii="Courier New" w:hAnsi="Courier New" w:cs="Courier New"/>
        </w:rPr>
        <w:t>newPtr</w:t>
      </w:r>
      <w:r w:rsidRPr="009A3944">
        <w:rPr>
          <w:rFonts w:ascii="Times New Roman" w:hAnsi="Times New Roman" w:cs="Times New Roman"/>
          <w:sz w:val="24"/>
        </w:rPr>
        <w:t xml:space="preserve"> points to is deleted. If pointer </w:t>
      </w:r>
      <w:r w:rsidRPr="009A3944">
        <w:rPr>
          <w:rFonts w:ascii="Courier New" w:hAnsi="Courier New" w:cs="Courier New"/>
        </w:rPr>
        <w:t>newPtr</w:t>
      </w:r>
      <w:r w:rsidRPr="009A3944">
        <w:rPr>
          <w:rFonts w:ascii="Times New Roman" w:hAnsi="Times New Roman" w:cs="Times New Roman"/>
          <w:sz w:val="24"/>
        </w:rPr>
        <w:t xml:space="preserve"> has the null pointer value </w:t>
      </w:r>
      <w:r w:rsidRPr="009A3944">
        <w:rPr>
          <w:rFonts w:ascii="Courier New" w:hAnsi="Courier New" w:cs="Courier New"/>
        </w:rPr>
        <w:t>0</w:t>
      </w:r>
      <w:r w:rsidRPr="009A3944">
        <w:rPr>
          <w:rFonts w:ascii="Times New Roman" w:hAnsi="Times New Roman" w:cs="Times New Roman"/>
          <w:sz w:val="24"/>
        </w:rPr>
        <w:t xml:space="preserve">, the preceding statement has no effect. It is not an error to </w:t>
      </w:r>
      <w:r w:rsidRPr="009A3944">
        <w:rPr>
          <w:rFonts w:ascii="Courier New" w:hAnsi="Courier New" w:cs="Courier New"/>
        </w:rPr>
        <w:t>delete</w:t>
      </w:r>
      <w:r w:rsidRPr="009A3944">
        <w:rPr>
          <w:rFonts w:ascii="Times New Roman" w:hAnsi="Times New Roman" w:cs="Times New Roman"/>
          <w:sz w:val="24"/>
        </w:rPr>
        <w:t xml:space="preserve"> a null pointer.</w:t>
      </w:r>
    </w:p>
    <w:p w:rsidR="003038D8" w:rsidRPr="009A3944" w:rsidRDefault="003038D8" w:rsidP="003038D8">
      <w:pPr>
        <w:pStyle w:val="Heading3"/>
        <w:rPr>
          <w:rFonts w:ascii="Times New Roman" w:hAnsi="Times New Roman" w:cs="Times New Roman"/>
        </w:rPr>
      </w:pPr>
      <w:r w:rsidRPr="009A3944">
        <w:rPr>
          <w:rFonts w:ascii="Times New Roman" w:hAnsi="Times New Roman" w:cs="Times New Roman"/>
        </w:rPr>
        <w:t>Linked Lists</w:t>
      </w:r>
    </w:p>
    <w:p w:rsidR="003038D8" w:rsidRPr="009A3944" w:rsidRDefault="003038D8" w:rsidP="003038D8">
      <w:pPr>
        <w:pStyle w:val="doctext"/>
      </w:pPr>
      <w:r w:rsidRPr="009A3944">
        <w:t xml:space="preserve">A linked list is a linear collection of self-referential class objects, called </w:t>
      </w:r>
      <w:bookmarkStart w:id="808" w:name="ch21term26"/>
      <w:bookmarkEnd w:id="808"/>
      <w:r w:rsidRPr="009A3944">
        <w:rPr>
          <w:b/>
          <w:bCs/>
        </w:rPr>
        <w:t>nodes</w:t>
      </w:r>
      <w:r w:rsidRPr="009A3944">
        <w:t xml:space="preserve">, connected by </w:t>
      </w:r>
      <w:bookmarkStart w:id="809" w:name="ch21term29"/>
      <w:bookmarkEnd w:id="809"/>
      <w:r w:rsidRPr="009A3944">
        <w:rPr>
          <w:b/>
          <w:bCs/>
        </w:rPr>
        <w:t xml:space="preserve">pointer links </w:t>
      </w:r>
      <w:r w:rsidRPr="009A3944">
        <w:t>hence, the term "linked" list. A linked list is accessed via a pointer to the first node of the list. Each subsequent node is accessed via the link-pointer member stored in the previous node. By convention, the link pointer in the last node of a list is set to null (</w:t>
      </w:r>
      <w:r w:rsidRPr="009A3944">
        <w:rPr>
          <w:rStyle w:val="HTMLTypewriter"/>
        </w:rPr>
        <w:t>0</w:t>
      </w:r>
      <w:r w:rsidRPr="009A3944">
        <w:t xml:space="preserve">) to mark the end of the list. Data is stored in a linked list dynamically each node is created as necessary. A node can contain data of any type, including objects of other classes. If nodes contain base-class pointers to base-class and derived-class objects related by inheritance, we can have a linked list of such nodes and use </w:t>
      </w:r>
      <w:r w:rsidRPr="009A3944">
        <w:rPr>
          <w:rStyle w:val="HTMLTypewriter"/>
        </w:rPr>
        <w:t>virtual</w:t>
      </w:r>
      <w:r w:rsidRPr="009A3944">
        <w:t xml:space="preserve"> function calls to process these objects polymorphically. Stacks and queues are also </w:t>
      </w:r>
      <w:bookmarkStart w:id="810" w:name="ch21term23"/>
      <w:bookmarkEnd w:id="810"/>
      <w:r w:rsidRPr="009A3944">
        <w:rPr>
          <w:b/>
          <w:bCs/>
        </w:rPr>
        <w:t>linear data structures</w:t>
      </w:r>
      <w:r w:rsidRPr="009A3944">
        <w:t xml:space="preserve"> and, as we will see, can be viewed as constrained versions of linked lists. Trees are </w:t>
      </w:r>
      <w:bookmarkStart w:id="811" w:name="ch21term27"/>
      <w:bookmarkEnd w:id="811"/>
      <w:r w:rsidRPr="009A3944">
        <w:rPr>
          <w:b/>
          <w:bCs/>
        </w:rPr>
        <w:t>nonlinear data structures</w:t>
      </w:r>
      <w:r w:rsidRPr="009A3944">
        <w:t>.</w:t>
      </w:r>
    </w:p>
    <w:p w:rsidR="003038D8" w:rsidRPr="009A3944" w:rsidRDefault="003038D8" w:rsidP="003038D8">
      <w:pPr>
        <w:pStyle w:val="doctext"/>
      </w:pPr>
      <w:r w:rsidRPr="009A3944">
        <w:t xml:space="preserve">Lists of data can be stored in arrays, but linked lists provide several advantages. A linked list is appropriate when the number of data elements to be represented at one time </w:t>
      </w:r>
      <w:bookmarkStart w:id="812" w:name="idd1e221238"/>
      <w:bookmarkStart w:id="813" w:name="idd1e221235"/>
      <w:bookmarkStart w:id="814" w:name="idd1e221232"/>
      <w:bookmarkStart w:id="815" w:name="idd1e221229"/>
      <w:bookmarkEnd w:id="812"/>
      <w:bookmarkEnd w:id="813"/>
      <w:bookmarkEnd w:id="814"/>
      <w:bookmarkEnd w:id="815"/>
      <w:r w:rsidRPr="009A3944">
        <w:t>is unpredictable. Linked lists are dynamic, so the length of a list can increase or decrease as necessary. The size of a "conventional" C++ array, however, cannot be altered, because the array size is fixed at compile time. "Conventional" arrays can become full. Linked lists become full only when the system has insufficient memory to satisfy dynamic storage allocation requests.</w:t>
      </w:r>
    </w:p>
    <w:p w:rsidR="003038D8" w:rsidRPr="009A3944" w:rsidRDefault="003038D8" w:rsidP="003038D8">
      <w:pPr>
        <w:pStyle w:val="doctext"/>
      </w:pPr>
      <w:r w:rsidRPr="009A3944">
        <w:t>Linked lists can be maintained in sorted order by inserting each new element at the proper point in the list. Existing list elements do not need to be moved.</w:t>
      </w:r>
    </w:p>
    <w:p w:rsidR="003038D8" w:rsidRPr="009A3944" w:rsidRDefault="003038D8" w:rsidP="003038D8">
      <w:pPr>
        <w:rPr>
          <w:rStyle w:val="docemphasis"/>
          <w:rFonts w:ascii="Times New Roman" w:hAnsi="Times New Roman" w:cs="Times New Roman"/>
          <w:i/>
          <w:sz w:val="24"/>
        </w:rPr>
      </w:pPr>
      <w:r w:rsidRPr="009A3944">
        <w:rPr>
          <w:rFonts w:ascii="Times New Roman" w:hAnsi="Times New Roman" w:cs="Times New Roman"/>
          <w:i/>
          <w:sz w:val="24"/>
        </w:rPr>
        <w:t xml:space="preserve">NOTE: </w:t>
      </w:r>
      <w:r w:rsidRPr="009A3944">
        <w:rPr>
          <w:rStyle w:val="docemphasis"/>
          <w:rFonts w:ascii="Times New Roman" w:hAnsi="Times New Roman" w:cs="Times New Roman"/>
          <w:i/>
          <w:sz w:val="24"/>
        </w:rPr>
        <w:t>An array can be declared to contain more elements than the number of items expected, but this can waste memory. Linked lists can provide better memory utilization in these situations. Linked lists allow the program to adapt at runtime.</w:t>
      </w:r>
    </w:p>
    <w:p w:rsidR="003038D8" w:rsidRPr="009A3944" w:rsidRDefault="003038D8" w:rsidP="003038D8">
      <w:pPr>
        <w:pStyle w:val="doctext"/>
      </w:pPr>
      <w:r w:rsidRPr="009A3944">
        <w:rPr>
          <w:rStyle w:val="docemphasis"/>
        </w:rPr>
        <w:t>Insertion and deletion in a sorted array can be time consuming all the elements following the inserted or deleted element must be shifted appropriately. A linked list allows efficient insertion operations anywhere in the list</w:t>
      </w:r>
      <w:r w:rsidRPr="009A3944">
        <w:t>.</w:t>
      </w:r>
    </w:p>
    <w:p w:rsidR="003038D8" w:rsidRPr="009A3944" w:rsidRDefault="003038D8" w:rsidP="003038D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The elements of an array are stored contiguously in memory. This allows immediate access to any array element, because the address of any element can be calculated directly based on its position relative to the beginning of the array. Linked lists do not afford such immediate "direct access" to their elements. So accessing individual elements in a linked list can be considerably more expensive than accessing individual elements in an array. The selection of a data structure is typically based on the performance of specific operations used by a program and the order in which the data items are maintained in the data structure. For example, it is typically more efficient to insert an item in a sorted linked list than a sorted array.</w:t>
      </w:r>
    </w:p>
    <w:p w:rsidR="003038D8" w:rsidRPr="009A3944" w:rsidRDefault="003038D8" w:rsidP="003038D8">
      <w:pPr>
        <w:pStyle w:val="doctext"/>
      </w:pPr>
      <w:r w:rsidRPr="009A3944">
        <w:t xml:space="preserve">Linked list nodes are normally not stored contiguously in memory. Logically, however, the nodes of a linked list appear to be contiguous. </w:t>
      </w:r>
      <w:hyperlink r:id="rId43" w:anchor="ch21fig02" w:history="1">
        <w:r w:rsidRPr="009A3944">
          <w:rPr>
            <w:rStyle w:val="Hyperlink"/>
            <w:color w:val="auto"/>
          </w:rPr>
          <w:t>Figure 21.2</w:t>
        </w:r>
      </w:hyperlink>
      <w:r w:rsidRPr="009A3944">
        <w:t xml:space="preserve"> illustrates a linked list with several nodes.</w:t>
      </w:r>
    </w:p>
    <w:p w:rsidR="003038D8" w:rsidRPr="009A3944" w:rsidRDefault="003038D8" w:rsidP="003038D8">
      <w:pPr>
        <w:pStyle w:val="doctext"/>
      </w:pPr>
      <w:r w:rsidRPr="009A3944">
        <w:rPr>
          <w:rStyle w:val="docemphasis"/>
        </w:rPr>
        <w:t>Using dynamic memory allocation (instead of fixed-size arrays) for data structures that grow and shrink at execution time can save memory. Keep in mind, however, that pointers occupy space and that dynamic memory allocation incurs the overhead of function calls</w:t>
      </w:r>
      <w:r w:rsidRPr="009A3944">
        <w:t>.</w:t>
      </w:r>
    </w:p>
    <w:p w:rsidR="003038D8" w:rsidRPr="009A3944" w:rsidRDefault="003038D8" w:rsidP="003038D8">
      <w:pPr>
        <w:pStyle w:val="Heading4"/>
        <w:rPr>
          <w:rFonts w:ascii="Times New Roman" w:hAnsi="Times New Roman" w:cs="Times New Roman"/>
          <w:i w:val="0"/>
        </w:rPr>
      </w:pPr>
      <w:r w:rsidRPr="009A3944">
        <w:rPr>
          <w:rFonts w:ascii="Times New Roman" w:hAnsi="Times New Roman" w:cs="Times New Roman"/>
          <w:i w:val="0"/>
        </w:rPr>
        <w:t>Linked List Implementation</w:t>
      </w:r>
    </w:p>
    <w:p w:rsidR="003038D8" w:rsidRPr="009A3944" w:rsidRDefault="003038D8" w:rsidP="003038D8">
      <w:pPr>
        <w:pStyle w:val="doctext"/>
        <w:spacing w:before="0" w:beforeAutospacing="0" w:after="0" w:afterAutospacing="0"/>
        <w:rPr>
          <w:i/>
        </w:rPr>
      </w:pPr>
      <w:bookmarkStart w:id="816" w:name="idd1e221377"/>
      <w:bookmarkStart w:id="817" w:name="idd1e221374"/>
      <w:bookmarkStart w:id="818" w:name="idd1e221371"/>
      <w:bookmarkStart w:id="819" w:name="idd1e221368"/>
      <w:bookmarkStart w:id="820" w:name="idd1e221363"/>
      <w:bookmarkStart w:id="821" w:name="idd1e221360"/>
      <w:bookmarkStart w:id="822" w:name="idd1e221357"/>
      <w:bookmarkStart w:id="823" w:name="idd1e221350"/>
      <w:bookmarkStart w:id="824" w:name="idd1e221347"/>
      <w:bookmarkEnd w:id="816"/>
      <w:bookmarkEnd w:id="817"/>
      <w:bookmarkEnd w:id="818"/>
      <w:bookmarkEnd w:id="819"/>
      <w:bookmarkEnd w:id="820"/>
      <w:bookmarkEnd w:id="821"/>
      <w:bookmarkEnd w:id="822"/>
      <w:bookmarkEnd w:id="823"/>
      <w:bookmarkEnd w:id="824"/>
    </w:p>
    <w:p w:rsidR="003038D8" w:rsidRPr="009A3944" w:rsidRDefault="003038D8" w:rsidP="003038D8">
      <w:pPr>
        <w:pStyle w:val="doctext"/>
        <w:spacing w:before="0" w:beforeAutospacing="0" w:after="0" w:afterAutospacing="0"/>
        <w:rPr>
          <w:i/>
        </w:rPr>
      </w:pPr>
      <w:r w:rsidRPr="009A3944">
        <w:rPr>
          <w:i/>
        </w:rPr>
        <w:t>Refer to Figures 20.6 – 20.12 in the textbook for the program</w:t>
      </w:r>
    </w:p>
    <w:p w:rsidR="003038D8" w:rsidRPr="009A3944" w:rsidRDefault="003038D8" w:rsidP="003038D8">
      <w:pPr>
        <w:pStyle w:val="Heading4"/>
        <w:rPr>
          <w:rFonts w:ascii="Times New Roman" w:hAnsi="Times New Roman" w:cs="Times New Roman"/>
          <w:i w:val="0"/>
        </w:rPr>
      </w:pPr>
      <w:r w:rsidRPr="009A3944">
        <w:rPr>
          <w:rFonts w:ascii="Times New Roman" w:hAnsi="Times New Roman" w:cs="Times New Roman"/>
          <w:i w:val="0"/>
        </w:rPr>
        <w:t>Linear and Circular Singly Linked and Doubly Linked Lists</w:t>
      </w:r>
    </w:p>
    <w:p w:rsidR="003038D8" w:rsidRPr="009A3944" w:rsidRDefault="003038D8" w:rsidP="003038D8">
      <w:pPr>
        <w:pStyle w:val="doctext"/>
      </w:pPr>
      <w:r w:rsidRPr="009A3944">
        <w:t xml:space="preserve">The kind of linked list we have been discussing is a </w:t>
      </w:r>
      <w:bookmarkStart w:id="825" w:name="ch21term41"/>
      <w:bookmarkEnd w:id="825"/>
      <w:r w:rsidRPr="009A3944">
        <w:rPr>
          <w:b/>
          <w:bCs/>
        </w:rPr>
        <w:t xml:space="preserve">singly linked list </w:t>
      </w:r>
      <w:r w:rsidRPr="009A3944">
        <w:t>the list begins with a pointer to the first node, and each node contains a pointer to the next node "in sequence." This list terminates with a node whose pointer member has the value 0. A singly linked list may be traversed in only one direction.</w:t>
      </w:r>
    </w:p>
    <w:p w:rsidR="003038D8" w:rsidRPr="009A3944" w:rsidRDefault="003038D8" w:rsidP="003038D8">
      <w:pPr>
        <w:pStyle w:val="doctext"/>
      </w:pPr>
      <w:r w:rsidRPr="009A3944">
        <w:t xml:space="preserve">A </w:t>
      </w:r>
      <w:bookmarkStart w:id="826" w:name="ch21term6"/>
      <w:bookmarkEnd w:id="826"/>
      <w:r w:rsidRPr="009A3944">
        <w:rPr>
          <w:b/>
          <w:bCs/>
        </w:rPr>
        <w:t>circular, singly linked list</w:t>
      </w:r>
      <w:r w:rsidRPr="009A3944">
        <w:t xml:space="preserve"> begins with a pointer to the first node, and each node contains a pointer to the next node. The "last node" does not contain a 0 pointer; rather, the pointer in the last node points back to the first node, thus closing the "circle."</w:t>
      </w:r>
    </w:p>
    <w:p w:rsidR="003038D8" w:rsidRPr="009A3944" w:rsidRDefault="003038D8" w:rsidP="003038D8">
      <w:pPr>
        <w:pStyle w:val="doctext"/>
      </w:pPr>
      <w:bookmarkStart w:id="827" w:name="idd1e223460"/>
      <w:bookmarkStart w:id="828" w:name="idd1e223457"/>
      <w:bookmarkStart w:id="829" w:name="idd1e223452"/>
      <w:bookmarkStart w:id="830" w:name="idd1e223449"/>
      <w:bookmarkStart w:id="831" w:name="idd1e223444"/>
      <w:bookmarkStart w:id="832" w:name="idd1e223441"/>
      <w:bookmarkStart w:id="833" w:name="idd1e223438"/>
      <w:bookmarkStart w:id="834" w:name="idd1e223435"/>
      <w:bookmarkStart w:id="835" w:name="idd1e223432"/>
      <w:bookmarkStart w:id="836" w:name="idd1e223429"/>
      <w:bookmarkEnd w:id="827"/>
      <w:bookmarkEnd w:id="828"/>
      <w:bookmarkEnd w:id="829"/>
      <w:bookmarkEnd w:id="830"/>
      <w:bookmarkEnd w:id="831"/>
      <w:bookmarkEnd w:id="832"/>
      <w:bookmarkEnd w:id="833"/>
      <w:bookmarkEnd w:id="834"/>
      <w:bookmarkEnd w:id="835"/>
      <w:bookmarkEnd w:id="836"/>
      <w:r w:rsidRPr="009A3944">
        <w:t xml:space="preserve">A </w:t>
      </w:r>
      <w:bookmarkStart w:id="837" w:name="ch21term10"/>
      <w:bookmarkEnd w:id="837"/>
      <w:r w:rsidRPr="009A3944">
        <w:rPr>
          <w:b/>
          <w:bCs/>
        </w:rPr>
        <w:t>doubly linked list</w:t>
      </w:r>
      <w:r w:rsidRPr="009A3944">
        <w:t xml:space="preserve"> allows traversals both forward and backward. Such a list is often implemented with two "start pointers" one that points to the first element of the list to allow front-to-back traversal of the list and one that points to the last element to allow back-to-front traversal. Each node has both a forward pointer to the next node in the list in the forward direction and a backward pointer to the next node in the list in the backward direction. If your list contains an alphabetized telephone directory, for example, a search for someone whose name begins with a letter near the front of the alphabet might begin from the front of the list. Searching for someone whose name begins with a letter near the end of the alphabet might begin from the back of the list.</w:t>
      </w:r>
    </w:p>
    <w:p w:rsidR="003038D8" w:rsidRPr="009A3944" w:rsidRDefault="003038D8" w:rsidP="003038D8">
      <w:pPr>
        <w:pStyle w:val="doctext"/>
      </w:pPr>
      <w:r w:rsidRPr="009A3944">
        <w:t xml:space="preserve">In a </w:t>
      </w:r>
      <w:bookmarkStart w:id="838" w:name="ch21term5"/>
      <w:bookmarkEnd w:id="838"/>
      <w:r w:rsidRPr="009A3944">
        <w:rPr>
          <w:b/>
          <w:bCs/>
        </w:rPr>
        <w:t>circular, doubly linked list</w:t>
      </w:r>
      <w:r w:rsidRPr="009A3944">
        <w:t xml:space="preserve"> the forward pointer of the last node points to the first node, and the backward pointer of the first node points to the last node, thus closing the "circle."</w:t>
      </w:r>
    </w:p>
    <w:p w:rsidR="003038D8" w:rsidRPr="009A3944" w:rsidRDefault="003038D8" w:rsidP="003038D8">
      <w:pPr>
        <w:rPr>
          <w:rFonts w:ascii="Times New Roman" w:hAnsi="Times New Roman" w:cs="Times New Roman"/>
          <w:b/>
          <w:sz w:val="24"/>
        </w:rPr>
      </w:pPr>
      <w:r w:rsidRPr="009A3944">
        <w:rPr>
          <w:rFonts w:ascii="Times New Roman" w:hAnsi="Times New Roman" w:cs="Times New Roman"/>
          <w:b/>
          <w:sz w:val="24"/>
        </w:rPr>
        <w:t>Stacks</w:t>
      </w:r>
    </w:p>
    <w:p w:rsidR="003038D8" w:rsidRPr="009A3944" w:rsidRDefault="003038D8" w:rsidP="003038D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A stack data structure allows nodes to be added to the stack and removed from the stack only at the top. For this reason, a stack is referred to as a </w:t>
      </w:r>
      <w:bookmarkStart w:id="839" w:name="ch21term18"/>
      <w:bookmarkEnd w:id="839"/>
      <w:r w:rsidRPr="009A3944">
        <w:rPr>
          <w:rFonts w:ascii="Times New Roman" w:hAnsi="Times New Roman" w:cs="Times New Roman"/>
          <w:sz w:val="24"/>
        </w:rPr>
        <w:t>last-in, first-out (LIFO) data structure. One way to implement a stack is as a constrained version of a linked list. In such an implementation, the link member in the last node of the stack is set to null (zero) to indicate the bottom of the stack.</w:t>
      </w:r>
    </w:p>
    <w:p w:rsidR="003038D8" w:rsidRPr="009A3944" w:rsidRDefault="003038D8" w:rsidP="003038D8">
      <w:pPr>
        <w:spacing w:before="100" w:beforeAutospacing="1" w:after="100" w:afterAutospacing="1"/>
        <w:rPr>
          <w:rFonts w:ascii="Times New Roman" w:hAnsi="Times New Roman" w:cs="Times New Roman"/>
          <w:sz w:val="24"/>
        </w:rPr>
      </w:pPr>
      <w:bookmarkStart w:id="840" w:name="1017"/>
      <w:bookmarkStart w:id="841" w:name="idd1e223597"/>
      <w:bookmarkStart w:id="842" w:name="idd1e223590"/>
      <w:bookmarkStart w:id="843" w:name="idd1e223587"/>
      <w:bookmarkStart w:id="844" w:name="idd1e223583"/>
      <w:bookmarkStart w:id="845" w:name="idd1e223577"/>
      <w:bookmarkStart w:id="846" w:name="idd1e223574"/>
      <w:bookmarkStart w:id="847" w:name="idd1e223569"/>
      <w:bookmarkStart w:id="848" w:name="idd1e223562"/>
      <w:bookmarkStart w:id="849" w:name="idd1e223559"/>
      <w:bookmarkStart w:id="850" w:name="idd1e223556"/>
      <w:bookmarkStart w:id="851" w:name="idd1e223553"/>
      <w:bookmarkEnd w:id="840"/>
      <w:bookmarkEnd w:id="841"/>
      <w:bookmarkEnd w:id="842"/>
      <w:bookmarkEnd w:id="843"/>
      <w:bookmarkEnd w:id="844"/>
      <w:bookmarkEnd w:id="845"/>
      <w:bookmarkEnd w:id="846"/>
      <w:bookmarkEnd w:id="847"/>
      <w:bookmarkEnd w:id="848"/>
      <w:bookmarkEnd w:id="849"/>
      <w:bookmarkEnd w:id="850"/>
      <w:bookmarkEnd w:id="851"/>
      <w:r w:rsidRPr="009A3944">
        <w:rPr>
          <w:rFonts w:ascii="Times New Roman" w:hAnsi="Times New Roman" w:cs="Times New Roman"/>
          <w:sz w:val="24"/>
        </w:rPr>
        <w:t xml:space="preserve">The primary member functions used to manipulate a stack are </w:t>
      </w:r>
      <w:bookmarkStart w:id="852" w:name="ch21term34"/>
      <w:bookmarkEnd w:id="852"/>
      <w:r w:rsidRPr="009A3944">
        <w:rPr>
          <w:rFonts w:ascii="Courier New" w:hAnsi="Courier New" w:cs="Courier New"/>
        </w:rPr>
        <w:t>push</w:t>
      </w:r>
      <w:r w:rsidRPr="009A3944">
        <w:rPr>
          <w:rFonts w:ascii="Times New Roman" w:hAnsi="Times New Roman" w:cs="Times New Roman"/>
          <w:sz w:val="24"/>
        </w:rPr>
        <w:t xml:space="preserve"> and </w:t>
      </w:r>
      <w:bookmarkStart w:id="853" w:name="ch21term30"/>
      <w:bookmarkEnd w:id="853"/>
      <w:r w:rsidRPr="009A3944">
        <w:rPr>
          <w:rFonts w:ascii="Courier New" w:hAnsi="Courier New" w:cs="Courier New"/>
        </w:rPr>
        <w:t>pop</w:t>
      </w:r>
      <w:r w:rsidRPr="009A3944">
        <w:rPr>
          <w:rFonts w:ascii="Times New Roman" w:hAnsi="Times New Roman" w:cs="Times New Roman"/>
          <w:sz w:val="24"/>
        </w:rPr>
        <w:t xml:space="preserve">. Function </w:t>
      </w:r>
      <w:r w:rsidRPr="009A3944">
        <w:rPr>
          <w:rFonts w:ascii="Courier New" w:hAnsi="Courier New" w:cs="Courier New"/>
        </w:rPr>
        <w:t>push</w:t>
      </w:r>
      <w:r w:rsidRPr="009A3944">
        <w:rPr>
          <w:rFonts w:ascii="Times New Roman" w:hAnsi="Times New Roman" w:cs="Times New Roman"/>
          <w:sz w:val="24"/>
        </w:rPr>
        <w:t xml:space="preserve"> inserts a new node at the top of the stack. Function </w:t>
      </w:r>
      <w:r w:rsidRPr="009A3944">
        <w:rPr>
          <w:rFonts w:ascii="Courier New" w:hAnsi="Courier New" w:cs="Courier New"/>
        </w:rPr>
        <w:t>pop</w:t>
      </w:r>
      <w:r w:rsidRPr="009A3944">
        <w:rPr>
          <w:rFonts w:ascii="Times New Roman" w:hAnsi="Times New Roman" w:cs="Times New Roman"/>
          <w:sz w:val="24"/>
        </w:rPr>
        <w:t xml:space="preserve"> removes a node from the top of the stack, stores the popped value in a reference variable that is passed to the calling function and returns </w:t>
      </w:r>
      <w:r w:rsidRPr="009A3944">
        <w:rPr>
          <w:rFonts w:ascii="Courier New" w:hAnsi="Courier New" w:cs="Courier New"/>
        </w:rPr>
        <w:t>true</w:t>
      </w:r>
      <w:r w:rsidRPr="009A3944">
        <w:rPr>
          <w:rFonts w:ascii="Times New Roman" w:hAnsi="Times New Roman" w:cs="Times New Roman"/>
          <w:sz w:val="24"/>
        </w:rPr>
        <w:t xml:space="preserve"> if the </w:t>
      </w:r>
      <w:r w:rsidRPr="009A3944">
        <w:rPr>
          <w:rFonts w:ascii="Courier New" w:hAnsi="Courier New" w:cs="Courier New"/>
        </w:rPr>
        <w:t>pop</w:t>
      </w:r>
      <w:r w:rsidRPr="009A3944">
        <w:rPr>
          <w:rFonts w:ascii="Times New Roman" w:hAnsi="Times New Roman" w:cs="Times New Roman"/>
          <w:sz w:val="24"/>
        </w:rPr>
        <w:t xml:space="preserve"> operation was successful (</w:t>
      </w:r>
      <w:r w:rsidRPr="009A3944">
        <w:rPr>
          <w:rFonts w:ascii="Courier New" w:hAnsi="Courier New" w:cs="Courier New"/>
        </w:rPr>
        <w:t>false</w:t>
      </w:r>
      <w:r w:rsidRPr="009A3944">
        <w:rPr>
          <w:rFonts w:ascii="Times New Roman" w:hAnsi="Times New Roman" w:cs="Times New Roman"/>
          <w:sz w:val="24"/>
        </w:rPr>
        <w:t xml:space="preserve"> otherwise).</w:t>
      </w:r>
    </w:p>
    <w:p w:rsidR="003038D8" w:rsidRPr="009A3944" w:rsidRDefault="003038D8" w:rsidP="003038D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Stacks have many interesting applications. For example, when a function call is made, the called function must know how to return to its caller, so the return address is pushed onto a stack. If a series of function calls occurs, the successive return values are pushed onto the stack in last-in, first-out order, so that each function can return to its caller. Stacks support recursive function calls in the same manner as conventional nonrecursive calls. </w:t>
      </w:r>
    </w:p>
    <w:p w:rsidR="003038D8" w:rsidRPr="009A3944" w:rsidRDefault="003038D8" w:rsidP="003038D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Stacks provide the memory for, and store the values of, automatic variables on each invocation of a function. When the function returns to its caller or throws an exception, the destructor (if any) for each local object is called, the space for that function's automatic variables is popped off the stack and those variables are no longer known to the program.</w:t>
      </w:r>
    </w:p>
    <w:p w:rsidR="003038D8" w:rsidRPr="009A3944" w:rsidRDefault="003038D8" w:rsidP="003038D8">
      <w:pPr>
        <w:spacing w:before="100" w:beforeAutospacing="1" w:after="100" w:afterAutospacing="1"/>
        <w:rPr>
          <w:rFonts w:ascii="Times New Roman" w:hAnsi="Times New Roman" w:cs="Times New Roman"/>
          <w:sz w:val="24"/>
        </w:rPr>
      </w:pPr>
      <w:r w:rsidRPr="009A3944">
        <w:rPr>
          <w:rFonts w:ascii="Times New Roman" w:hAnsi="Times New Roman" w:cs="Times New Roman"/>
          <w:sz w:val="24"/>
        </w:rPr>
        <w:t xml:space="preserve">Stacks are used by compilers in the process of evaluating expressions and generating machine-language code. The exercises explore several applications of stacks, including </w:t>
      </w:r>
    </w:p>
    <w:p w:rsidR="003038D8" w:rsidRPr="009A3944" w:rsidRDefault="003038D8" w:rsidP="003038D8">
      <w:pPr>
        <w:pStyle w:val="Heading3"/>
        <w:rPr>
          <w:rFonts w:ascii="Times New Roman" w:hAnsi="Times New Roman" w:cs="Times New Roman"/>
        </w:rPr>
      </w:pPr>
      <w:r w:rsidRPr="009A3944">
        <w:rPr>
          <w:rFonts w:ascii="Times New Roman" w:hAnsi="Times New Roman" w:cs="Times New Roman"/>
        </w:rPr>
        <w:t>Queues</w:t>
      </w:r>
    </w:p>
    <w:p w:rsidR="003038D8" w:rsidRPr="009A3944" w:rsidRDefault="003038D8" w:rsidP="003038D8">
      <w:pPr>
        <w:pStyle w:val="doctext"/>
      </w:pPr>
      <w:bookmarkStart w:id="854" w:name="idd1e224416"/>
      <w:bookmarkStart w:id="855" w:name="idd1e224413"/>
      <w:bookmarkStart w:id="856" w:name="idd1e224410"/>
      <w:bookmarkStart w:id="857" w:name="idd1e224407"/>
      <w:bookmarkStart w:id="858" w:name="idd1e224404"/>
      <w:bookmarkStart w:id="859" w:name="idd1e224401"/>
      <w:bookmarkStart w:id="860" w:name="idd1e224398"/>
      <w:bookmarkStart w:id="861" w:name="idd1e224395"/>
      <w:bookmarkStart w:id="862" w:name="idd1e224392"/>
      <w:bookmarkStart w:id="863" w:name="idd1e224389"/>
      <w:bookmarkStart w:id="864" w:name="idd1e224384"/>
      <w:bookmarkStart w:id="865" w:name="idd1e224380"/>
      <w:bookmarkStart w:id="866" w:name="idd1e224377"/>
      <w:bookmarkEnd w:id="854"/>
      <w:bookmarkEnd w:id="855"/>
      <w:bookmarkEnd w:id="856"/>
      <w:bookmarkEnd w:id="857"/>
      <w:bookmarkEnd w:id="858"/>
      <w:bookmarkEnd w:id="859"/>
      <w:bookmarkEnd w:id="860"/>
      <w:bookmarkEnd w:id="861"/>
      <w:bookmarkEnd w:id="862"/>
      <w:bookmarkEnd w:id="863"/>
      <w:bookmarkEnd w:id="864"/>
      <w:bookmarkEnd w:id="865"/>
      <w:bookmarkEnd w:id="866"/>
      <w:r w:rsidRPr="009A3944">
        <w:t xml:space="preserve">A </w:t>
      </w:r>
      <w:r w:rsidRPr="009A3944">
        <w:rPr>
          <w:rStyle w:val="docemphstrong"/>
        </w:rPr>
        <w:t>queue</w:t>
      </w:r>
      <w:r w:rsidRPr="009A3944">
        <w:t xml:space="preserve"> is similar to a supermarket checkout linethe first person in line is serviced first, and other customers enter the line at the end and wait to be serviced. Queue nodes are removed only from the head of the queue and are inserted only at the tail of the queue. For this reason, a queue is referred to as a </w:t>
      </w:r>
      <w:bookmarkStart w:id="867" w:name="ch21term14"/>
      <w:bookmarkEnd w:id="867"/>
      <w:r w:rsidRPr="009A3944">
        <w:rPr>
          <w:rStyle w:val="docemphroman"/>
        </w:rPr>
        <w:t>first-in, first-out</w:t>
      </w:r>
      <w:r w:rsidRPr="009A3944">
        <w:t xml:space="preserve"> (FIFO) data structure. The insert and remove operations are known as </w:t>
      </w:r>
      <w:bookmarkStart w:id="868" w:name="ch21term13"/>
      <w:bookmarkEnd w:id="868"/>
      <w:r w:rsidRPr="009A3944">
        <w:rPr>
          <w:b/>
          <w:bCs/>
        </w:rPr>
        <w:t>enqueue</w:t>
      </w:r>
      <w:r w:rsidRPr="009A3944">
        <w:t xml:space="preserve"> and </w:t>
      </w:r>
      <w:bookmarkStart w:id="869" w:name="ch21term9"/>
      <w:bookmarkEnd w:id="869"/>
      <w:r w:rsidRPr="009A3944">
        <w:rPr>
          <w:b/>
          <w:bCs/>
        </w:rPr>
        <w:t>dequeue</w:t>
      </w:r>
      <w:r w:rsidRPr="009A3944">
        <w:t>.</w:t>
      </w:r>
    </w:p>
    <w:p w:rsidR="003038D8" w:rsidRPr="009A3944" w:rsidRDefault="003038D8" w:rsidP="003038D8">
      <w:pPr>
        <w:pStyle w:val="doctext"/>
      </w:pPr>
      <w:r w:rsidRPr="009A3944">
        <w:t>Queues have many applications in computer systems. Computers that have a single processor can service only one user at a time. Entries for the other users are placed in a queue. Each entry gradually advances to the front of the queue as users receive service. The entry at the front of the queue is the next to receive service.</w:t>
      </w:r>
    </w:p>
    <w:p w:rsidR="003038D8" w:rsidRPr="009A3944" w:rsidRDefault="003038D8" w:rsidP="003038D8">
      <w:pPr>
        <w:pStyle w:val="doctext"/>
      </w:pPr>
      <w:r w:rsidRPr="009A3944">
        <w:t xml:space="preserve">Queues are also used to support </w:t>
      </w:r>
      <w:bookmarkStart w:id="870" w:name="ch21term33"/>
      <w:bookmarkEnd w:id="870"/>
      <w:r w:rsidRPr="009A3944">
        <w:rPr>
          <w:b/>
          <w:bCs/>
        </w:rPr>
        <w:t>print spooling</w:t>
      </w:r>
      <w:r w:rsidRPr="009A3944">
        <w:t xml:space="preserve">. For example, a single printer might be shared by all users of a network. Many users can send print jobs to the printer, even when the printer is already busy. These print jobs are placed in a queue until the printer becomes available. A program called a </w:t>
      </w:r>
      <w:bookmarkStart w:id="871" w:name="ch21term42"/>
      <w:bookmarkEnd w:id="871"/>
      <w:r w:rsidRPr="009A3944">
        <w:rPr>
          <w:b/>
          <w:bCs/>
        </w:rPr>
        <w:t>spooler</w:t>
      </w:r>
      <w:r w:rsidRPr="009A3944">
        <w:t xml:space="preserve"> managers the queue to ensure that, as each print job completes, the next print job is sent to the printer.</w:t>
      </w:r>
    </w:p>
    <w:p w:rsidR="003038D8" w:rsidRPr="009A3944" w:rsidRDefault="003038D8" w:rsidP="003038D8">
      <w:pPr>
        <w:pStyle w:val="doctext"/>
      </w:pPr>
      <w:r w:rsidRPr="009A3944">
        <w:t xml:space="preserve">Information packets also wait in queues in computer networks. Each time a packet arrives at a network node, it must be routed to the next node on the network along the </w:t>
      </w:r>
      <w:bookmarkStart w:id="872" w:name="idd1e224473"/>
      <w:bookmarkStart w:id="873" w:name="idd1e224468"/>
      <w:bookmarkStart w:id="874" w:name="idd1e224463"/>
      <w:bookmarkStart w:id="875" w:name="idd1e224456"/>
      <w:bookmarkEnd w:id="872"/>
      <w:bookmarkEnd w:id="873"/>
      <w:bookmarkEnd w:id="874"/>
      <w:bookmarkEnd w:id="875"/>
      <w:r w:rsidRPr="009A3944">
        <w:t>path to the packet's final destination. The routing node routes one packet at a time, so additional packets are enqueued until the router can route them.</w:t>
      </w:r>
    </w:p>
    <w:p w:rsidR="003038D8" w:rsidRPr="009A3944" w:rsidRDefault="003038D8" w:rsidP="003038D8">
      <w:pPr>
        <w:pStyle w:val="doctext"/>
      </w:pPr>
      <w:r w:rsidRPr="009A3944">
        <w:t>A file server in a computer network handles file access requests from many clients throughout the network. Servers have a limited capacity to service requests from clients. When that capacity is exceeded, client requests wait in queues.</w:t>
      </w:r>
    </w:p>
    <w:p w:rsidR="003038D8" w:rsidRPr="009A3944" w:rsidRDefault="003038D8" w:rsidP="003038D8">
      <w:pPr>
        <w:pStyle w:val="Heading3"/>
      </w:pPr>
      <w:r w:rsidRPr="009A3944">
        <w:t>Trees</w:t>
      </w:r>
    </w:p>
    <w:p w:rsidR="003038D8" w:rsidRPr="009A3944" w:rsidRDefault="003038D8" w:rsidP="003038D8">
      <w:pPr>
        <w:pStyle w:val="doctext"/>
      </w:pPr>
      <w:bookmarkStart w:id="876" w:name="idd1e225030"/>
      <w:bookmarkStart w:id="877" w:name="idd1e225027"/>
      <w:bookmarkStart w:id="878" w:name="idd1e225024"/>
      <w:bookmarkStart w:id="879" w:name="idd1e225021"/>
      <w:bookmarkStart w:id="880" w:name="idd1e225018"/>
      <w:bookmarkStart w:id="881" w:name="idd1e225015"/>
      <w:bookmarkStart w:id="882" w:name="idd1e225012"/>
      <w:bookmarkStart w:id="883" w:name="idd1e225009"/>
      <w:bookmarkStart w:id="884" w:name="idd1e225006"/>
      <w:bookmarkStart w:id="885" w:name="idd1e225003"/>
      <w:bookmarkStart w:id="886" w:name="idd1e225000"/>
      <w:bookmarkStart w:id="887" w:name="idd1e224997"/>
      <w:bookmarkStart w:id="888" w:name="idd1e224994"/>
      <w:bookmarkStart w:id="889" w:name="idd1e224991"/>
      <w:bookmarkStart w:id="890" w:name="idd1e224988"/>
      <w:bookmarkStart w:id="891" w:name="idd1e224985"/>
      <w:bookmarkStart w:id="892" w:name="idd1e224982"/>
      <w:bookmarkStart w:id="893" w:name="idd1e224979"/>
      <w:bookmarkStart w:id="894" w:name="idd1e224976"/>
      <w:bookmarkStart w:id="895" w:name="idd1e224973"/>
      <w:bookmarkStart w:id="896" w:name="idd1e224970"/>
      <w:bookmarkStart w:id="897" w:name="idd1e224967"/>
      <w:bookmarkStart w:id="898" w:name="idd1e224964"/>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r w:rsidRPr="009A3944">
        <w:t xml:space="preserve">Linked lists, stacks and queues are linear data structures. A tree is a nonlinear, two-dimensional data structure. Tree nodes contain two or more links. This section discusses </w:t>
      </w:r>
      <w:r w:rsidRPr="009A3944">
        <w:rPr>
          <w:rStyle w:val="docemphstrong"/>
        </w:rPr>
        <w:t>binary trees</w:t>
      </w:r>
      <w:r w:rsidRPr="009A3944">
        <w:t xml:space="preserve"> trees whose nodes all contain two links (none, one or both of which may be null).</w:t>
      </w:r>
    </w:p>
    <w:p w:rsidR="003038D8" w:rsidRPr="009A3944" w:rsidRDefault="003038D8" w:rsidP="003038D8">
      <w:pPr>
        <w:pStyle w:val="Heading4"/>
        <w:rPr>
          <w:rFonts w:ascii="Times New Roman" w:hAnsi="Times New Roman" w:cs="Times New Roman"/>
          <w:i w:val="0"/>
        </w:rPr>
      </w:pPr>
      <w:r w:rsidRPr="009A3944">
        <w:rPr>
          <w:rFonts w:ascii="Times New Roman" w:hAnsi="Times New Roman" w:cs="Times New Roman"/>
          <w:i w:val="0"/>
        </w:rPr>
        <w:t>Basic Terminology</w:t>
      </w:r>
    </w:p>
    <w:p w:rsidR="003038D8" w:rsidRPr="009A3944" w:rsidRDefault="003038D8" w:rsidP="003038D8">
      <w:pPr>
        <w:pStyle w:val="doctext"/>
      </w:pPr>
      <w:r w:rsidRPr="009A3944">
        <w:t xml:space="preserve">For the purposes of this discussion, refer to nodes A, B, C and D in </w:t>
      </w:r>
      <w:hyperlink r:id="rId44" w:anchor="ch21fig18" w:history="1">
        <w:r w:rsidRPr="009A3944">
          <w:rPr>
            <w:rStyle w:val="Hyperlink"/>
            <w:color w:val="auto"/>
          </w:rPr>
          <w:t>Fig. 20.18</w:t>
        </w:r>
      </w:hyperlink>
      <w:r w:rsidRPr="009A3944">
        <w:t xml:space="preserve">. The </w:t>
      </w:r>
      <w:bookmarkStart w:id="899" w:name="ch21term38"/>
      <w:bookmarkEnd w:id="899"/>
      <w:r w:rsidRPr="009A3944">
        <w:rPr>
          <w:b/>
          <w:bCs/>
        </w:rPr>
        <w:t>root node</w:t>
      </w:r>
      <w:r w:rsidRPr="009A3944">
        <w:t xml:space="preserve"> (node </w:t>
      </w:r>
      <w:r w:rsidRPr="009A3944">
        <w:rPr>
          <w:rStyle w:val="HTMLTypewriter"/>
        </w:rPr>
        <w:t>B</w:t>
      </w:r>
      <w:r w:rsidRPr="009A3944">
        <w:t xml:space="preserve">) is the first node in a tree. Each link in the root node refers to a </w:t>
      </w:r>
      <w:bookmarkStart w:id="900" w:name="ch21term4"/>
      <w:bookmarkEnd w:id="900"/>
      <w:r w:rsidRPr="009A3944">
        <w:rPr>
          <w:b/>
          <w:bCs/>
        </w:rPr>
        <w:t>child</w:t>
      </w:r>
      <w:r w:rsidRPr="009A3944">
        <w:t xml:space="preserve"> (nodes </w:t>
      </w:r>
      <w:r w:rsidRPr="009A3944">
        <w:rPr>
          <w:rStyle w:val="HTMLTypewriter"/>
        </w:rPr>
        <w:t>A</w:t>
      </w:r>
      <w:r w:rsidRPr="009A3944">
        <w:t xml:space="preserve"> and </w:t>
      </w:r>
      <w:r w:rsidRPr="009A3944">
        <w:rPr>
          <w:rStyle w:val="HTMLTypewriter"/>
        </w:rPr>
        <w:t>D</w:t>
      </w:r>
      <w:r w:rsidRPr="009A3944">
        <w:t xml:space="preserve">). The </w:t>
      </w:r>
      <w:bookmarkStart w:id="901" w:name="ch21term20"/>
      <w:bookmarkEnd w:id="901"/>
      <w:r w:rsidRPr="009A3944">
        <w:rPr>
          <w:b/>
          <w:bCs/>
        </w:rPr>
        <w:t>left child</w:t>
      </w:r>
      <w:r w:rsidRPr="009A3944">
        <w:t xml:space="preserve"> (node </w:t>
      </w:r>
      <w:r w:rsidRPr="009A3944">
        <w:rPr>
          <w:rStyle w:val="HTMLTypewriter"/>
        </w:rPr>
        <w:t>A</w:t>
      </w:r>
      <w:r w:rsidRPr="009A3944">
        <w:t xml:space="preserve">) is the root node of the </w:t>
      </w:r>
      <w:bookmarkStart w:id="902" w:name="ch21term21"/>
      <w:bookmarkEnd w:id="902"/>
      <w:r w:rsidRPr="009A3944">
        <w:rPr>
          <w:b/>
          <w:bCs/>
        </w:rPr>
        <w:t>left subtree</w:t>
      </w:r>
      <w:r w:rsidRPr="009A3944">
        <w:t xml:space="preserve"> (which contains only node </w:t>
      </w:r>
      <w:r w:rsidRPr="009A3944">
        <w:rPr>
          <w:rStyle w:val="HTMLTypewriter"/>
        </w:rPr>
        <w:t>A</w:t>
      </w:r>
      <w:r w:rsidRPr="009A3944">
        <w:t xml:space="preserve">), and the </w:t>
      </w:r>
      <w:bookmarkStart w:id="903" w:name="ch21term36"/>
      <w:bookmarkEnd w:id="903"/>
      <w:r w:rsidRPr="009A3944">
        <w:rPr>
          <w:b/>
          <w:bCs/>
        </w:rPr>
        <w:t>right child</w:t>
      </w:r>
      <w:r w:rsidRPr="009A3944">
        <w:t xml:space="preserve"> (node </w:t>
      </w:r>
      <w:r w:rsidRPr="009A3944">
        <w:rPr>
          <w:rStyle w:val="HTMLTypewriter"/>
        </w:rPr>
        <w:t>D</w:t>
      </w:r>
      <w:r w:rsidRPr="009A3944">
        <w:t xml:space="preserve">) is the root node of the </w:t>
      </w:r>
      <w:bookmarkStart w:id="904" w:name="ch21term37"/>
      <w:bookmarkEnd w:id="904"/>
      <w:r w:rsidRPr="009A3944">
        <w:rPr>
          <w:b/>
          <w:bCs/>
        </w:rPr>
        <w:t>right subtree</w:t>
      </w:r>
      <w:r w:rsidRPr="009A3944">
        <w:t xml:space="preserve"> (which contains nodes </w:t>
      </w:r>
      <w:r w:rsidRPr="009A3944">
        <w:rPr>
          <w:rStyle w:val="HTMLTypewriter"/>
        </w:rPr>
        <w:t>D</w:t>
      </w:r>
      <w:r w:rsidRPr="009A3944">
        <w:t xml:space="preserve"> and </w:t>
      </w:r>
      <w:r w:rsidRPr="009A3944">
        <w:rPr>
          <w:rStyle w:val="HTMLTypewriter"/>
        </w:rPr>
        <w:t>C</w:t>
      </w:r>
      <w:r w:rsidRPr="009A3944">
        <w:t xml:space="preserve">). The children of a single node are called </w:t>
      </w:r>
      <w:bookmarkStart w:id="905" w:name="ch21term40"/>
      <w:bookmarkEnd w:id="905"/>
      <w:r w:rsidRPr="009A3944">
        <w:rPr>
          <w:b/>
          <w:bCs/>
        </w:rPr>
        <w:t>siblings</w:t>
      </w:r>
      <w:r w:rsidRPr="009A3944">
        <w:t xml:space="preserve"> (e.g., nodes </w:t>
      </w:r>
      <w:r w:rsidRPr="009A3944">
        <w:rPr>
          <w:rStyle w:val="HTMLTypewriter"/>
        </w:rPr>
        <w:t>A</w:t>
      </w:r>
      <w:r w:rsidRPr="009A3944">
        <w:t xml:space="preserve"> and </w:t>
      </w:r>
      <w:r w:rsidRPr="009A3944">
        <w:rPr>
          <w:rStyle w:val="HTMLTypewriter"/>
        </w:rPr>
        <w:t>D</w:t>
      </w:r>
      <w:r w:rsidRPr="009A3944">
        <w:t xml:space="preserve"> are siblings). A node with no children is called a </w:t>
      </w:r>
      <w:bookmarkStart w:id="906" w:name="ch21term19"/>
      <w:bookmarkEnd w:id="906"/>
      <w:r w:rsidRPr="009A3944">
        <w:rPr>
          <w:b/>
          <w:bCs/>
        </w:rPr>
        <w:t>leaf node</w:t>
      </w:r>
      <w:r w:rsidRPr="009A3944">
        <w:t xml:space="preserve"> (e.g., nodes </w:t>
      </w:r>
      <w:r w:rsidRPr="009A3944">
        <w:rPr>
          <w:rStyle w:val="HTMLTypewriter"/>
        </w:rPr>
        <w:t>A</w:t>
      </w:r>
      <w:r w:rsidRPr="009A3944">
        <w:t xml:space="preserve"> and </w:t>
      </w:r>
      <w:r w:rsidRPr="009A3944">
        <w:rPr>
          <w:rStyle w:val="HTMLTypewriter"/>
        </w:rPr>
        <w:t>C</w:t>
      </w:r>
      <w:r w:rsidRPr="009A3944">
        <w:t xml:space="preserve"> are leaf nodes). Computer scientists normally draw trees from the root node down exactly the opposite of how trees grow in nature.</w:t>
      </w:r>
    </w:p>
    <w:p w:rsidR="003038D8" w:rsidRPr="009A3944" w:rsidRDefault="003038D8" w:rsidP="003038D8">
      <w:pPr>
        <w:pStyle w:val="Heading4"/>
        <w:rPr>
          <w:rFonts w:ascii="Times New Roman" w:hAnsi="Times New Roman" w:cs="Times New Roman"/>
          <w:i w:val="0"/>
        </w:rPr>
      </w:pPr>
      <w:bookmarkStart w:id="907" w:name="ch21lev2sec9"/>
      <w:bookmarkEnd w:id="907"/>
      <w:r w:rsidRPr="009A3944">
        <w:rPr>
          <w:rFonts w:ascii="Times New Roman" w:hAnsi="Times New Roman" w:cs="Times New Roman"/>
          <w:i w:val="0"/>
        </w:rPr>
        <w:t>Binary Search Trees</w:t>
      </w:r>
    </w:p>
    <w:p w:rsidR="003038D8" w:rsidRPr="009A3944" w:rsidRDefault="003038D8" w:rsidP="003038D8">
      <w:pPr>
        <w:pStyle w:val="doctext"/>
      </w:pPr>
      <w:r w:rsidRPr="009A3944">
        <w:t xml:space="preserve">This section discusses a special binary tree called a </w:t>
      </w:r>
      <w:bookmarkStart w:id="908" w:name="ch21term1"/>
      <w:bookmarkEnd w:id="908"/>
      <w:r w:rsidRPr="009A3944">
        <w:rPr>
          <w:b/>
          <w:bCs/>
        </w:rPr>
        <w:t>binary search tree</w:t>
      </w:r>
      <w:r w:rsidRPr="009A3944">
        <w:t xml:space="preserve">. A binary search tree (with no duplicate node values) has the characteristic that the values in any left subtree are less than the value in its </w:t>
      </w:r>
      <w:bookmarkStart w:id="909" w:name="ch21term28"/>
      <w:bookmarkEnd w:id="909"/>
      <w:r w:rsidRPr="009A3944">
        <w:rPr>
          <w:b/>
          <w:bCs/>
        </w:rPr>
        <w:t>parent node</w:t>
      </w:r>
      <w:r w:rsidRPr="009A3944">
        <w:t xml:space="preserve">, and the values in any right subtree are greater than the value in its parent node. </w:t>
      </w:r>
      <w:hyperlink r:id="rId45" w:anchor="ch21fig19" w:history="1">
        <w:r w:rsidRPr="009A3944">
          <w:rPr>
            <w:rStyle w:val="Hyperlink"/>
            <w:color w:val="auto"/>
          </w:rPr>
          <w:t>Figure 20.19</w:t>
        </w:r>
      </w:hyperlink>
      <w:r w:rsidRPr="009A3944">
        <w:t xml:space="preserve"> illustrates a binary search tree with 9 values. Note that the shape of the binary search tree that corresponds to a set of data can vary, depending on the order in which the values are inserted into the tree.</w:t>
      </w:r>
    </w:p>
    <w:p w:rsidR="003038D8" w:rsidRPr="009A3944" w:rsidRDefault="003038D8" w:rsidP="003038D8">
      <w:pPr>
        <w:pStyle w:val="Heading4"/>
        <w:rPr>
          <w:rFonts w:ascii="Times New Roman" w:hAnsi="Times New Roman" w:cs="Times New Roman"/>
          <w:i w:val="0"/>
        </w:rPr>
      </w:pPr>
      <w:r w:rsidRPr="009A3944">
        <w:rPr>
          <w:rFonts w:ascii="Times New Roman" w:hAnsi="Times New Roman" w:cs="Times New Roman"/>
          <w:i w:val="0"/>
        </w:rPr>
        <w:t>Inorder Traversal Algorithm</w:t>
      </w:r>
    </w:p>
    <w:p w:rsidR="003038D8" w:rsidRPr="009A3944" w:rsidRDefault="003038D8" w:rsidP="003038D8">
      <w:pPr>
        <w:pStyle w:val="doctext"/>
      </w:pPr>
      <w:r w:rsidRPr="009A3944">
        <w:t xml:space="preserve">Function </w:t>
      </w:r>
      <w:r w:rsidRPr="009A3944">
        <w:rPr>
          <w:rStyle w:val="HTMLTypewriter"/>
        </w:rPr>
        <w:t>inOrderTraversal</w:t>
      </w:r>
      <w:r w:rsidRPr="009A3944">
        <w:t xml:space="preserve"> invokes utility function </w:t>
      </w:r>
      <w:r w:rsidRPr="009A3944">
        <w:rPr>
          <w:rStyle w:val="HTMLTypewriter"/>
        </w:rPr>
        <w:t>inOrderHelper</w:t>
      </w:r>
      <w:r w:rsidRPr="009A3944">
        <w:t xml:space="preserve"> to perform the inorder traversal of the binary tree. The steps for an inorder traversal are:</w:t>
      </w:r>
    </w:p>
    <w:p w:rsidR="003038D8" w:rsidRPr="009A3944" w:rsidRDefault="003038D8" w:rsidP="003038D8">
      <w:pPr>
        <w:pStyle w:val="doclist"/>
        <w:numPr>
          <w:ilvl w:val="0"/>
          <w:numId w:val="234"/>
        </w:numPr>
      </w:pPr>
      <w:r w:rsidRPr="009A3944">
        <w:t xml:space="preserve">Traverse the left subtree with an inorder traversal. (This is performed by the call to </w:t>
      </w:r>
      <w:r w:rsidRPr="009A3944">
        <w:rPr>
          <w:rStyle w:val="HTMLTypewriter"/>
        </w:rPr>
        <w:t>inOrderHelper</w:t>
      </w:r>
      <w:r w:rsidRPr="009A3944">
        <w:t xml:space="preserve"> at line 102.)</w:t>
      </w:r>
    </w:p>
    <w:p w:rsidR="003038D8" w:rsidRPr="009A3944" w:rsidRDefault="003038D8" w:rsidP="003038D8">
      <w:pPr>
        <w:pStyle w:val="doclist"/>
        <w:numPr>
          <w:ilvl w:val="0"/>
          <w:numId w:val="234"/>
        </w:numPr>
      </w:pPr>
      <w:r w:rsidRPr="009A3944">
        <w:t>Process the value in the nodei.e., print the node value (line 103).</w:t>
      </w:r>
    </w:p>
    <w:p w:rsidR="003038D8" w:rsidRPr="009A3944" w:rsidRDefault="003038D8" w:rsidP="003038D8">
      <w:pPr>
        <w:pStyle w:val="doclist"/>
        <w:numPr>
          <w:ilvl w:val="0"/>
          <w:numId w:val="234"/>
        </w:numPr>
      </w:pPr>
      <w:r w:rsidRPr="009A3944">
        <w:t xml:space="preserve">Traverse the right subtree with an inorder traversal. (This is performed by the call to </w:t>
      </w:r>
      <w:r w:rsidRPr="009A3944">
        <w:rPr>
          <w:rStyle w:val="HTMLTypewriter"/>
        </w:rPr>
        <w:t>inOrderHelper</w:t>
      </w:r>
      <w:r w:rsidRPr="009A3944">
        <w:t xml:space="preserve"> at line 104.)</w:t>
      </w:r>
    </w:p>
    <w:p w:rsidR="003038D8" w:rsidRPr="009A3944" w:rsidRDefault="003038D8" w:rsidP="003038D8">
      <w:pPr>
        <w:pStyle w:val="doctext"/>
      </w:pPr>
      <w:r w:rsidRPr="009A3944">
        <w:t xml:space="preserve">The value in a node is not processed until the values in its left subtree are processed, because each call to </w:t>
      </w:r>
      <w:r w:rsidRPr="009A3944">
        <w:rPr>
          <w:rStyle w:val="HTMLTypewriter"/>
        </w:rPr>
        <w:t>inOrderHelper</w:t>
      </w:r>
      <w:r w:rsidRPr="009A3944">
        <w:t xml:space="preserve"> immediately calls </w:t>
      </w:r>
      <w:r w:rsidRPr="009A3944">
        <w:rPr>
          <w:rStyle w:val="HTMLTypewriter"/>
        </w:rPr>
        <w:t>inOrderHelper</w:t>
      </w:r>
      <w:r w:rsidRPr="009A3944">
        <w:t xml:space="preserve"> again with the pointer to the left subtree. The inorder traversal of the tree in </w:t>
      </w:r>
      <w:hyperlink r:id="rId46" w:anchor="ch21fig23" w:history="1">
        <w:r w:rsidRPr="009A3944">
          <w:rPr>
            <w:rStyle w:val="Hyperlink"/>
            <w:color w:val="auto"/>
          </w:rPr>
          <w:t>Fig. 20.23</w:t>
        </w:r>
      </w:hyperlink>
      <w:r w:rsidRPr="009A3944">
        <w:t xml:space="preserve"> is</w:t>
      </w:r>
    </w:p>
    <w:p w:rsidR="003038D8" w:rsidRPr="009A3944" w:rsidRDefault="003038D8" w:rsidP="003038D8">
      <w:pPr>
        <w:pStyle w:val="HTMLPreformatted"/>
      </w:pPr>
      <w:r w:rsidRPr="009A3944">
        <w:t>6 13 17 27 33 42 48</w:t>
      </w:r>
    </w:p>
    <w:p w:rsidR="003038D8" w:rsidRPr="009A3944" w:rsidRDefault="003038D8" w:rsidP="003038D8">
      <w:pPr>
        <w:pStyle w:val="doctext"/>
      </w:pPr>
      <w:r w:rsidRPr="009A3944">
        <w:t xml:space="preserve">Note that the inorder traversal of a binary search tree prints the node values in ascending order. The process of creating a binary search tree actually sorts the datathus, this process is called the </w:t>
      </w:r>
      <w:bookmarkStart w:id="910" w:name="ch21term3"/>
      <w:bookmarkEnd w:id="910"/>
      <w:r w:rsidRPr="009A3944">
        <w:rPr>
          <w:b/>
          <w:bCs/>
        </w:rPr>
        <w:t>binary tree sort</w:t>
      </w:r>
      <w:r w:rsidRPr="009A3944">
        <w:t>.</w:t>
      </w:r>
    </w:p>
    <w:p w:rsidR="003038D8" w:rsidRPr="009A3944" w:rsidRDefault="003038D8" w:rsidP="003038D8">
      <w:pPr>
        <w:pStyle w:val="Heading4"/>
        <w:rPr>
          <w:rFonts w:ascii="Times New Roman" w:hAnsi="Times New Roman" w:cs="Times New Roman"/>
          <w:i w:val="0"/>
        </w:rPr>
      </w:pPr>
      <w:r w:rsidRPr="009A3944">
        <w:rPr>
          <w:rFonts w:ascii="Times New Roman" w:hAnsi="Times New Roman" w:cs="Times New Roman"/>
          <w:i w:val="0"/>
        </w:rPr>
        <w:t>Preorder Traversal Algorithm</w:t>
      </w:r>
    </w:p>
    <w:p w:rsidR="003038D8" w:rsidRPr="009A3944" w:rsidRDefault="003038D8" w:rsidP="003038D8">
      <w:pPr>
        <w:pStyle w:val="doctext"/>
      </w:pPr>
      <w:r w:rsidRPr="009A3944">
        <w:t xml:space="preserve">Function </w:t>
      </w:r>
      <w:r w:rsidRPr="009A3944">
        <w:rPr>
          <w:rStyle w:val="HTMLTypewriter"/>
        </w:rPr>
        <w:t>preOrderTraversal</w:t>
      </w:r>
      <w:r w:rsidRPr="009A3944">
        <w:t xml:space="preserve"> invokes utility function </w:t>
      </w:r>
      <w:r w:rsidRPr="009A3944">
        <w:rPr>
          <w:rStyle w:val="HTMLTypewriter"/>
        </w:rPr>
        <w:t>preOrderHelper</w:t>
      </w:r>
      <w:r w:rsidRPr="009A3944">
        <w:t xml:space="preserve"> to perform the preorder traversal of the binary tree. The steps for an preorder traversal are:</w:t>
      </w:r>
    </w:p>
    <w:p w:rsidR="003038D8" w:rsidRPr="009A3944" w:rsidRDefault="003038D8" w:rsidP="003038D8">
      <w:pPr>
        <w:pStyle w:val="doclist"/>
        <w:numPr>
          <w:ilvl w:val="0"/>
          <w:numId w:val="235"/>
        </w:numPr>
      </w:pPr>
      <w:r w:rsidRPr="009A3944">
        <w:t>Process the value in the node (line 83).</w:t>
      </w:r>
    </w:p>
    <w:p w:rsidR="003038D8" w:rsidRPr="009A3944" w:rsidRDefault="003038D8" w:rsidP="003038D8">
      <w:pPr>
        <w:pStyle w:val="doclist"/>
        <w:numPr>
          <w:ilvl w:val="0"/>
          <w:numId w:val="235"/>
        </w:numPr>
      </w:pPr>
      <w:r w:rsidRPr="009A3944">
        <w:t xml:space="preserve">Traverse the left subtree with a preorder traversal. (This is performed by the call to </w:t>
      </w:r>
      <w:r w:rsidRPr="009A3944">
        <w:rPr>
          <w:rStyle w:val="HTMLTypewriter"/>
        </w:rPr>
        <w:t>preOrderHelper</w:t>
      </w:r>
      <w:r w:rsidRPr="009A3944">
        <w:t xml:space="preserve"> at line 84.)</w:t>
      </w:r>
    </w:p>
    <w:p w:rsidR="003038D8" w:rsidRPr="009A3944" w:rsidRDefault="003038D8" w:rsidP="003038D8">
      <w:pPr>
        <w:pStyle w:val="doclist"/>
        <w:numPr>
          <w:ilvl w:val="0"/>
          <w:numId w:val="235"/>
        </w:numPr>
      </w:pPr>
      <w:r w:rsidRPr="009A3944">
        <w:t xml:space="preserve">Traverse the right subtree with a preorder traversal. (This is performed by the call to </w:t>
      </w:r>
      <w:r w:rsidRPr="009A3944">
        <w:rPr>
          <w:rStyle w:val="HTMLTypewriter"/>
        </w:rPr>
        <w:t>preOrderHelper</w:t>
      </w:r>
      <w:r w:rsidRPr="009A3944">
        <w:t xml:space="preserve"> at line 85.)</w:t>
      </w:r>
    </w:p>
    <w:p w:rsidR="003038D8" w:rsidRPr="009A3944" w:rsidRDefault="003038D8" w:rsidP="003038D8">
      <w:pPr>
        <w:pStyle w:val="doctext"/>
      </w:pPr>
      <w:r w:rsidRPr="009A3944">
        <w:t xml:space="preserve">The value in each node is processed as the node is visited. After the value in a given node is processed, the values in the left subtree are processed. Then the values in the right subtree are processed. The preorder traversal of the tree in </w:t>
      </w:r>
      <w:hyperlink r:id="rId47" w:anchor="ch21fig23" w:history="1">
        <w:r w:rsidRPr="009A3944">
          <w:rPr>
            <w:rStyle w:val="Hyperlink"/>
            <w:color w:val="auto"/>
          </w:rPr>
          <w:t>Fig. 20.23</w:t>
        </w:r>
      </w:hyperlink>
      <w:r w:rsidRPr="009A3944">
        <w:t xml:space="preserve"> is</w:t>
      </w:r>
    </w:p>
    <w:p w:rsidR="003038D8" w:rsidRPr="009A3944" w:rsidRDefault="003038D8" w:rsidP="003038D8">
      <w:pPr>
        <w:pStyle w:val="HTMLPreformatted"/>
      </w:pPr>
      <w:r w:rsidRPr="009A3944">
        <w:t>27 13 6 17 42 33 48</w:t>
      </w:r>
    </w:p>
    <w:p w:rsidR="003038D8" w:rsidRPr="009A3944" w:rsidRDefault="003038D8" w:rsidP="003038D8">
      <w:pPr>
        <w:rPr>
          <w:rFonts w:ascii="Times New Roman" w:hAnsi="Times New Roman" w:cs="Times New Roman"/>
          <w:b/>
          <w:sz w:val="24"/>
        </w:rPr>
      </w:pPr>
    </w:p>
    <w:p w:rsidR="003038D8" w:rsidRPr="009A3944" w:rsidRDefault="003038D8" w:rsidP="003038D8">
      <w:pPr>
        <w:pStyle w:val="Heading4"/>
        <w:rPr>
          <w:rFonts w:ascii="Times New Roman" w:hAnsi="Times New Roman" w:cs="Times New Roman"/>
          <w:i w:val="0"/>
        </w:rPr>
      </w:pPr>
      <w:r w:rsidRPr="009A3944">
        <w:rPr>
          <w:rFonts w:ascii="Times New Roman" w:hAnsi="Times New Roman" w:cs="Times New Roman"/>
          <w:i w:val="0"/>
        </w:rPr>
        <w:t>Postorder Traversal Algorithm</w:t>
      </w:r>
    </w:p>
    <w:p w:rsidR="003038D8" w:rsidRPr="009A3944" w:rsidRDefault="003038D8" w:rsidP="003038D8">
      <w:pPr>
        <w:pStyle w:val="doctext"/>
      </w:pPr>
      <w:bookmarkStart w:id="911" w:name="idd1e226534"/>
      <w:bookmarkStart w:id="912" w:name="idd1e226531"/>
      <w:bookmarkStart w:id="913" w:name="idd1e226528"/>
      <w:bookmarkStart w:id="914" w:name="idd1e226524"/>
      <w:bookmarkStart w:id="915" w:name="idd1e226512"/>
      <w:bookmarkStart w:id="916" w:name="idd1e226509"/>
      <w:bookmarkStart w:id="917" w:name="idd1e226506"/>
      <w:bookmarkStart w:id="918" w:name="idd1e226503"/>
      <w:bookmarkStart w:id="919" w:name="idd1e226498"/>
      <w:bookmarkStart w:id="920" w:name="idd1e226495"/>
      <w:bookmarkEnd w:id="911"/>
      <w:bookmarkEnd w:id="912"/>
      <w:bookmarkEnd w:id="913"/>
      <w:bookmarkEnd w:id="914"/>
      <w:bookmarkEnd w:id="915"/>
      <w:bookmarkEnd w:id="916"/>
      <w:bookmarkEnd w:id="917"/>
      <w:bookmarkEnd w:id="918"/>
      <w:bookmarkEnd w:id="919"/>
      <w:bookmarkEnd w:id="920"/>
      <w:r w:rsidRPr="009A3944">
        <w:t xml:space="preserve">Function </w:t>
      </w:r>
      <w:r w:rsidRPr="009A3944">
        <w:rPr>
          <w:rStyle w:val="HTMLTypewriter"/>
        </w:rPr>
        <w:t>postOrderTraversal</w:t>
      </w:r>
      <w:r w:rsidRPr="009A3944">
        <w:t xml:space="preserve"> invokes utility function </w:t>
      </w:r>
      <w:r w:rsidRPr="009A3944">
        <w:rPr>
          <w:rStyle w:val="HTMLTypewriter"/>
        </w:rPr>
        <w:t>postOrderHelper</w:t>
      </w:r>
      <w:r w:rsidRPr="009A3944">
        <w:t xml:space="preserve"> to perform the postorder traversal of the binary tree. The steps for an postorder traversal are:</w:t>
      </w:r>
    </w:p>
    <w:p w:rsidR="003038D8" w:rsidRPr="009A3944" w:rsidRDefault="003038D8" w:rsidP="003038D8">
      <w:pPr>
        <w:pStyle w:val="doclist"/>
        <w:numPr>
          <w:ilvl w:val="0"/>
          <w:numId w:val="236"/>
        </w:numPr>
      </w:pPr>
      <w:r w:rsidRPr="009A3944">
        <w:t xml:space="preserve">Traverse the left subtree with a postorder traversal. (This is performed by the call to </w:t>
      </w:r>
      <w:r w:rsidRPr="009A3944">
        <w:rPr>
          <w:rStyle w:val="HTMLTypewriter"/>
        </w:rPr>
        <w:t>postOrderHelper</w:t>
      </w:r>
      <w:r w:rsidRPr="009A3944">
        <w:t xml:space="preserve"> at line 122.)</w:t>
      </w:r>
    </w:p>
    <w:p w:rsidR="003038D8" w:rsidRPr="009A3944" w:rsidRDefault="003038D8" w:rsidP="003038D8">
      <w:pPr>
        <w:pStyle w:val="doclist"/>
        <w:numPr>
          <w:ilvl w:val="0"/>
          <w:numId w:val="236"/>
        </w:numPr>
      </w:pPr>
      <w:r w:rsidRPr="009A3944">
        <w:t xml:space="preserve">Traverse the right subtree with a postorder traversal. (This is performed by the call to </w:t>
      </w:r>
      <w:r w:rsidRPr="009A3944">
        <w:rPr>
          <w:rStyle w:val="HTMLTypewriter"/>
        </w:rPr>
        <w:t>postOrderHelper</w:t>
      </w:r>
      <w:r w:rsidRPr="009A3944">
        <w:t xml:space="preserve"> at line 123.)</w:t>
      </w:r>
    </w:p>
    <w:p w:rsidR="003038D8" w:rsidRPr="009A3944" w:rsidRDefault="003038D8" w:rsidP="003038D8">
      <w:pPr>
        <w:pStyle w:val="doclist"/>
        <w:numPr>
          <w:ilvl w:val="0"/>
          <w:numId w:val="236"/>
        </w:numPr>
      </w:pPr>
      <w:r w:rsidRPr="009A3944">
        <w:t>Process the value in the node (line 124).</w:t>
      </w:r>
    </w:p>
    <w:p w:rsidR="003038D8" w:rsidRPr="009A3944" w:rsidRDefault="003038D8" w:rsidP="003038D8">
      <w:pPr>
        <w:pStyle w:val="doctext"/>
      </w:pPr>
      <w:r w:rsidRPr="009A3944">
        <w:t xml:space="preserve">The value in each node is not printed until the values of its children are printed. The </w:t>
      </w:r>
      <w:r w:rsidRPr="009A3944">
        <w:rPr>
          <w:rStyle w:val="HTMLTypewriter"/>
        </w:rPr>
        <w:t>postOrderTraversal</w:t>
      </w:r>
      <w:r w:rsidRPr="009A3944">
        <w:t xml:space="preserve"> of the tree in </w:t>
      </w:r>
      <w:hyperlink r:id="rId48" w:anchor="ch21fig23" w:history="1">
        <w:r w:rsidRPr="009A3944">
          <w:rPr>
            <w:rStyle w:val="Hyperlink"/>
            <w:color w:val="auto"/>
          </w:rPr>
          <w:t>Fig. 20.23</w:t>
        </w:r>
      </w:hyperlink>
      <w:r w:rsidRPr="009A3944">
        <w:t xml:space="preserve"> is</w:t>
      </w:r>
    </w:p>
    <w:p w:rsidR="003038D8" w:rsidRPr="009A3944" w:rsidRDefault="003038D8" w:rsidP="003038D8">
      <w:pPr>
        <w:pStyle w:val="HTMLPreformatted"/>
      </w:pPr>
      <w:r w:rsidRPr="009A3944">
        <w:t>6 17 13 33 48 42 27</w:t>
      </w:r>
    </w:p>
    <w:p w:rsidR="003038D8" w:rsidRPr="009A3944" w:rsidRDefault="003038D8" w:rsidP="003038D8">
      <w:pPr>
        <w:pStyle w:val="Heading4"/>
        <w:rPr>
          <w:rFonts w:ascii="Times New Roman" w:hAnsi="Times New Roman" w:cs="Times New Roman"/>
          <w:i w:val="0"/>
        </w:rPr>
      </w:pPr>
    </w:p>
    <w:p w:rsidR="003038D8" w:rsidRPr="009A3944" w:rsidRDefault="003038D8" w:rsidP="003038D8">
      <w:pPr>
        <w:pStyle w:val="Heading4"/>
        <w:rPr>
          <w:rFonts w:ascii="Times New Roman" w:hAnsi="Times New Roman" w:cs="Times New Roman"/>
          <w:i w:val="0"/>
        </w:rPr>
      </w:pPr>
      <w:r w:rsidRPr="009A3944">
        <w:rPr>
          <w:rFonts w:ascii="Times New Roman" w:hAnsi="Times New Roman" w:cs="Times New Roman"/>
          <w:i w:val="0"/>
        </w:rPr>
        <w:t>Duplicate Elimination</w:t>
      </w:r>
    </w:p>
    <w:p w:rsidR="003038D8" w:rsidRPr="009A3944" w:rsidRDefault="003038D8" w:rsidP="003038D8">
      <w:pPr>
        <w:pStyle w:val="doctext"/>
      </w:pPr>
      <w:r w:rsidRPr="009A3944">
        <w:t xml:space="preserve">The binary search tree facilitates </w:t>
      </w:r>
      <w:bookmarkStart w:id="921" w:name="ch21term11"/>
      <w:bookmarkEnd w:id="921"/>
      <w:r w:rsidRPr="009A3944">
        <w:rPr>
          <w:b/>
          <w:bCs/>
        </w:rPr>
        <w:t>duplicate elimination</w:t>
      </w:r>
      <w:r w:rsidRPr="009A3944">
        <w:t>. As the tree is being created, an attempt to insert a duplicate value will be recognized, because a duplicate will follow the same "go left" or "go right" decisions on each comparison as the original value did when it was inserted in the tree. Thus, the duplicate will eventually be compared with a node containing the same value. The duplicate value may be discarded at this point.</w:t>
      </w:r>
    </w:p>
    <w:p w:rsidR="003038D8" w:rsidRPr="009A3944" w:rsidRDefault="003038D8" w:rsidP="003038D8">
      <w:pPr>
        <w:pStyle w:val="doctext"/>
      </w:pPr>
      <w:r w:rsidRPr="009A3944">
        <w:t xml:space="preserve">Searching a binary tree for a value that matches a key value is also fast. If the tree is balanced, then each branch contains about half the number of nodes in the tree. Each comparison of a node to the search key eliminates half the nodes. This is called an </w:t>
      </w:r>
      <w:r w:rsidRPr="009A3944">
        <w:rPr>
          <w:rStyle w:val="docemphasis"/>
        </w:rPr>
        <w:t>O</w:t>
      </w:r>
      <w:r w:rsidRPr="009A3944">
        <w:t xml:space="preserve"> (log </w:t>
      </w:r>
      <w:r w:rsidRPr="009A3944">
        <w:rPr>
          <w:rStyle w:val="docemphasis"/>
        </w:rPr>
        <w:t>n</w:t>
      </w:r>
      <w:r w:rsidRPr="009A3944">
        <w:t xml:space="preserve">) algorithm. So a binary search tree with </w:t>
      </w:r>
      <w:r w:rsidRPr="009A3944">
        <w:rPr>
          <w:rStyle w:val="docemphasis"/>
        </w:rPr>
        <w:t>n</w:t>
      </w:r>
      <w:r w:rsidRPr="009A3944">
        <w:t xml:space="preserve"> elements would require a maximum of log</w:t>
      </w:r>
      <w:r w:rsidRPr="009A3944">
        <w:rPr>
          <w:vertAlign w:val="subscript"/>
        </w:rPr>
        <w:t>2</w:t>
      </w:r>
      <w:r w:rsidRPr="009A3944">
        <w:t xml:space="preserve"> </w:t>
      </w:r>
      <w:r w:rsidRPr="009A3944">
        <w:rPr>
          <w:rStyle w:val="docemphasis"/>
        </w:rPr>
        <w:t>n</w:t>
      </w:r>
      <w:r w:rsidRPr="009A3944">
        <w:t xml:space="preserve"> comparisons either to find a match or to determine that no match exists. This means, for example, that when searching a (balanced) 1000-element binary search tree, no more than 10 comparisons need to be made, because 2</w:t>
      </w:r>
      <w:r w:rsidRPr="009A3944">
        <w:rPr>
          <w:vertAlign w:val="superscript"/>
        </w:rPr>
        <w:t>10</w:t>
      </w:r>
      <w:r w:rsidRPr="009A3944">
        <w:t xml:space="preserve"> &gt; 1000. When searching a (balanced) 1,000,000-element binary search tree, no more than 20 comparisons need to be made, because 2</w:t>
      </w:r>
      <w:r w:rsidRPr="009A3944">
        <w:rPr>
          <w:vertAlign w:val="superscript"/>
        </w:rPr>
        <w:t>20</w:t>
      </w:r>
      <w:r w:rsidRPr="009A3944">
        <w:t xml:space="preserve"> &gt; 1,000,000.</w:t>
      </w:r>
    </w:p>
    <w:p w:rsidR="003038D8" w:rsidRPr="009A3944" w:rsidRDefault="003038D8" w:rsidP="003038D8">
      <w:pPr>
        <w:pStyle w:val="doctext"/>
        <w:spacing w:after="0" w:afterAutospacing="0"/>
      </w:pPr>
      <w:r w:rsidRPr="009A3944">
        <w:t>Fill in the blanks in each of the following:</w:t>
      </w:r>
    </w:p>
    <w:p w:rsidR="003038D8" w:rsidRPr="009A3944" w:rsidRDefault="003038D8" w:rsidP="003038D8">
      <w:pPr>
        <w:pStyle w:val="doclist"/>
        <w:numPr>
          <w:ilvl w:val="0"/>
          <w:numId w:val="237"/>
        </w:numPr>
        <w:spacing w:before="0" w:beforeAutospacing="0"/>
      </w:pPr>
      <w:r w:rsidRPr="009A3944">
        <w:t>A self-_____ class is used to form dynamic data structures that can grow and shrink at execution time</w:t>
      </w:r>
    </w:p>
    <w:p w:rsidR="003038D8" w:rsidRPr="009A3944" w:rsidRDefault="003038D8" w:rsidP="003038D8">
      <w:pPr>
        <w:pStyle w:val="doclist"/>
        <w:numPr>
          <w:ilvl w:val="0"/>
          <w:numId w:val="237"/>
        </w:numPr>
      </w:pPr>
      <w:r w:rsidRPr="009A3944">
        <w:t>The _____ operator is used to dynamically allocate memory and construct an object; this operator returns a pointer to the object.</w:t>
      </w:r>
    </w:p>
    <w:p w:rsidR="003038D8" w:rsidRPr="009A3944" w:rsidRDefault="003038D8" w:rsidP="003038D8">
      <w:pPr>
        <w:pStyle w:val="doclist"/>
        <w:numPr>
          <w:ilvl w:val="0"/>
          <w:numId w:val="237"/>
        </w:numPr>
      </w:pPr>
      <w:r w:rsidRPr="009A3944">
        <w:t>A(n)_____ is a constrained version of a linked list in which nodes can be inserted and deleted only from the start of the list and node values are returned in last-in, first-out order.</w:t>
      </w:r>
    </w:p>
    <w:p w:rsidR="003038D8" w:rsidRPr="009A3944" w:rsidRDefault="003038D8" w:rsidP="003038D8">
      <w:pPr>
        <w:pStyle w:val="doclist"/>
        <w:numPr>
          <w:ilvl w:val="0"/>
          <w:numId w:val="237"/>
        </w:numPr>
      </w:pPr>
      <w:r w:rsidRPr="009A3944">
        <w:t>A function that does not alter a linked list, but looks at the list to determine whether it is empty, is an example of a(n)_____ function.</w:t>
      </w:r>
    </w:p>
    <w:p w:rsidR="003038D8" w:rsidRPr="009A3944" w:rsidRDefault="003038D8" w:rsidP="003038D8">
      <w:pPr>
        <w:pStyle w:val="doclist"/>
        <w:numPr>
          <w:ilvl w:val="0"/>
          <w:numId w:val="237"/>
        </w:numPr>
      </w:pPr>
      <w:r w:rsidRPr="009A3944">
        <w:t>A queue is referred to as a(n)_____ data structure, because the first nodes inserted are the first nodes removed.</w:t>
      </w:r>
    </w:p>
    <w:p w:rsidR="003038D8" w:rsidRPr="009A3944" w:rsidRDefault="003038D8" w:rsidP="003038D8">
      <w:pPr>
        <w:pStyle w:val="doclist"/>
        <w:numPr>
          <w:ilvl w:val="0"/>
          <w:numId w:val="237"/>
        </w:numPr>
      </w:pPr>
      <w:r w:rsidRPr="009A3944">
        <w:t>The pointer to the next node in a linked list is referred to as a(n) _____.</w:t>
      </w:r>
    </w:p>
    <w:p w:rsidR="003038D8" w:rsidRPr="009A3944" w:rsidRDefault="003038D8" w:rsidP="003038D8">
      <w:pPr>
        <w:pStyle w:val="doclist"/>
        <w:numPr>
          <w:ilvl w:val="0"/>
          <w:numId w:val="237"/>
        </w:numPr>
      </w:pPr>
      <w:r w:rsidRPr="009A3944">
        <w:t>The _____ operator is used to destroy an object and release dynamically allocated memory.</w:t>
      </w:r>
    </w:p>
    <w:p w:rsidR="003038D8" w:rsidRPr="009A3944" w:rsidRDefault="003038D8" w:rsidP="003038D8">
      <w:pPr>
        <w:pStyle w:val="doclist"/>
        <w:numPr>
          <w:ilvl w:val="0"/>
          <w:numId w:val="237"/>
        </w:numPr>
      </w:pPr>
      <w:r w:rsidRPr="009A3944">
        <w:t>A(n)_____ is a constrained version of a linked list in which nodes can be inserted only at the end of the list and deleted only from the start of the list.</w:t>
      </w:r>
    </w:p>
    <w:p w:rsidR="003038D8" w:rsidRPr="009A3944" w:rsidRDefault="003038D8" w:rsidP="003038D8">
      <w:pPr>
        <w:pStyle w:val="doclist"/>
        <w:numPr>
          <w:ilvl w:val="0"/>
          <w:numId w:val="237"/>
        </w:numPr>
      </w:pPr>
      <w:r w:rsidRPr="009A3944">
        <w:t>A(n) _____ is a nonlinear, two-dimensional data structure that contains nodes with two or more links.</w:t>
      </w:r>
    </w:p>
    <w:p w:rsidR="003038D8" w:rsidRPr="009A3944" w:rsidRDefault="003038D8" w:rsidP="003038D8">
      <w:pPr>
        <w:pStyle w:val="doclist"/>
        <w:numPr>
          <w:ilvl w:val="0"/>
          <w:numId w:val="237"/>
        </w:numPr>
      </w:pPr>
      <w:r w:rsidRPr="009A3944">
        <w:t>A stack is referred to as a(n)_____ data structure, because the last node inserted is the first node removed.</w:t>
      </w:r>
    </w:p>
    <w:p w:rsidR="003038D8" w:rsidRPr="009A3944" w:rsidRDefault="003038D8" w:rsidP="003038D8">
      <w:pPr>
        <w:pStyle w:val="doclist"/>
        <w:numPr>
          <w:ilvl w:val="0"/>
          <w:numId w:val="237"/>
        </w:numPr>
      </w:pPr>
      <w:r w:rsidRPr="009A3944">
        <w:t>The nodes of a(n)_____ tree contain two link members.</w:t>
      </w:r>
    </w:p>
    <w:p w:rsidR="003038D8" w:rsidRPr="009A3944" w:rsidRDefault="003038D8" w:rsidP="003038D8">
      <w:pPr>
        <w:pStyle w:val="doclist"/>
        <w:numPr>
          <w:ilvl w:val="0"/>
          <w:numId w:val="237"/>
        </w:numPr>
      </w:pPr>
      <w:r w:rsidRPr="009A3944">
        <w:t>The first node of a tree is the _____ node.</w:t>
      </w:r>
    </w:p>
    <w:p w:rsidR="003038D8" w:rsidRPr="009A3944" w:rsidRDefault="003038D8" w:rsidP="003038D8">
      <w:pPr>
        <w:pStyle w:val="doclist"/>
        <w:numPr>
          <w:ilvl w:val="0"/>
          <w:numId w:val="237"/>
        </w:numPr>
      </w:pPr>
      <w:r w:rsidRPr="009A3944">
        <w:t>Each link in a tree node points to a(n) _____ or _____ of that node.</w:t>
      </w:r>
    </w:p>
    <w:p w:rsidR="003038D8" w:rsidRPr="009A3944" w:rsidRDefault="003038D8" w:rsidP="003038D8">
      <w:pPr>
        <w:pStyle w:val="doclist"/>
        <w:numPr>
          <w:ilvl w:val="0"/>
          <w:numId w:val="237"/>
        </w:numPr>
      </w:pPr>
      <w:r w:rsidRPr="009A3944">
        <w:t>A tree node that has no children is called a(n) _____ node.</w:t>
      </w:r>
    </w:p>
    <w:p w:rsidR="003038D8" w:rsidRPr="009A3944" w:rsidRDefault="003038D8" w:rsidP="003038D8">
      <w:pPr>
        <w:pStyle w:val="doclist"/>
        <w:numPr>
          <w:ilvl w:val="0"/>
          <w:numId w:val="237"/>
        </w:numPr>
      </w:pPr>
      <w:r w:rsidRPr="009A3944">
        <w:t>The four traversal algorithms we mentioned in the text for binary search trees are _____, _____, _____ and ______.</w:t>
      </w:r>
    </w:p>
    <w:p w:rsidR="003038D8" w:rsidRPr="009A3944" w:rsidRDefault="003038D8" w:rsidP="003038D8">
      <w:pPr>
        <w:pStyle w:val="doctext"/>
        <w:spacing w:after="0" w:afterAutospacing="0"/>
      </w:pPr>
      <w:r w:rsidRPr="009A3944">
        <w:t>What are the differences between a linked list and a stack?</w:t>
      </w:r>
    </w:p>
    <w:p w:rsidR="003038D8" w:rsidRPr="009A3944" w:rsidRDefault="003038D8" w:rsidP="003038D8">
      <w:pPr>
        <w:pStyle w:val="doctext"/>
        <w:spacing w:before="0" w:beforeAutospacing="0"/>
      </w:pPr>
      <w:r w:rsidRPr="009A3944">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3038D8" w:rsidRPr="009A3944" w:rsidRDefault="003038D8" w:rsidP="003038D8">
      <w:pPr>
        <w:pStyle w:val="doctext"/>
      </w:pPr>
      <w:r w:rsidRPr="009A3944">
        <w:t>What are the differences between a stack and a queue?</w:t>
      </w:r>
    </w:p>
    <w:p w:rsidR="003038D8" w:rsidRPr="009A3944" w:rsidRDefault="003038D8" w:rsidP="003038D8">
      <w:pPr>
        <w:pStyle w:val="doctext"/>
        <w:spacing w:before="0" w:beforeAutospacing="0"/>
        <w:rPr>
          <w:rStyle w:val="basetext"/>
        </w:rPr>
      </w:pPr>
      <w:r w:rsidRPr="009A3944">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r w:rsidRPr="009A3944">
        <w:rPr>
          <w:rStyle w:val="basetext"/>
          <w:rFonts w:cs="Times New Roman"/>
          <w:color w:val="auto"/>
        </w:rPr>
        <w:t>1.  Which of the following is not a dynamic data structure?</w:t>
      </w:r>
    </w:p>
    <w:p w:rsidR="003038D8" w:rsidRPr="009A3944" w:rsidRDefault="003038D8" w:rsidP="003038D8">
      <w:pPr>
        <w:numPr>
          <w:ilvl w:val="0"/>
          <w:numId w:val="238"/>
        </w:numPr>
        <w:suppressAutoHyphens/>
        <w:rPr>
          <w:rStyle w:val="basetext"/>
          <w:rFonts w:cs="Times New Roman"/>
        </w:rPr>
      </w:pPr>
      <w:r w:rsidRPr="009A3944">
        <w:rPr>
          <w:rStyle w:val="basetext"/>
          <w:rFonts w:cs="Times New Roman"/>
        </w:rPr>
        <w:t>Linked list.</w:t>
      </w:r>
    </w:p>
    <w:p w:rsidR="003038D8" w:rsidRPr="009A3944" w:rsidRDefault="003038D8" w:rsidP="003038D8">
      <w:pPr>
        <w:numPr>
          <w:ilvl w:val="0"/>
          <w:numId w:val="238"/>
        </w:numPr>
        <w:suppressAutoHyphens/>
        <w:rPr>
          <w:rStyle w:val="basetext"/>
          <w:rFonts w:cs="Times New Roman"/>
        </w:rPr>
      </w:pPr>
      <w:r w:rsidRPr="009A3944">
        <w:rPr>
          <w:rStyle w:val="basetext"/>
          <w:rFonts w:cs="Times New Roman"/>
        </w:rPr>
        <w:t>Stack.</w:t>
      </w:r>
    </w:p>
    <w:p w:rsidR="003038D8" w:rsidRPr="009A3944" w:rsidRDefault="003038D8" w:rsidP="003038D8">
      <w:pPr>
        <w:numPr>
          <w:ilvl w:val="0"/>
          <w:numId w:val="238"/>
        </w:numPr>
        <w:suppressAutoHyphens/>
        <w:rPr>
          <w:rStyle w:val="basetext"/>
          <w:rFonts w:cs="Times New Roman"/>
        </w:rPr>
      </w:pPr>
      <w:r w:rsidRPr="009A3944">
        <w:rPr>
          <w:rStyle w:val="basetext"/>
          <w:rFonts w:cs="Times New Roman"/>
        </w:rPr>
        <w:t>Array.</w:t>
      </w:r>
    </w:p>
    <w:p w:rsidR="003038D8" w:rsidRPr="009A3944" w:rsidRDefault="003038D8" w:rsidP="003038D8">
      <w:pPr>
        <w:numPr>
          <w:ilvl w:val="0"/>
          <w:numId w:val="238"/>
        </w:numPr>
        <w:suppressAutoHyphens/>
        <w:rPr>
          <w:rStyle w:val="basetext"/>
          <w:rFonts w:cs="Times New Roman"/>
        </w:rPr>
      </w:pPr>
      <w:r w:rsidRPr="009A3944">
        <w:rPr>
          <w:rStyle w:val="basetext"/>
          <w:rFonts w:cs="Times New Roman"/>
        </w:rPr>
        <w:t>Binary tree.</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r w:rsidRPr="009A3944">
        <w:rPr>
          <w:rStyle w:val="basetext"/>
          <w:rFonts w:cs="Times New Roman"/>
          <w:color w:val="auto"/>
        </w:rPr>
        <w:t>2. In general, linked lists allow:</w:t>
      </w:r>
    </w:p>
    <w:p w:rsidR="003038D8" w:rsidRPr="009A3944" w:rsidRDefault="003038D8" w:rsidP="003038D8">
      <w:pPr>
        <w:numPr>
          <w:ilvl w:val="0"/>
          <w:numId w:val="239"/>
        </w:numPr>
        <w:suppressAutoHyphens/>
        <w:rPr>
          <w:rStyle w:val="basetext"/>
          <w:rFonts w:cs="Times New Roman"/>
        </w:rPr>
      </w:pPr>
      <w:r w:rsidRPr="009A3944">
        <w:rPr>
          <w:rFonts w:ascii="Times New Roman" w:hAnsi="Times New Roman" w:cs="Times New Roman"/>
          <w:sz w:val="24"/>
        </w:rPr>
        <w:t>Insertions and removals anywhere</w:t>
      </w:r>
      <w:r w:rsidRPr="009A3944">
        <w:rPr>
          <w:rStyle w:val="basetext"/>
          <w:rFonts w:cs="Times New Roman"/>
        </w:rPr>
        <w:t>.</w:t>
      </w:r>
    </w:p>
    <w:p w:rsidR="003038D8" w:rsidRPr="009A3944" w:rsidRDefault="003038D8" w:rsidP="003038D8">
      <w:pPr>
        <w:numPr>
          <w:ilvl w:val="0"/>
          <w:numId w:val="239"/>
        </w:numPr>
        <w:suppressAutoHyphens/>
        <w:rPr>
          <w:rStyle w:val="basetext"/>
          <w:rFonts w:cs="Times New Roman"/>
        </w:rPr>
      </w:pPr>
      <w:r w:rsidRPr="009A3944">
        <w:rPr>
          <w:rFonts w:ascii="Times New Roman" w:hAnsi="Times New Roman" w:cs="Times New Roman"/>
          <w:sz w:val="24"/>
        </w:rPr>
        <w:t>Insertions and removals only at one end</w:t>
      </w:r>
      <w:r w:rsidRPr="009A3944">
        <w:rPr>
          <w:rStyle w:val="basetext"/>
          <w:rFonts w:cs="Times New Roman"/>
        </w:rPr>
        <w:t>.</w:t>
      </w:r>
    </w:p>
    <w:p w:rsidR="003038D8" w:rsidRPr="009A3944" w:rsidRDefault="003038D8" w:rsidP="003038D8">
      <w:pPr>
        <w:numPr>
          <w:ilvl w:val="0"/>
          <w:numId w:val="239"/>
        </w:numPr>
        <w:suppressAutoHyphens/>
        <w:rPr>
          <w:rStyle w:val="basetext"/>
          <w:rFonts w:cs="Times New Roman"/>
        </w:rPr>
      </w:pPr>
      <w:r w:rsidRPr="009A3944">
        <w:rPr>
          <w:rFonts w:ascii="Times New Roman" w:hAnsi="Times New Roman" w:cs="Times New Roman"/>
          <w:sz w:val="24"/>
        </w:rPr>
        <w:t>Insertions at the back and removals from the front</w:t>
      </w:r>
      <w:r w:rsidRPr="009A3944">
        <w:rPr>
          <w:rStyle w:val="basetext"/>
          <w:rFonts w:cs="Times New Roman"/>
        </w:rPr>
        <w:t>.</w:t>
      </w:r>
    </w:p>
    <w:p w:rsidR="003038D8" w:rsidRPr="009A3944" w:rsidRDefault="003038D8" w:rsidP="003038D8">
      <w:pPr>
        <w:numPr>
          <w:ilvl w:val="0"/>
          <w:numId w:val="239"/>
        </w:numPr>
        <w:suppressAutoHyphens/>
        <w:rPr>
          <w:rStyle w:val="basetext"/>
          <w:rFonts w:cs="Times New Roman"/>
        </w:rPr>
      </w:pPr>
      <w:r w:rsidRPr="009A3944">
        <w:rPr>
          <w:rFonts w:ascii="Times New Roman" w:hAnsi="Times New Roman" w:cs="Times New Roman"/>
          <w:sz w:val="24"/>
        </w:rPr>
        <w:t>None of the above</w:t>
      </w:r>
      <w:r w:rsidRPr="009A3944">
        <w:rPr>
          <w:rStyle w:val="basetext"/>
          <w:rFonts w:cs="Times New Roman"/>
        </w:rPr>
        <w: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r w:rsidRPr="009A3944">
        <w:rPr>
          <w:rStyle w:val="basetext"/>
          <w:rFonts w:cs="Times New Roman"/>
          <w:color w:val="auto"/>
        </w:rPr>
        <w:t>3.  Which data structure represents a waiting line and limits insertions to be made at the back of the data structure and limits removals to be made from the front?</w:t>
      </w:r>
    </w:p>
    <w:p w:rsidR="003038D8" w:rsidRPr="009A3944" w:rsidRDefault="003038D8" w:rsidP="003038D8">
      <w:pPr>
        <w:numPr>
          <w:ilvl w:val="0"/>
          <w:numId w:val="240"/>
        </w:numPr>
        <w:suppressAutoHyphens/>
        <w:rPr>
          <w:rStyle w:val="basetext"/>
          <w:rFonts w:cs="Times New Roman"/>
        </w:rPr>
      </w:pPr>
      <w:r w:rsidRPr="009A3944">
        <w:rPr>
          <w:rFonts w:ascii="Times New Roman" w:hAnsi="Times New Roman" w:cs="Times New Roman"/>
          <w:sz w:val="24"/>
        </w:rPr>
        <w:t>Stack</w:t>
      </w:r>
      <w:r w:rsidRPr="009A3944">
        <w:rPr>
          <w:rStyle w:val="basetext"/>
          <w:rFonts w:cs="Times New Roman"/>
        </w:rPr>
        <w:t>.</w:t>
      </w:r>
    </w:p>
    <w:p w:rsidR="003038D8" w:rsidRPr="009A3944" w:rsidRDefault="003038D8" w:rsidP="003038D8">
      <w:pPr>
        <w:numPr>
          <w:ilvl w:val="0"/>
          <w:numId w:val="240"/>
        </w:numPr>
        <w:suppressAutoHyphens/>
        <w:rPr>
          <w:rStyle w:val="basetext"/>
          <w:rFonts w:cs="Times New Roman"/>
        </w:rPr>
      </w:pPr>
      <w:r w:rsidRPr="009A3944">
        <w:rPr>
          <w:rFonts w:ascii="Times New Roman" w:hAnsi="Times New Roman" w:cs="Times New Roman"/>
          <w:sz w:val="24"/>
        </w:rPr>
        <w:t>Queue</w:t>
      </w:r>
      <w:r w:rsidRPr="009A3944">
        <w:rPr>
          <w:rStyle w:val="basetext"/>
          <w:rFonts w:cs="Times New Roman"/>
        </w:rPr>
        <w:t>.</w:t>
      </w:r>
    </w:p>
    <w:p w:rsidR="003038D8" w:rsidRPr="009A3944" w:rsidRDefault="003038D8" w:rsidP="003038D8">
      <w:pPr>
        <w:numPr>
          <w:ilvl w:val="0"/>
          <w:numId w:val="240"/>
        </w:numPr>
        <w:suppressAutoHyphens/>
        <w:rPr>
          <w:rStyle w:val="basetext"/>
          <w:rFonts w:cs="Times New Roman"/>
        </w:rPr>
      </w:pPr>
      <w:r w:rsidRPr="009A3944">
        <w:rPr>
          <w:rFonts w:ascii="Times New Roman" w:hAnsi="Times New Roman" w:cs="Times New Roman"/>
          <w:sz w:val="24"/>
        </w:rPr>
        <w:t>Binary tree</w:t>
      </w:r>
      <w:r w:rsidRPr="009A3944">
        <w:rPr>
          <w:rStyle w:val="basetext"/>
          <w:rFonts w:cs="Times New Roman"/>
        </w:rPr>
        <w:t>.</w:t>
      </w:r>
    </w:p>
    <w:p w:rsidR="003038D8" w:rsidRPr="009A3944" w:rsidRDefault="003038D8" w:rsidP="003038D8">
      <w:pPr>
        <w:numPr>
          <w:ilvl w:val="0"/>
          <w:numId w:val="240"/>
        </w:numPr>
        <w:suppressAutoHyphens/>
        <w:rPr>
          <w:rStyle w:val="basetext"/>
          <w:rFonts w:cs="Times New Roman"/>
        </w:rPr>
      </w:pPr>
      <w:r w:rsidRPr="009A3944">
        <w:rPr>
          <w:rFonts w:ascii="Times New Roman" w:hAnsi="Times New Roman" w:cs="Times New Roman"/>
          <w:sz w:val="24"/>
        </w:rPr>
        <w:t>Linked list</w:t>
      </w:r>
      <w:r w:rsidRPr="009A3944">
        <w:rPr>
          <w:rStyle w:val="basetext"/>
          <w:rFonts w:cs="Times New Roman"/>
        </w:rPr>
        <w: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r w:rsidRPr="009A3944">
        <w:rPr>
          <w:rStyle w:val="basetext"/>
          <w:rFonts w:cs="Times New Roman"/>
          <w:color w:val="auto"/>
        </w:rPr>
        <w:t>4.  Which of the following is a self-referential object?</w:t>
      </w:r>
    </w:p>
    <w:p w:rsidR="003038D8" w:rsidRPr="009A3944" w:rsidRDefault="003038D8" w:rsidP="003038D8">
      <w:pPr>
        <w:numPr>
          <w:ilvl w:val="0"/>
          <w:numId w:val="241"/>
        </w:numPr>
        <w:suppressAutoHyphens/>
        <w:rPr>
          <w:rStyle w:val="basetext"/>
          <w:rFonts w:cs="Times New Roman"/>
        </w:rPr>
      </w:pPr>
      <w:r w:rsidRPr="009A3944">
        <w:rPr>
          <w:rStyle w:val="CDT"/>
          <w:rFonts w:ascii="Times New Roman" w:hAnsi="Times New Roman" w:cs="Times New Roman"/>
          <w:sz w:val="24"/>
        </w:rPr>
        <w:t>class SelfRefer</w:t>
      </w:r>
      <w:r w:rsidRPr="009A3944">
        <w:rPr>
          <w:rStyle w:val="CDT"/>
          <w:rFonts w:ascii="Times New Roman" w:hAnsi="Times New Roman" w:cs="Times New Roman"/>
          <w:sz w:val="24"/>
        </w:rPr>
        <w:br/>
        <w:t>{</w:t>
      </w:r>
      <w:r w:rsidRPr="009A3944">
        <w:rPr>
          <w:rStyle w:val="CDT"/>
          <w:rFonts w:ascii="Times New Roman" w:hAnsi="Times New Roman" w:cs="Times New Roman"/>
          <w:sz w:val="24"/>
        </w:rPr>
        <w:br/>
        <w:t xml:space="preserve">   int * xPtr;</w:t>
      </w:r>
      <w:r w:rsidRPr="009A3944">
        <w:rPr>
          <w:rStyle w:val="CDT"/>
          <w:rFonts w:ascii="Times New Roman" w:hAnsi="Times New Roman" w:cs="Times New Roman"/>
          <w:sz w:val="24"/>
        </w:rPr>
        <w:br/>
        <w:t>};</w:t>
      </w:r>
    </w:p>
    <w:p w:rsidR="003038D8" w:rsidRPr="009A3944" w:rsidRDefault="003038D8" w:rsidP="003038D8">
      <w:pPr>
        <w:numPr>
          <w:ilvl w:val="0"/>
          <w:numId w:val="241"/>
        </w:numPr>
        <w:suppressAutoHyphens/>
        <w:rPr>
          <w:rStyle w:val="basetext"/>
          <w:rFonts w:cs="Times New Roman"/>
        </w:rPr>
      </w:pPr>
      <w:r w:rsidRPr="009A3944">
        <w:rPr>
          <w:rStyle w:val="CDT"/>
          <w:rFonts w:ascii="Times New Roman" w:hAnsi="Times New Roman" w:cs="Times New Roman"/>
          <w:sz w:val="24"/>
        </w:rPr>
        <w:t>class selfRefer</w:t>
      </w:r>
      <w:r w:rsidRPr="009A3944">
        <w:rPr>
          <w:rStyle w:val="CDT"/>
          <w:rFonts w:ascii="Times New Roman" w:hAnsi="Times New Roman" w:cs="Times New Roman"/>
          <w:sz w:val="24"/>
        </w:rPr>
        <w:br/>
        <w:t>{</w:t>
      </w:r>
      <w:r w:rsidRPr="009A3944">
        <w:rPr>
          <w:rStyle w:val="CDT"/>
          <w:rFonts w:ascii="Times New Roman" w:hAnsi="Times New Roman" w:cs="Times New Roman"/>
          <w:sz w:val="24"/>
        </w:rPr>
        <w:br/>
        <w:t xml:space="preserve">   selfRefer x;</w:t>
      </w:r>
      <w:r w:rsidRPr="009A3944">
        <w:rPr>
          <w:rStyle w:val="CDT"/>
          <w:rFonts w:ascii="Times New Roman" w:hAnsi="Times New Roman" w:cs="Times New Roman"/>
          <w:sz w:val="24"/>
        </w:rPr>
        <w:br/>
        <w:t>};</w:t>
      </w:r>
    </w:p>
    <w:p w:rsidR="003038D8" w:rsidRPr="009A3944" w:rsidRDefault="003038D8" w:rsidP="003038D8">
      <w:pPr>
        <w:numPr>
          <w:ilvl w:val="0"/>
          <w:numId w:val="241"/>
        </w:numPr>
        <w:suppressAutoHyphens/>
        <w:rPr>
          <w:rStyle w:val="basetext"/>
          <w:rFonts w:cs="Times New Roman"/>
        </w:rPr>
      </w:pPr>
      <w:r w:rsidRPr="009A3944">
        <w:rPr>
          <w:rStyle w:val="CDT"/>
          <w:rFonts w:ascii="Times New Roman" w:hAnsi="Times New Roman" w:cs="Times New Roman"/>
          <w:sz w:val="24"/>
        </w:rPr>
        <w:t>class SelfRefer</w:t>
      </w:r>
      <w:r w:rsidRPr="009A3944">
        <w:rPr>
          <w:rStyle w:val="CDT"/>
          <w:rFonts w:ascii="Times New Roman" w:hAnsi="Times New Roman" w:cs="Times New Roman"/>
          <w:sz w:val="24"/>
        </w:rPr>
        <w:br/>
        <w:t>{</w:t>
      </w:r>
      <w:r w:rsidRPr="009A3944">
        <w:rPr>
          <w:rStyle w:val="CDT"/>
          <w:rFonts w:ascii="Times New Roman" w:hAnsi="Times New Roman" w:cs="Times New Roman"/>
          <w:sz w:val="24"/>
        </w:rPr>
        <w:br/>
        <w:t xml:space="preserve">   SelfRefer * xPtr;</w:t>
      </w:r>
      <w:r w:rsidRPr="009A3944">
        <w:rPr>
          <w:rStyle w:val="CDT"/>
          <w:rFonts w:ascii="Times New Roman" w:hAnsi="Times New Roman" w:cs="Times New Roman"/>
          <w:sz w:val="24"/>
        </w:rPr>
        <w:br/>
        <w:t>};</w:t>
      </w:r>
    </w:p>
    <w:p w:rsidR="003038D8" w:rsidRPr="009A3944" w:rsidRDefault="003038D8" w:rsidP="003038D8">
      <w:pPr>
        <w:numPr>
          <w:ilvl w:val="0"/>
          <w:numId w:val="241"/>
        </w:numPr>
        <w:suppressAutoHyphens/>
        <w:rPr>
          <w:rStyle w:val="basetext"/>
          <w:rFonts w:cs="Times New Roman"/>
        </w:rPr>
      </w:pPr>
      <w:r w:rsidRPr="009A3944">
        <w:rPr>
          <w:rStyle w:val="CDT"/>
          <w:rFonts w:ascii="Times New Roman" w:hAnsi="Times New Roman" w:cs="Times New Roman"/>
          <w:sz w:val="24"/>
        </w:rPr>
        <w:t>class SelfRefer1</w:t>
      </w:r>
      <w:r w:rsidRPr="009A3944">
        <w:rPr>
          <w:rStyle w:val="CDT"/>
          <w:rFonts w:ascii="Times New Roman" w:hAnsi="Times New Roman" w:cs="Times New Roman"/>
          <w:sz w:val="24"/>
        </w:rPr>
        <w:br/>
        <w:t>{</w:t>
      </w:r>
      <w:r w:rsidRPr="009A3944">
        <w:rPr>
          <w:rStyle w:val="CDT"/>
          <w:rFonts w:ascii="Times New Roman" w:hAnsi="Times New Roman" w:cs="Times New Roman"/>
          <w:sz w:val="24"/>
        </w:rPr>
        <w:br/>
        <w:t xml:space="preserve">   SelfRefer2 x;</w:t>
      </w:r>
      <w:r w:rsidRPr="009A3944">
        <w:rPr>
          <w:rStyle w:val="CDT"/>
          <w:rFonts w:ascii="Times New Roman" w:hAnsi="Times New Roman" w:cs="Times New Roman"/>
          <w:sz w:val="24"/>
        </w:rPr>
        <w:br/>
        <w:t>};</w:t>
      </w:r>
      <w:r w:rsidRPr="009A3944">
        <w:rPr>
          <w:rStyle w:val="basetext"/>
          <w:rFonts w:cs="Times New Roman"/>
        </w:rPr>
        <w:br/>
      </w:r>
      <w:r w:rsidRPr="009A3944">
        <w:rPr>
          <w:rStyle w:val="CDT"/>
          <w:rFonts w:ascii="Times New Roman" w:hAnsi="Times New Roman" w:cs="Times New Roman"/>
          <w:sz w:val="24"/>
        </w:rPr>
        <w:t>class SelfRefer2</w:t>
      </w:r>
      <w:r w:rsidRPr="009A3944">
        <w:rPr>
          <w:rStyle w:val="CDT"/>
          <w:rFonts w:ascii="Times New Roman" w:hAnsi="Times New Roman" w:cs="Times New Roman"/>
          <w:sz w:val="24"/>
        </w:rPr>
        <w:br/>
        <w:t>{</w:t>
      </w:r>
      <w:r w:rsidRPr="009A3944">
        <w:rPr>
          <w:rStyle w:val="CDT"/>
          <w:rFonts w:ascii="Times New Roman" w:hAnsi="Times New Roman" w:cs="Times New Roman"/>
          <w:sz w:val="24"/>
        </w:rPr>
        <w:br/>
        <w:t xml:space="preserve">   SelfRefer1 x;</w:t>
      </w:r>
      <w:r w:rsidRPr="009A3944">
        <w:rPr>
          <w:rStyle w:val="CDT"/>
          <w:rFonts w:ascii="Times New Roman" w:hAnsi="Times New Roman" w:cs="Times New Roman"/>
          <w:sz w:val="24"/>
        </w:rPr>
        <w:br/>
        <w: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r w:rsidRPr="009A3944">
        <w:rPr>
          <w:rStyle w:val="basetext"/>
          <w:rFonts w:cs="Times New Roman"/>
          <w:color w:val="auto"/>
        </w:rPr>
        <w:t>5.  The pointer member in a self-referential class is referred to as a:</w:t>
      </w:r>
    </w:p>
    <w:p w:rsidR="003038D8" w:rsidRPr="009A3944" w:rsidRDefault="003038D8" w:rsidP="003038D8">
      <w:pPr>
        <w:numPr>
          <w:ilvl w:val="0"/>
          <w:numId w:val="242"/>
        </w:numPr>
        <w:suppressAutoHyphens/>
        <w:rPr>
          <w:rStyle w:val="basetext"/>
          <w:rFonts w:cs="Times New Roman"/>
        </w:rPr>
      </w:pPr>
      <w:r w:rsidRPr="009A3944">
        <w:rPr>
          <w:rStyle w:val="basetext"/>
          <w:rFonts w:cs="Times New Roman"/>
        </w:rPr>
        <w:t>Link.</w:t>
      </w:r>
    </w:p>
    <w:p w:rsidR="003038D8" w:rsidRPr="009A3944" w:rsidRDefault="003038D8" w:rsidP="003038D8">
      <w:pPr>
        <w:numPr>
          <w:ilvl w:val="0"/>
          <w:numId w:val="242"/>
        </w:numPr>
        <w:suppressAutoHyphens/>
        <w:rPr>
          <w:rStyle w:val="basetext"/>
          <w:rFonts w:cs="Times New Roman"/>
        </w:rPr>
      </w:pPr>
      <w:r w:rsidRPr="009A3944">
        <w:rPr>
          <w:rStyle w:val="basetext"/>
          <w:rFonts w:cs="Times New Roman"/>
        </w:rPr>
        <w:t>Connector.</w:t>
      </w:r>
    </w:p>
    <w:p w:rsidR="003038D8" w:rsidRPr="009A3944" w:rsidRDefault="003038D8" w:rsidP="003038D8">
      <w:pPr>
        <w:numPr>
          <w:ilvl w:val="0"/>
          <w:numId w:val="242"/>
        </w:numPr>
        <w:suppressAutoHyphens/>
        <w:rPr>
          <w:rStyle w:val="basetext"/>
          <w:rFonts w:cs="Times New Roman"/>
        </w:rPr>
      </w:pPr>
      <w:r w:rsidRPr="009A3944">
        <w:rPr>
          <w:rStyle w:val="basetext"/>
          <w:rFonts w:cs="Times New Roman"/>
        </w:rPr>
        <w:t>Tie.</w:t>
      </w:r>
    </w:p>
    <w:p w:rsidR="003038D8" w:rsidRPr="009A3944" w:rsidRDefault="003038D8" w:rsidP="003038D8">
      <w:pPr>
        <w:numPr>
          <w:ilvl w:val="0"/>
          <w:numId w:val="242"/>
        </w:numPr>
        <w:suppressAutoHyphens/>
        <w:rPr>
          <w:rStyle w:val="basetext"/>
          <w:rFonts w:cs="Times New Roman"/>
        </w:rPr>
      </w:pPr>
      <w:r w:rsidRPr="009A3944">
        <w:rPr>
          <w:rStyle w:val="basetext"/>
          <w:rFonts w:cs="Times New Roman"/>
        </w:rPr>
        <w:t>Referrer.</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r w:rsidRPr="009A3944">
        <w:rPr>
          <w:rStyle w:val="basetext"/>
          <w:rFonts w:cs="Times New Roman"/>
          <w:color w:val="auto"/>
        </w:rPr>
        <w:t>6 . The __________ operator takes as an argument the type of object being allocated and returns a __________.</w:t>
      </w:r>
    </w:p>
    <w:p w:rsidR="003038D8" w:rsidRPr="009A3944" w:rsidRDefault="003038D8" w:rsidP="003038D8">
      <w:pPr>
        <w:numPr>
          <w:ilvl w:val="0"/>
          <w:numId w:val="243"/>
        </w:numPr>
        <w:suppressAutoHyphens/>
        <w:rPr>
          <w:rStyle w:val="basetext"/>
          <w:rFonts w:cs="Times New Roman"/>
        </w:rPr>
      </w:pPr>
      <w:r w:rsidRPr="009A3944">
        <w:rPr>
          <w:rStyle w:val="CDT"/>
          <w:rFonts w:ascii="Times New Roman" w:hAnsi="Times New Roman" w:cs="Times New Roman"/>
          <w:sz w:val="24"/>
        </w:rPr>
        <w:t>new</w:t>
      </w:r>
      <w:r w:rsidRPr="009A3944">
        <w:rPr>
          <w:rStyle w:val="basetext"/>
          <w:rFonts w:cs="Times New Roman"/>
        </w:rPr>
        <w:t>, pointer to an object of that type.</w:t>
      </w:r>
    </w:p>
    <w:p w:rsidR="003038D8" w:rsidRPr="009A3944" w:rsidRDefault="003038D8" w:rsidP="003038D8">
      <w:pPr>
        <w:numPr>
          <w:ilvl w:val="0"/>
          <w:numId w:val="243"/>
        </w:numPr>
        <w:suppressAutoHyphens/>
        <w:rPr>
          <w:rStyle w:val="basetext"/>
          <w:rFonts w:cs="Times New Roman"/>
        </w:rPr>
      </w:pPr>
      <w:r w:rsidRPr="009A3944">
        <w:rPr>
          <w:rStyle w:val="CDT"/>
          <w:rFonts w:ascii="Times New Roman" w:hAnsi="Times New Roman" w:cs="Times New Roman"/>
          <w:sz w:val="24"/>
        </w:rPr>
        <w:t>delete</w:t>
      </w:r>
      <w:r w:rsidRPr="009A3944">
        <w:rPr>
          <w:rStyle w:val="basetext"/>
          <w:rFonts w:cs="Times New Roman"/>
        </w:rPr>
        <w:t>, reference to an object of that type.</w:t>
      </w:r>
    </w:p>
    <w:p w:rsidR="003038D8" w:rsidRPr="009A3944" w:rsidRDefault="003038D8" w:rsidP="003038D8">
      <w:pPr>
        <w:numPr>
          <w:ilvl w:val="0"/>
          <w:numId w:val="243"/>
        </w:numPr>
        <w:suppressAutoHyphens/>
        <w:rPr>
          <w:rStyle w:val="basetext"/>
          <w:rFonts w:cs="Times New Roman"/>
        </w:rPr>
      </w:pPr>
      <w:r w:rsidRPr="009A3944">
        <w:rPr>
          <w:rStyle w:val="CDT"/>
          <w:rFonts w:ascii="Times New Roman" w:hAnsi="Times New Roman" w:cs="Times New Roman"/>
          <w:sz w:val="24"/>
        </w:rPr>
        <w:t>delete</w:t>
      </w:r>
      <w:r w:rsidRPr="009A3944">
        <w:rPr>
          <w:rStyle w:val="basetext"/>
          <w:rFonts w:cs="Times New Roman"/>
        </w:rPr>
        <w:t>, copy of the object of that type.</w:t>
      </w:r>
    </w:p>
    <w:p w:rsidR="003038D8" w:rsidRPr="009A3944" w:rsidRDefault="003038D8" w:rsidP="003038D8">
      <w:pPr>
        <w:numPr>
          <w:ilvl w:val="0"/>
          <w:numId w:val="243"/>
        </w:numPr>
        <w:suppressAutoHyphens/>
        <w:rPr>
          <w:rStyle w:val="basetext"/>
          <w:rFonts w:cs="Times New Roman"/>
        </w:rPr>
      </w:pPr>
      <w:r w:rsidRPr="009A3944">
        <w:rPr>
          <w:rStyle w:val="CDT"/>
          <w:rFonts w:ascii="Times New Roman" w:hAnsi="Times New Roman" w:cs="Times New Roman"/>
          <w:sz w:val="24"/>
        </w:rPr>
        <w:t>sizeof</w:t>
      </w:r>
      <w:r w:rsidRPr="009A3944">
        <w:rPr>
          <w:rStyle w:val="basetext"/>
          <w:rFonts w:cs="Times New Roman"/>
        </w:rPr>
        <w:t>, reference to an object of that type.</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r w:rsidRPr="009A3944">
        <w:rPr>
          <w:rStyle w:val="basetext"/>
          <w:rFonts w:cs="Times New Roman"/>
          <w:color w:val="auto"/>
        </w:rPr>
        <w:t>7 . Given that the line</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CDT"/>
          <w:rFonts w:ascii="Courier New" w:hAnsi="Courier New" w:cs="Courier New"/>
          <w:color w:val="auto"/>
          <w:sz w:val="22"/>
          <w:szCs w:val="22"/>
        </w:rPr>
      </w:pPr>
      <w:r w:rsidRPr="009A3944">
        <w:rPr>
          <w:rStyle w:val="CDT"/>
          <w:rFonts w:ascii="Courier New" w:hAnsi="Courier New" w:cs="Courier New"/>
          <w:color w:val="auto"/>
          <w:sz w:val="22"/>
          <w:szCs w:val="22"/>
        </w:rPr>
        <w:t xml:space="preserve">     delete newPtr;</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r w:rsidRPr="009A3944">
        <w:rPr>
          <w:rStyle w:val="basetext"/>
          <w:rFonts w:cs="Times New Roman"/>
          <w:color w:val="auto"/>
        </w:rPr>
        <w:t>just executed, what can you conclude?</w:t>
      </w:r>
    </w:p>
    <w:p w:rsidR="003038D8" w:rsidRPr="009A3944" w:rsidRDefault="003038D8" w:rsidP="003038D8">
      <w:pPr>
        <w:numPr>
          <w:ilvl w:val="0"/>
          <w:numId w:val="244"/>
        </w:numPr>
        <w:suppressAutoHyphens/>
        <w:rPr>
          <w:rStyle w:val="basetext"/>
          <w:rFonts w:cs="Times New Roman"/>
        </w:rPr>
      </w:pPr>
      <w:r w:rsidRPr="009A3944">
        <w:rPr>
          <w:rFonts w:ascii="Times New Roman" w:hAnsi="Times New Roman" w:cs="Times New Roman"/>
          <w:i/>
          <w:sz w:val="24"/>
        </w:rPr>
        <w:t xml:space="preserve"> </w:t>
      </w:r>
      <w:r w:rsidRPr="009A3944">
        <w:rPr>
          <w:rFonts w:ascii="Times New Roman" w:hAnsi="Times New Roman" w:cs="Times New Roman"/>
          <w:sz w:val="24"/>
        </w:rPr>
        <w:t xml:space="preserve">The memory referenced by </w:t>
      </w:r>
      <w:r w:rsidRPr="009A3944">
        <w:rPr>
          <w:rStyle w:val="CDT"/>
          <w:rFonts w:ascii="Times New Roman" w:hAnsi="Times New Roman" w:cs="Times New Roman"/>
          <w:sz w:val="24"/>
        </w:rPr>
        <w:t>newPtr</w:t>
      </w:r>
      <w:r w:rsidRPr="009A3944">
        <w:rPr>
          <w:rFonts w:ascii="Times New Roman" w:hAnsi="Times New Roman" w:cs="Times New Roman"/>
          <w:sz w:val="24"/>
        </w:rPr>
        <w:t xml:space="preserve"> is released only if it is needed by the system</w:t>
      </w:r>
      <w:r w:rsidRPr="009A3944">
        <w:rPr>
          <w:rStyle w:val="basetext"/>
          <w:rFonts w:cs="Times New Roman"/>
        </w:rPr>
        <w:t>.</w:t>
      </w:r>
    </w:p>
    <w:p w:rsidR="003038D8" w:rsidRPr="009A3944" w:rsidRDefault="003038D8" w:rsidP="003038D8">
      <w:pPr>
        <w:numPr>
          <w:ilvl w:val="0"/>
          <w:numId w:val="244"/>
        </w:numPr>
        <w:suppressAutoHyphens/>
        <w:rPr>
          <w:rStyle w:val="basetext"/>
          <w:rFonts w:cs="Times New Roman"/>
        </w:rPr>
      </w:pPr>
      <w:r w:rsidRPr="009A3944">
        <w:rPr>
          <w:rFonts w:ascii="Times New Roman" w:hAnsi="Times New Roman" w:cs="Times New Roman"/>
          <w:sz w:val="24"/>
        </w:rPr>
        <w:t xml:space="preserve"> </w:t>
      </w:r>
      <w:r w:rsidRPr="009A3944">
        <w:rPr>
          <w:rStyle w:val="basetext"/>
          <w:rFonts w:cs="Times New Roman"/>
        </w:rPr>
        <w:t xml:space="preserve">The pointer </w:t>
      </w:r>
      <w:r w:rsidRPr="009A3944">
        <w:rPr>
          <w:rStyle w:val="CDT"/>
          <w:rFonts w:ascii="Times New Roman" w:hAnsi="Times New Roman" w:cs="Times New Roman"/>
          <w:sz w:val="24"/>
        </w:rPr>
        <w:t>newPtr</w:t>
      </w:r>
      <w:r w:rsidRPr="009A3944">
        <w:rPr>
          <w:rFonts w:ascii="Times New Roman" w:hAnsi="Times New Roman" w:cs="Times New Roman"/>
          <w:sz w:val="24"/>
        </w:rPr>
        <w:t xml:space="preserve"> is of type </w:t>
      </w:r>
      <w:r w:rsidRPr="009A3944">
        <w:rPr>
          <w:rStyle w:val="CDT"/>
          <w:rFonts w:ascii="Times New Roman" w:hAnsi="Times New Roman" w:cs="Times New Roman"/>
          <w:sz w:val="24"/>
        </w:rPr>
        <w:t>void *</w:t>
      </w:r>
      <w:r w:rsidRPr="009A3944">
        <w:rPr>
          <w:rStyle w:val="basetext"/>
          <w:rFonts w:cs="Times New Roman"/>
        </w:rPr>
        <w:t>.</w:t>
      </w:r>
    </w:p>
    <w:p w:rsidR="003038D8" w:rsidRPr="009A3944" w:rsidRDefault="003038D8" w:rsidP="003038D8">
      <w:pPr>
        <w:numPr>
          <w:ilvl w:val="0"/>
          <w:numId w:val="244"/>
        </w:numPr>
        <w:suppressAutoHyphens/>
        <w:rPr>
          <w:rStyle w:val="basetext"/>
          <w:rFonts w:cs="Times New Roman"/>
        </w:rPr>
      </w:pPr>
      <w:r w:rsidRPr="009A3944">
        <w:rPr>
          <w:rFonts w:ascii="Times New Roman" w:hAnsi="Times New Roman" w:cs="Times New Roman"/>
          <w:sz w:val="24"/>
        </w:rPr>
        <w:t xml:space="preserve"> </w:t>
      </w:r>
      <w:r w:rsidRPr="009A3944">
        <w:rPr>
          <w:rStyle w:val="basetext"/>
          <w:rFonts w:cs="Times New Roman"/>
        </w:rPr>
        <w:t xml:space="preserve">The pointer </w:t>
      </w:r>
      <w:r w:rsidRPr="009A3944">
        <w:rPr>
          <w:rStyle w:val="CDT"/>
          <w:rFonts w:ascii="Times New Roman" w:hAnsi="Times New Roman" w:cs="Times New Roman"/>
          <w:sz w:val="24"/>
        </w:rPr>
        <w:t>newPtr</w:t>
      </w:r>
      <w:r w:rsidRPr="009A3944">
        <w:rPr>
          <w:rFonts w:ascii="Times New Roman" w:hAnsi="Times New Roman" w:cs="Times New Roman"/>
          <w:sz w:val="24"/>
        </w:rPr>
        <w:t xml:space="preserve"> only exists if there was an error freeing the memory</w:t>
      </w:r>
      <w:r w:rsidRPr="009A3944">
        <w:rPr>
          <w:rStyle w:val="basetext"/>
          <w:rFonts w:cs="Times New Roman"/>
        </w:rPr>
        <w:t>.</w:t>
      </w:r>
    </w:p>
    <w:p w:rsidR="003038D8" w:rsidRPr="009A3944" w:rsidRDefault="003038D8" w:rsidP="003038D8">
      <w:pPr>
        <w:numPr>
          <w:ilvl w:val="0"/>
          <w:numId w:val="244"/>
        </w:numPr>
        <w:suppressAutoHyphens/>
        <w:outlineLvl w:val="0"/>
        <w:rPr>
          <w:rStyle w:val="basetext"/>
          <w:rFonts w:cs="Times New Roman"/>
        </w:rPr>
      </w:pPr>
      <w:r w:rsidRPr="009A3944">
        <w:rPr>
          <w:rStyle w:val="basetext"/>
          <w:rFonts w:cs="Times New Roman"/>
        </w:rPr>
        <w:t xml:space="preserve"> The pointer </w:t>
      </w:r>
      <w:r w:rsidRPr="009A3944">
        <w:rPr>
          <w:rStyle w:val="CDT"/>
          <w:rFonts w:ascii="Times New Roman" w:hAnsi="Times New Roman" w:cs="Times New Roman"/>
          <w:sz w:val="24"/>
        </w:rPr>
        <w:t>newPtr</w:t>
      </w:r>
      <w:r w:rsidRPr="009A3944">
        <w:rPr>
          <w:rFonts w:ascii="Times New Roman" w:hAnsi="Times New Roman" w:cs="Times New Roman"/>
          <w:sz w:val="24"/>
        </w:rPr>
        <w:t xml:space="preserve"> still exists</w:t>
      </w:r>
      <w:r w:rsidRPr="009A3944">
        <w:rPr>
          <w:rStyle w:val="basetext"/>
          <w:rFonts w:cs="Times New Roman"/>
        </w:rPr>
        <w: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r w:rsidRPr="009A3944">
        <w:rPr>
          <w:rStyle w:val="basetext"/>
          <w:rFonts w:cs="Times New Roman"/>
          <w:color w:val="auto"/>
        </w:rPr>
        <w:t>8.  __________ is not an advantage of linked lists when compared to arrays.</w:t>
      </w:r>
    </w:p>
    <w:p w:rsidR="003038D8" w:rsidRPr="009A3944" w:rsidRDefault="003038D8" w:rsidP="003038D8">
      <w:pPr>
        <w:numPr>
          <w:ilvl w:val="0"/>
          <w:numId w:val="245"/>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Dynamic memory allocation</w:t>
      </w:r>
      <w:r w:rsidRPr="009A3944">
        <w:rPr>
          <w:rStyle w:val="basetext"/>
          <w:rFonts w:cs="Times New Roman"/>
        </w:rPr>
        <w:t>.</w:t>
      </w:r>
    </w:p>
    <w:p w:rsidR="003038D8" w:rsidRPr="009A3944" w:rsidRDefault="003038D8" w:rsidP="003038D8">
      <w:pPr>
        <w:numPr>
          <w:ilvl w:val="0"/>
          <w:numId w:val="245"/>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Efficient insertion and deletion</w:t>
      </w:r>
      <w:r w:rsidRPr="009A3944">
        <w:rPr>
          <w:rStyle w:val="basetext"/>
          <w:rFonts w:cs="Times New Roman"/>
        </w:rPr>
        <w:t>.</w:t>
      </w:r>
    </w:p>
    <w:p w:rsidR="003038D8" w:rsidRPr="009A3944" w:rsidRDefault="003038D8" w:rsidP="003038D8">
      <w:pPr>
        <w:numPr>
          <w:ilvl w:val="0"/>
          <w:numId w:val="245"/>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D</w:t>
      </w:r>
      <w:r w:rsidRPr="009A3944">
        <w:rPr>
          <w:rStyle w:val="basetext"/>
          <w:rFonts w:cs="Times New Roman"/>
        </w:rPr>
        <w:t xml:space="preserve">irect </w:t>
      </w:r>
      <w:r w:rsidRPr="009A3944">
        <w:rPr>
          <w:rFonts w:ascii="Times New Roman" w:hAnsi="Times New Roman" w:cs="Times New Roman"/>
          <w:sz w:val="24"/>
        </w:rPr>
        <w:t>access to any list element</w:t>
      </w:r>
      <w:r w:rsidRPr="009A3944">
        <w:rPr>
          <w:rStyle w:val="basetext"/>
          <w:rFonts w:cs="Times New Roman"/>
        </w:rPr>
        <w:t>.</w:t>
      </w:r>
    </w:p>
    <w:p w:rsidR="003038D8" w:rsidRPr="009A3944" w:rsidRDefault="003038D8" w:rsidP="003038D8">
      <w:pPr>
        <w:numPr>
          <w:ilvl w:val="0"/>
          <w:numId w:val="245"/>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No need to allocate extra space, “just in case</w:t>
      </w:r>
      <w:r w:rsidRPr="009A3944">
        <w:rPr>
          <w:rStyle w:val="basetext"/>
          <w:rFonts w:cs="Times New Roman"/>
        </w:rPr>
        <w: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r w:rsidRPr="009A3944">
        <w:rPr>
          <w:rStyle w:val="basetext"/>
          <w:rFonts w:cs="Times New Roman"/>
          <w:color w:val="auto"/>
        </w:rPr>
        <w:t xml:space="preserve">9. For a non-empty linked list, select the code that should appear in a function that adds a node to the end of the list.  </w:t>
      </w:r>
      <w:r w:rsidRPr="009A3944">
        <w:rPr>
          <w:rStyle w:val="CDT"/>
          <w:rFonts w:ascii="Times New Roman" w:hAnsi="Times New Roman" w:cs="Times New Roman"/>
          <w:color w:val="auto"/>
        </w:rPr>
        <w:t>newPtr</w:t>
      </w:r>
      <w:r w:rsidRPr="009A3944">
        <w:rPr>
          <w:rStyle w:val="basetext"/>
          <w:rFonts w:cs="Times New Roman"/>
          <w:color w:val="auto"/>
        </w:rPr>
        <w:t xml:space="preserve"> is a pointer to the new node to be added and </w:t>
      </w:r>
      <w:r w:rsidRPr="009A3944">
        <w:rPr>
          <w:rStyle w:val="CDT"/>
          <w:rFonts w:ascii="Times New Roman" w:hAnsi="Times New Roman" w:cs="Times New Roman"/>
          <w:color w:val="auto"/>
        </w:rPr>
        <w:t>lastPtr</w:t>
      </w:r>
      <w:r w:rsidRPr="009A3944">
        <w:rPr>
          <w:rStyle w:val="basetext"/>
          <w:rFonts w:cs="Times New Roman"/>
          <w:color w:val="auto"/>
        </w:rPr>
        <w:t xml:space="preserve"> is a pointer to the current last node.  Each node contains a pointer </w:t>
      </w:r>
      <w:r w:rsidRPr="009A3944">
        <w:rPr>
          <w:rStyle w:val="CDT"/>
          <w:rFonts w:ascii="Times New Roman" w:hAnsi="Times New Roman" w:cs="Times New Roman"/>
          <w:color w:val="auto"/>
        </w:rPr>
        <w:t>nextPtr</w:t>
      </w:r>
      <w:r w:rsidRPr="009A3944">
        <w:rPr>
          <w:rStyle w:val="basetext"/>
          <w:rFonts w:cs="Times New Roman"/>
          <w:color w:val="auto"/>
        </w:rPr>
        <w:t>.</w:t>
      </w:r>
    </w:p>
    <w:p w:rsidR="003038D8" w:rsidRPr="009A3944" w:rsidRDefault="003038D8" w:rsidP="003038D8">
      <w:pPr>
        <w:numPr>
          <w:ilvl w:val="0"/>
          <w:numId w:val="246"/>
        </w:numPr>
        <w:suppressAutoHyphens/>
        <w:rPr>
          <w:rStyle w:val="basetext"/>
          <w:rFonts w:cs="Times New Roman"/>
        </w:rPr>
      </w:pPr>
      <w:r w:rsidRPr="009A3944">
        <w:rPr>
          <w:rStyle w:val="CDT"/>
          <w:rFonts w:ascii="Times New Roman" w:hAnsi="Times New Roman" w:cs="Times New Roman"/>
          <w:sz w:val="24"/>
        </w:rPr>
        <w:t>lastPtr-&gt;nextPtr = newPtr;</w:t>
      </w:r>
      <w:r w:rsidRPr="009A3944">
        <w:rPr>
          <w:rStyle w:val="CDT"/>
          <w:rFonts w:ascii="Times New Roman" w:hAnsi="Times New Roman" w:cs="Times New Roman"/>
          <w:sz w:val="24"/>
        </w:rPr>
        <w:br/>
        <w:t>lastPtr = newPtr</w:t>
      </w:r>
    </w:p>
    <w:p w:rsidR="003038D8" w:rsidRPr="009A3944" w:rsidRDefault="003038D8" w:rsidP="003038D8">
      <w:pPr>
        <w:numPr>
          <w:ilvl w:val="0"/>
          <w:numId w:val="246"/>
        </w:numPr>
        <w:suppressAutoHyphens/>
        <w:rPr>
          <w:rStyle w:val="basetext"/>
          <w:rFonts w:cs="Times New Roman"/>
        </w:rPr>
      </w:pPr>
      <w:r w:rsidRPr="009A3944">
        <w:rPr>
          <w:rStyle w:val="CDT"/>
          <w:rFonts w:ascii="Times New Roman" w:hAnsi="Times New Roman" w:cs="Times New Roman"/>
          <w:sz w:val="24"/>
        </w:rPr>
        <w:t>lastPtr = newPtr;</w:t>
      </w:r>
      <w:r w:rsidRPr="009A3944">
        <w:rPr>
          <w:rStyle w:val="CDT"/>
          <w:rFonts w:ascii="Times New Roman" w:hAnsi="Times New Roman" w:cs="Times New Roman"/>
          <w:sz w:val="24"/>
        </w:rPr>
        <w:br/>
        <w:t>lastPtr-&gt;nextPtr = newPtr</w:t>
      </w:r>
    </w:p>
    <w:p w:rsidR="003038D8" w:rsidRPr="009A3944" w:rsidRDefault="003038D8" w:rsidP="003038D8">
      <w:pPr>
        <w:numPr>
          <w:ilvl w:val="0"/>
          <w:numId w:val="246"/>
        </w:numPr>
        <w:suppressAutoHyphens/>
        <w:rPr>
          <w:rStyle w:val="basetext"/>
          <w:rFonts w:cs="Times New Roman"/>
        </w:rPr>
      </w:pPr>
      <w:r w:rsidRPr="009A3944">
        <w:rPr>
          <w:rStyle w:val="CDT"/>
          <w:rFonts w:ascii="Times New Roman" w:hAnsi="Times New Roman" w:cs="Times New Roman"/>
          <w:sz w:val="24"/>
        </w:rPr>
        <w:t>newPtr-&gt;nextPtr = lastPtr;</w:t>
      </w:r>
      <w:r w:rsidRPr="009A3944">
        <w:rPr>
          <w:rStyle w:val="CDT"/>
          <w:rFonts w:ascii="Times New Roman" w:hAnsi="Times New Roman" w:cs="Times New Roman"/>
          <w:sz w:val="24"/>
        </w:rPr>
        <w:br/>
        <w:t>lastPtr = newPtr</w:t>
      </w:r>
    </w:p>
    <w:p w:rsidR="003038D8" w:rsidRPr="009A3944" w:rsidRDefault="003038D8" w:rsidP="003038D8">
      <w:pPr>
        <w:numPr>
          <w:ilvl w:val="0"/>
          <w:numId w:val="246"/>
        </w:numPr>
        <w:suppressAutoHyphens/>
        <w:rPr>
          <w:rStyle w:val="basetext"/>
          <w:rFonts w:cs="Times New Roman"/>
        </w:rPr>
      </w:pPr>
      <w:r w:rsidRPr="009A3944">
        <w:rPr>
          <w:rStyle w:val="CDT"/>
          <w:rFonts w:ascii="Times New Roman" w:hAnsi="Times New Roman" w:cs="Times New Roman"/>
          <w:sz w:val="24"/>
        </w:rPr>
        <w:t>lastPtr = newPtr;</w:t>
      </w:r>
      <w:r w:rsidRPr="009A3944">
        <w:rPr>
          <w:rStyle w:val="CDT"/>
          <w:rFonts w:ascii="Times New Roman" w:hAnsi="Times New Roman" w:cs="Times New Roman"/>
          <w:sz w:val="24"/>
        </w:rPr>
        <w:br/>
        <w:t>newPtr-&gt;nextPtr = lastPtr</w:t>
      </w:r>
    </w:p>
    <w:p w:rsidR="003038D8" w:rsidRPr="009A3944" w:rsidRDefault="003038D8" w:rsidP="003038D8">
      <w:pPr>
        <w:rPr>
          <w:rStyle w:val="basetext"/>
          <w:rFonts w:cs="Times New Roman"/>
        </w:rPr>
      </w:pPr>
      <w:r w:rsidRPr="009A3944">
        <w:rPr>
          <w:rStyle w:val="basetext"/>
          <w:rFonts w:cs="Times New Roman"/>
        </w:rPr>
        <w:t>10 . What kind of linked list begins with a pointer to the first node, and each node contains a pointer to the next node, and the pointer in the last node points back to the first node?</w:t>
      </w:r>
    </w:p>
    <w:p w:rsidR="003038D8" w:rsidRPr="009A3944" w:rsidRDefault="003038D8" w:rsidP="003038D8">
      <w:pPr>
        <w:numPr>
          <w:ilvl w:val="0"/>
          <w:numId w:val="247"/>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Circular, singly-linked list</w:t>
      </w:r>
      <w:r w:rsidRPr="009A3944">
        <w:rPr>
          <w:rStyle w:val="basetext"/>
          <w:rFonts w:cs="Times New Roman"/>
        </w:rPr>
        <w:t>.</w:t>
      </w:r>
    </w:p>
    <w:p w:rsidR="003038D8" w:rsidRPr="009A3944" w:rsidRDefault="003038D8" w:rsidP="003038D8">
      <w:pPr>
        <w:numPr>
          <w:ilvl w:val="0"/>
          <w:numId w:val="247"/>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Circular, doubly-linked list</w:t>
      </w:r>
      <w:r w:rsidRPr="009A3944">
        <w:rPr>
          <w:rStyle w:val="basetext"/>
          <w:rFonts w:cs="Times New Roman"/>
        </w:rPr>
        <w:t>.</w:t>
      </w:r>
    </w:p>
    <w:p w:rsidR="003038D8" w:rsidRPr="009A3944" w:rsidRDefault="003038D8" w:rsidP="003038D8">
      <w:pPr>
        <w:numPr>
          <w:ilvl w:val="0"/>
          <w:numId w:val="247"/>
        </w:numPr>
        <w:suppressAutoHyphens/>
        <w:rPr>
          <w:rStyle w:val="basetext"/>
          <w:rFonts w:cs="Times New Roman"/>
        </w:rPr>
      </w:pPr>
      <w:r w:rsidRPr="009A3944">
        <w:rPr>
          <w:rFonts w:ascii="Times New Roman" w:hAnsi="Times New Roman" w:cs="Times New Roman"/>
          <w:sz w:val="24"/>
        </w:rPr>
        <w:t xml:space="preserve"> Singly-linked list</w:t>
      </w:r>
      <w:r w:rsidRPr="009A3944">
        <w:rPr>
          <w:rStyle w:val="basetext"/>
          <w:rFonts w:cs="Times New Roman"/>
        </w:rPr>
        <w:t>.</w:t>
      </w:r>
    </w:p>
    <w:p w:rsidR="003038D8" w:rsidRPr="009A3944" w:rsidRDefault="003038D8" w:rsidP="003038D8">
      <w:pPr>
        <w:numPr>
          <w:ilvl w:val="0"/>
          <w:numId w:val="247"/>
        </w:numPr>
        <w:suppressAutoHyphens/>
        <w:rPr>
          <w:rStyle w:val="basetext"/>
          <w:rFonts w:cs="Times New Roman"/>
        </w:rPr>
      </w:pPr>
      <w:r w:rsidRPr="009A3944">
        <w:rPr>
          <w:rStyle w:val="basetext"/>
          <w:rFonts w:cs="Times New Roman"/>
        </w:rPr>
        <w:t xml:space="preserve"> Doubly-linked</w:t>
      </w:r>
      <w:r w:rsidRPr="009A3944">
        <w:rPr>
          <w:rFonts w:ascii="Times New Roman" w:hAnsi="Times New Roman" w:cs="Times New Roman"/>
          <w:sz w:val="24"/>
        </w:rPr>
        <w:t xml:space="preserve"> list</w:t>
      </w:r>
      <w:r w:rsidRPr="009A3944">
        <w:rPr>
          <w:rStyle w:val="basetext"/>
          <w:rFonts w:cs="Times New Roman"/>
        </w:rPr>
        <w: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atLeast"/>
        <w:rPr>
          <w:rStyle w:val="basetext"/>
          <w:rFonts w:cs="Times New Roman"/>
          <w:color w:val="auto"/>
        </w:rPr>
      </w:pPr>
      <w:r w:rsidRPr="009A3944">
        <w:rPr>
          <w:rStyle w:val="basetext"/>
          <w:rFonts w:cs="Times New Roman"/>
          <w:color w:val="auto"/>
        </w:rPr>
        <w:t>11.  Which of the following statements about stacks is incorrect?</w:t>
      </w:r>
    </w:p>
    <w:p w:rsidR="003038D8" w:rsidRPr="009A3944" w:rsidRDefault="003038D8" w:rsidP="003038D8">
      <w:pPr>
        <w:numPr>
          <w:ilvl w:val="0"/>
          <w:numId w:val="248"/>
        </w:numPr>
        <w:suppressAutoHyphens/>
        <w:rPr>
          <w:rStyle w:val="basetext"/>
          <w:rFonts w:cs="Times New Roman"/>
        </w:rPr>
      </w:pPr>
      <w:r w:rsidRPr="009A3944">
        <w:rPr>
          <w:rFonts w:ascii="Times New Roman" w:hAnsi="Times New Roman" w:cs="Times New Roman"/>
          <w:sz w:val="24"/>
        </w:rPr>
        <w:t>Stacks can be implemented using linked lists</w:t>
      </w:r>
      <w:r w:rsidRPr="009A3944">
        <w:rPr>
          <w:rStyle w:val="basetext"/>
          <w:rFonts w:cs="Times New Roman"/>
        </w:rPr>
        <w:t>.</w:t>
      </w:r>
    </w:p>
    <w:p w:rsidR="003038D8" w:rsidRPr="009A3944" w:rsidRDefault="003038D8" w:rsidP="003038D8">
      <w:pPr>
        <w:numPr>
          <w:ilvl w:val="0"/>
          <w:numId w:val="248"/>
        </w:numPr>
        <w:suppressAutoHyphens/>
        <w:rPr>
          <w:rStyle w:val="basetext"/>
          <w:rFonts w:cs="Times New Roman"/>
        </w:rPr>
      </w:pPr>
      <w:r w:rsidRPr="009A3944">
        <w:rPr>
          <w:rFonts w:ascii="Times New Roman" w:hAnsi="Times New Roman" w:cs="Times New Roman"/>
          <w:sz w:val="24"/>
        </w:rPr>
        <w:t>Stacks are first-in, first-out (FIFO) data structures</w:t>
      </w:r>
      <w:r w:rsidRPr="009A3944">
        <w:rPr>
          <w:rStyle w:val="basetext"/>
          <w:rFonts w:cs="Times New Roman"/>
        </w:rPr>
        <w:t>.</w:t>
      </w:r>
    </w:p>
    <w:p w:rsidR="003038D8" w:rsidRPr="009A3944" w:rsidRDefault="003038D8" w:rsidP="003038D8">
      <w:pPr>
        <w:numPr>
          <w:ilvl w:val="0"/>
          <w:numId w:val="248"/>
        </w:numPr>
        <w:suppressAutoHyphens/>
        <w:rPr>
          <w:rStyle w:val="basetext"/>
          <w:rFonts w:cs="Times New Roman"/>
        </w:rPr>
      </w:pPr>
      <w:r w:rsidRPr="009A3944">
        <w:rPr>
          <w:rFonts w:ascii="Times New Roman" w:hAnsi="Times New Roman" w:cs="Times New Roman"/>
          <w:sz w:val="24"/>
        </w:rPr>
        <w:t>New nodes can only be added to the top of the stack</w:t>
      </w:r>
      <w:r w:rsidRPr="009A3944">
        <w:rPr>
          <w:rStyle w:val="basetext"/>
          <w:rFonts w:cs="Times New Roman"/>
        </w:rPr>
        <w:t>.</w:t>
      </w:r>
    </w:p>
    <w:p w:rsidR="003038D8" w:rsidRPr="009A3944" w:rsidRDefault="003038D8" w:rsidP="003038D8">
      <w:pPr>
        <w:numPr>
          <w:ilvl w:val="0"/>
          <w:numId w:val="248"/>
        </w:numPr>
        <w:suppressAutoHyphens/>
        <w:rPr>
          <w:rStyle w:val="basetext"/>
          <w:rFonts w:cs="Times New Roman"/>
        </w:rPr>
      </w:pPr>
      <w:r w:rsidRPr="009A3944">
        <w:rPr>
          <w:rFonts w:ascii="Times New Roman" w:hAnsi="Times New Roman" w:cs="Times New Roman"/>
          <w:sz w:val="24"/>
        </w:rPr>
        <w:t>The last node (at the bottom) of a stack has a null (</w:t>
      </w:r>
      <w:r w:rsidRPr="009A3944">
        <w:rPr>
          <w:rStyle w:val="CDT"/>
          <w:rFonts w:ascii="Times New Roman" w:hAnsi="Times New Roman" w:cs="Times New Roman"/>
          <w:sz w:val="24"/>
        </w:rPr>
        <w:t>0</w:t>
      </w:r>
      <w:r w:rsidRPr="009A3944">
        <w:rPr>
          <w:rFonts w:ascii="Times New Roman" w:hAnsi="Times New Roman" w:cs="Times New Roman"/>
          <w:sz w:val="24"/>
        </w:rPr>
        <w:t>) link</w:t>
      </w:r>
      <w:r w:rsidRPr="009A3944">
        <w:rPr>
          <w:rStyle w:val="basetext"/>
          <w:rFonts w:cs="Times New Roman"/>
        </w:rPr>
        <w: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rPr>
          <w:rStyle w:val="basetext"/>
          <w:rFonts w:cs="Times New Roman"/>
          <w:color w:val="auto"/>
        </w:rPr>
      </w:pPr>
      <w:r w:rsidRPr="009A3944">
        <w:rPr>
          <w:rStyle w:val="basetext"/>
          <w:rFonts w:cs="Times New Roman"/>
          <w:color w:val="auto"/>
        </w:rPr>
        <w:t>12 . A stack is initially empty, then the following commands are performed:</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ind w:left="720"/>
        <w:rPr>
          <w:rStyle w:val="CDT"/>
          <w:rFonts w:ascii="Times New Roman" w:hAnsi="Times New Roman" w:cs="Times New Roman"/>
          <w:color w:val="auto"/>
        </w:rPr>
      </w:pPr>
      <w:r w:rsidRPr="009A3944">
        <w:rPr>
          <w:rStyle w:val="CDT"/>
          <w:rFonts w:ascii="Times New Roman" w:hAnsi="Times New Roman" w:cs="Times New Roman"/>
          <w:color w:val="auto"/>
        </w:rPr>
        <w:t>push 5</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ind w:left="720"/>
        <w:rPr>
          <w:rStyle w:val="CDT"/>
          <w:rFonts w:ascii="Times New Roman" w:hAnsi="Times New Roman" w:cs="Times New Roman"/>
          <w:color w:val="auto"/>
        </w:rPr>
      </w:pPr>
      <w:r w:rsidRPr="009A3944">
        <w:rPr>
          <w:rStyle w:val="CDT"/>
          <w:rFonts w:ascii="Times New Roman" w:hAnsi="Times New Roman" w:cs="Times New Roman"/>
          <w:color w:val="auto"/>
        </w:rPr>
        <w:t>push 7</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ind w:left="720"/>
        <w:rPr>
          <w:rStyle w:val="CDT"/>
          <w:rFonts w:ascii="Times New Roman" w:hAnsi="Times New Roman" w:cs="Times New Roman"/>
          <w:color w:val="auto"/>
        </w:rPr>
      </w:pPr>
      <w:r w:rsidRPr="009A3944">
        <w:rPr>
          <w:rStyle w:val="CDT"/>
          <w:rFonts w:ascii="Times New Roman" w:hAnsi="Times New Roman" w:cs="Times New Roman"/>
          <w:color w:val="auto"/>
        </w:rPr>
        <w:t>pop</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ind w:left="720"/>
        <w:rPr>
          <w:rStyle w:val="CDT"/>
          <w:rFonts w:ascii="Times New Roman" w:hAnsi="Times New Roman" w:cs="Times New Roman"/>
          <w:color w:val="auto"/>
        </w:rPr>
      </w:pPr>
      <w:r w:rsidRPr="009A3944">
        <w:rPr>
          <w:rStyle w:val="CDT"/>
          <w:rFonts w:ascii="Times New Roman" w:hAnsi="Times New Roman" w:cs="Times New Roman"/>
          <w:color w:val="auto"/>
        </w:rPr>
        <w:t>push 10</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ind w:left="720"/>
        <w:rPr>
          <w:rStyle w:val="CDT"/>
          <w:rFonts w:ascii="Times New Roman" w:hAnsi="Times New Roman" w:cs="Times New Roman"/>
          <w:color w:val="auto"/>
        </w:rPr>
      </w:pPr>
      <w:r w:rsidRPr="009A3944">
        <w:rPr>
          <w:rStyle w:val="CDT"/>
          <w:rFonts w:ascii="Times New Roman" w:hAnsi="Times New Roman" w:cs="Times New Roman"/>
          <w:color w:val="auto"/>
        </w:rPr>
        <w:t>push 5</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ind w:left="720"/>
        <w:rPr>
          <w:rStyle w:val="CDT"/>
          <w:rFonts w:ascii="Times New Roman" w:hAnsi="Times New Roman" w:cs="Times New Roman"/>
          <w:color w:val="auto"/>
        </w:rPr>
      </w:pPr>
      <w:r w:rsidRPr="009A3944">
        <w:rPr>
          <w:rStyle w:val="CDT"/>
          <w:rFonts w:ascii="Times New Roman" w:hAnsi="Times New Roman" w:cs="Times New Roman"/>
          <w:color w:val="auto"/>
        </w:rPr>
        <w:t>pop</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rPr>
          <w:rFonts w:ascii="Times New Roman" w:hAnsi="Times New Roman" w:cs="Times New Roman"/>
          <w:color w:val="auto"/>
        </w:rPr>
      </w:pPr>
      <w:r w:rsidRPr="009A3944">
        <w:rPr>
          <w:rStyle w:val="basetext"/>
          <w:rFonts w:cs="Times New Roman"/>
          <w:color w:val="auto"/>
        </w:rPr>
        <w:t>Which of the following is the correct stack after those commands (assume the top of the stack is on the left)?</w:t>
      </w:r>
    </w:p>
    <w:p w:rsidR="003038D8" w:rsidRPr="009A3944" w:rsidRDefault="003038D8" w:rsidP="003038D8">
      <w:pPr>
        <w:numPr>
          <w:ilvl w:val="0"/>
          <w:numId w:val="249"/>
        </w:numPr>
        <w:suppressAutoHyphens/>
        <w:rPr>
          <w:rStyle w:val="basetext"/>
          <w:rFonts w:cs="Times New Roman"/>
        </w:rPr>
      </w:pPr>
      <w:r w:rsidRPr="009A3944">
        <w:rPr>
          <w:rStyle w:val="basetext"/>
          <w:rFonts w:cs="Times New Roman"/>
        </w:rPr>
        <w:t xml:space="preserve"> </w:t>
      </w:r>
      <w:r w:rsidRPr="009A3944">
        <w:rPr>
          <w:rStyle w:val="CDT"/>
          <w:rFonts w:ascii="Times New Roman" w:hAnsi="Times New Roman" w:cs="Times New Roman"/>
          <w:sz w:val="24"/>
        </w:rPr>
        <w:t>5 10 7 5</w:t>
      </w:r>
    </w:p>
    <w:p w:rsidR="003038D8" w:rsidRPr="009A3944" w:rsidRDefault="003038D8" w:rsidP="003038D8">
      <w:pPr>
        <w:numPr>
          <w:ilvl w:val="0"/>
          <w:numId w:val="249"/>
        </w:numPr>
        <w:suppressAutoHyphens/>
        <w:rPr>
          <w:rStyle w:val="basetext"/>
          <w:rFonts w:cs="Times New Roman"/>
        </w:rPr>
      </w:pPr>
      <w:r w:rsidRPr="009A3944">
        <w:rPr>
          <w:rStyle w:val="basetext"/>
          <w:rFonts w:cs="Times New Roman"/>
        </w:rPr>
        <w:t xml:space="preserve"> </w:t>
      </w:r>
      <w:r w:rsidRPr="009A3944">
        <w:rPr>
          <w:rStyle w:val="CDT"/>
          <w:rFonts w:ascii="Times New Roman" w:hAnsi="Times New Roman" w:cs="Times New Roman"/>
          <w:sz w:val="24"/>
        </w:rPr>
        <w:t>5 10</w:t>
      </w:r>
    </w:p>
    <w:p w:rsidR="003038D8" w:rsidRPr="009A3944" w:rsidRDefault="003038D8" w:rsidP="003038D8">
      <w:pPr>
        <w:numPr>
          <w:ilvl w:val="0"/>
          <w:numId w:val="249"/>
        </w:numPr>
        <w:suppressAutoHyphens/>
        <w:rPr>
          <w:rStyle w:val="basetext"/>
          <w:rFonts w:cs="Times New Roman"/>
        </w:rPr>
      </w:pPr>
      <w:r w:rsidRPr="009A3944">
        <w:rPr>
          <w:rStyle w:val="basetext"/>
          <w:rFonts w:cs="Times New Roman"/>
        </w:rPr>
        <w:t xml:space="preserve"> </w:t>
      </w:r>
      <w:r w:rsidRPr="009A3944">
        <w:rPr>
          <w:rStyle w:val="CDT"/>
          <w:rFonts w:ascii="Times New Roman" w:hAnsi="Times New Roman" w:cs="Times New Roman"/>
          <w:sz w:val="24"/>
        </w:rPr>
        <w:t>7 5</w:t>
      </w:r>
    </w:p>
    <w:p w:rsidR="003038D8" w:rsidRPr="009A3944" w:rsidRDefault="003038D8" w:rsidP="003038D8">
      <w:pPr>
        <w:numPr>
          <w:ilvl w:val="0"/>
          <w:numId w:val="249"/>
        </w:numPr>
        <w:suppressAutoHyphens/>
        <w:rPr>
          <w:rStyle w:val="basetext"/>
          <w:rFonts w:cs="Times New Roman"/>
        </w:rPr>
      </w:pPr>
      <w:r w:rsidRPr="009A3944">
        <w:rPr>
          <w:rFonts w:ascii="Times New Roman" w:hAnsi="Times New Roman" w:cs="Times New Roman"/>
          <w:sz w:val="24"/>
        </w:rPr>
        <w:t xml:space="preserve"> </w:t>
      </w:r>
      <w:r w:rsidRPr="009A3944">
        <w:rPr>
          <w:rStyle w:val="CDT"/>
          <w:rFonts w:ascii="Times New Roman" w:hAnsi="Times New Roman" w:cs="Times New Roman"/>
          <w:sz w:val="24"/>
        </w:rPr>
        <w:t>10 5</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rPr>
          <w:rStyle w:val="basetext"/>
          <w:rFonts w:cs="Times New Roman"/>
          <w:color w:val="auto"/>
        </w:rPr>
      </w:pPr>
      <w:r w:rsidRPr="009A3944">
        <w:rPr>
          <w:rStyle w:val="basetext"/>
          <w:rFonts w:cs="Times New Roman"/>
          <w:color w:val="auto"/>
        </w:rPr>
        <w:t>13.  A queue performs the following commands (in pseudo-code):</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ind w:left="720"/>
        <w:rPr>
          <w:rStyle w:val="basetext"/>
          <w:rFonts w:ascii="Courier New" w:hAnsi="Courier New" w:cs="Courier New"/>
          <w:color w:val="auto"/>
        </w:rPr>
      </w:pPr>
      <w:r w:rsidRPr="009A3944">
        <w:rPr>
          <w:rStyle w:val="basetext"/>
          <w:rFonts w:ascii="Courier New" w:hAnsi="Courier New" w:cs="Courier New"/>
          <w:color w:val="auto"/>
        </w:rPr>
        <w:t>enqueue 4, 6, 8, 3, 1</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ind w:left="720"/>
        <w:rPr>
          <w:rStyle w:val="basetext"/>
          <w:rFonts w:ascii="Courier New" w:hAnsi="Courier New" w:cs="Courier New"/>
          <w:color w:val="auto"/>
        </w:rPr>
      </w:pPr>
      <w:r w:rsidRPr="009A3944">
        <w:rPr>
          <w:rStyle w:val="basetext"/>
          <w:rFonts w:ascii="Courier New" w:hAnsi="Courier New" w:cs="Courier New"/>
          <w:color w:val="auto"/>
        </w:rPr>
        <w:t>dequeue three elements</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ind w:left="720"/>
        <w:rPr>
          <w:rStyle w:val="basetext"/>
          <w:rFonts w:ascii="Courier New" w:hAnsi="Courier New" w:cs="Courier New"/>
          <w:color w:val="auto"/>
        </w:rPr>
      </w:pPr>
      <w:r w:rsidRPr="009A3944">
        <w:rPr>
          <w:rStyle w:val="basetext"/>
          <w:rFonts w:ascii="Courier New" w:hAnsi="Courier New" w:cs="Courier New"/>
          <w:color w:val="auto"/>
        </w:rPr>
        <w:t>enqueue 3, 1, 5, 6</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ind w:left="720"/>
        <w:rPr>
          <w:rStyle w:val="basetext"/>
          <w:rFonts w:ascii="Courier New" w:hAnsi="Courier New" w:cs="Courier New"/>
          <w:color w:val="auto"/>
        </w:rPr>
      </w:pPr>
      <w:r w:rsidRPr="009A3944">
        <w:rPr>
          <w:rStyle w:val="basetext"/>
          <w:rFonts w:ascii="Courier New" w:hAnsi="Courier New" w:cs="Courier New"/>
          <w:color w:val="auto"/>
        </w:rPr>
        <w:t>dequeue two elements</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rPr>
          <w:rStyle w:val="basetext"/>
          <w:rFonts w:cs="Times New Roman"/>
          <w:color w:val="auto"/>
        </w:rPr>
      </w:pPr>
      <w:r w:rsidRPr="009A3944">
        <w:rPr>
          <w:rStyle w:val="basetext"/>
          <w:rFonts w:cs="Times New Roman"/>
          <w:color w:val="auto"/>
        </w:rPr>
        <w:t>What number is now at the front of the queue?</w:t>
      </w:r>
    </w:p>
    <w:p w:rsidR="003038D8" w:rsidRPr="009A3944" w:rsidRDefault="003038D8" w:rsidP="003038D8">
      <w:pPr>
        <w:numPr>
          <w:ilvl w:val="0"/>
          <w:numId w:val="250"/>
        </w:numPr>
        <w:suppressAutoHyphens/>
        <w:rPr>
          <w:rStyle w:val="basetext"/>
          <w:rFonts w:cs="Times New Roman"/>
        </w:rPr>
      </w:pPr>
      <w:r w:rsidRPr="009A3944">
        <w:rPr>
          <w:rStyle w:val="basetext"/>
          <w:rFonts w:cs="Times New Roman"/>
        </w:rPr>
        <w:t xml:space="preserve"> 3</w:t>
      </w:r>
    </w:p>
    <w:p w:rsidR="003038D8" w:rsidRPr="009A3944" w:rsidRDefault="003038D8" w:rsidP="003038D8">
      <w:pPr>
        <w:numPr>
          <w:ilvl w:val="0"/>
          <w:numId w:val="250"/>
        </w:numPr>
        <w:suppressAutoHyphens/>
        <w:rPr>
          <w:rStyle w:val="basetext"/>
          <w:rFonts w:cs="Times New Roman"/>
        </w:rPr>
      </w:pPr>
      <w:r w:rsidRPr="009A3944">
        <w:rPr>
          <w:rStyle w:val="basetext"/>
          <w:rFonts w:cs="Times New Roman"/>
        </w:rPr>
        <w:t xml:space="preserve"> 4</w:t>
      </w:r>
    </w:p>
    <w:p w:rsidR="003038D8" w:rsidRPr="009A3944" w:rsidRDefault="003038D8" w:rsidP="003038D8">
      <w:pPr>
        <w:numPr>
          <w:ilvl w:val="0"/>
          <w:numId w:val="250"/>
        </w:numPr>
        <w:suppressAutoHyphens/>
        <w:rPr>
          <w:rStyle w:val="basetext"/>
          <w:rFonts w:cs="Times New Roman"/>
        </w:rPr>
      </w:pPr>
      <w:r w:rsidRPr="009A3944">
        <w:rPr>
          <w:rStyle w:val="basetext"/>
          <w:rFonts w:cs="Times New Roman"/>
        </w:rPr>
        <w:t xml:space="preserve"> 5</w:t>
      </w:r>
    </w:p>
    <w:p w:rsidR="003038D8" w:rsidRPr="009A3944" w:rsidRDefault="003038D8" w:rsidP="003038D8">
      <w:pPr>
        <w:numPr>
          <w:ilvl w:val="0"/>
          <w:numId w:val="250"/>
        </w:numPr>
        <w:suppressAutoHyphens/>
        <w:rPr>
          <w:rStyle w:val="basetext"/>
          <w:rFonts w:cs="Times New Roman"/>
        </w:rPr>
      </w:pPr>
      <w:r w:rsidRPr="009A3944">
        <w:rPr>
          <w:rFonts w:ascii="Times New Roman" w:hAnsi="Times New Roman" w:cs="Times New Roman"/>
          <w:sz w:val="24"/>
        </w:rPr>
        <w:t xml:space="preserve"> </w:t>
      </w:r>
      <w:r w:rsidRPr="009A3944">
        <w:rPr>
          <w:rStyle w:val="basetext"/>
          <w:rFonts w:cs="Times New Roman"/>
        </w:rPr>
        <w:t>6</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rPr>
          <w:rFonts w:ascii="Times New Roman" w:hAnsi="Times New Roman" w:cs="Times New Roman"/>
          <w:color w:val="auto"/>
        </w:rPr>
      </w:pPr>
      <w:r w:rsidRPr="009A3944">
        <w:rPr>
          <w:rStyle w:val="basetext"/>
          <w:rFonts w:cs="Times New Roman"/>
          <w:color w:val="auto"/>
        </w:rPr>
        <w:t xml:space="preserve">14.  A linked list has the functions </w:t>
      </w:r>
      <w:r w:rsidRPr="009A3944">
        <w:rPr>
          <w:rStyle w:val="CDT"/>
          <w:rFonts w:ascii="Times New Roman" w:hAnsi="Times New Roman" w:cs="Times New Roman"/>
          <w:color w:val="auto"/>
        </w:rPr>
        <w:t>insertAtFront</w:t>
      </w:r>
      <w:r w:rsidRPr="009A3944">
        <w:rPr>
          <w:rStyle w:val="basetext"/>
          <w:rFonts w:cs="Times New Roman"/>
          <w:color w:val="auto"/>
        </w:rPr>
        <w:t xml:space="preserve">, </w:t>
      </w:r>
      <w:r w:rsidRPr="009A3944">
        <w:rPr>
          <w:rStyle w:val="CDT"/>
          <w:rFonts w:ascii="Times New Roman" w:hAnsi="Times New Roman" w:cs="Times New Roman"/>
          <w:color w:val="auto"/>
        </w:rPr>
        <w:t>removeFromFront</w:t>
      </w:r>
      <w:r w:rsidRPr="009A3944">
        <w:rPr>
          <w:rStyle w:val="basetext"/>
          <w:rFonts w:cs="Times New Roman"/>
          <w:color w:val="auto"/>
        </w:rPr>
        <w:t xml:space="preserve">, </w:t>
      </w:r>
      <w:r w:rsidRPr="009A3944">
        <w:rPr>
          <w:rStyle w:val="CDT"/>
          <w:rFonts w:ascii="Times New Roman" w:hAnsi="Times New Roman" w:cs="Times New Roman"/>
          <w:color w:val="auto"/>
        </w:rPr>
        <w:t>insertAtBack</w:t>
      </w:r>
      <w:r w:rsidRPr="009A3944">
        <w:rPr>
          <w:rStyle w:val="basetext"/>
          <w:rFonts w:cs="Times New Roman"/>
          <w:color w:val="auto"/>
        </w:rPr>
        <w:t xml:space="preserve"> and </w:t>
      </w:r>
      <w:r w:rsidRPr="009A3944">
        <w:rPr>
          <w:rStyle w:val="CDT"/>
          <w:rFonts w:ascii="Times New Roman" w:hAnsi="Times New Roman" w:cs="Times New Roman"/>
          <w:color w:val="auto"/>
        </w:rPr>
        <w:t>removeFromBack</w:t>
      </w:r>
      <w:r w:rsidRPr="009A3944">
        <w:rPr>
          <w:rStyle w:val="basetext"/>
          <w:rFonts w:cs="Times New Roman"/>
          <w:color w:val="auto"/>
        </w:rPr>
        <w:t xml:space="preserve">, which perform operations on nodes exactly as their names describe.  Which two functions would most naturally model the </w:t>
      </w:r>
      <w:r w:rsidRPr="009A3944">
        <w:rPr>
          <w:rStyle w:val="CDT"/>
          <w:rFonts w:ascii="Times New Roman" w:hAnsi="Times New Roman" w:cs="Times New Roman"/>
          <w:color w:val="auto"/>
        </w:rPr>
        <w:t>enqueue</w:t>
      </w:r>
      <w:r w:rsidRPr="009A3944">
        <w:rPr>
          <w:rStyle w:val="basetext"/>
          <w:rFonts w:cs="Times New Roman"/>
          <w:color w:val="auto"/>
        </w:rPr>
        <w:t xml:space="preserve"> and </w:t>
      </w:r>
      <w:r w:rsidRPr="009A3944">
        <w:rPr>
          <w:rStyle w:val="CDT"/>
          <w:rFonts w:ascii="Times New Roman" w:hAnsi="Times New Roman" w:cs="Times New Roman"/>
          <w:color w:val="auto"/>
        </w:rPr>
        <w:t>dequeue</w:t>
      </w:r>
      <w:r w:rsidRPr="009A3944">
        <w:rPr>
          <w:rStyle w:val="basetext"/>
          <w:rFonts w:cs="Times New Roman"/>
          <w:color w:val="auto"/>
        </w:rPr>
        <w:t xml:space="preserve"> operations, respectively, of a queue?</w:t>
      </w:r>
    </w:p>
    <w:p w:rsidR="003038D8" w:rsidRPr="009A3944" w:rsidRDefault="003038D8" w:rsidP="003038D8">
      <w:pPr>
        <w:numPr>
          <w:ilvl w:val="0"/>
          <w:numId w:val="251"/>
        </w:numPr>
        <w:suppressAutoHyphens/>
        <w:rPr>
          <w:rStyle w:val="basetext"/>
          <w:rFonts w:cs="Times New Roman"/>
        </w:rPr>
      </w:pPr>
      <w:r w:rsidRPr="009A3944">
        <w:rPr>
          <w:rStyle w:val="basetext"/>
          <w:rFonts w:cs="Times New Roman"/>
        </w:rPr>
        <w:t xml:space="preserve"> </w:t>
      </w:r>
      <w:r w:rsidRPr="009A3944">
        <w:rPr>
          <w:rStyle w:val="CDT"/>
          <w:rFonts w:ascii="Times New Roman" w:hAnsi="Times New Roman" w:cs="Times New Roman"/>
          <w:sz w:val="24"/>
        </w:rPr>
        <w:t>insertAtBack</w:t>
      </w:r>
      <w:r w:rsidRPr="009A3944">
        <w:rPr>
          <w:rStyle w:val="basetext"/>
          <w:rFonts w:cs="Times New Roman"/>
        </w:rPr>
        <w:t xml:space="preserve"> and </w:t>
      </w:r>
      <w:r w:rsidRPr="009A3944">
        <w:rPr>
          <w:rStyle w:val="CDT"/>
          <w:rFonts w:ascii="Times New Roman" w:hAnsi="Times New Roman" w:cs="Times New Roman"/>
          <w:sz w:val="24"/>
        </w:rPr>
        <w:t>removeFromBack</w:t>
      </w:r>
      <w:r w:rsidRPr="009A3944">
        <w:rPr>
          <w:rStyle w:val="basetext"/>
          <w:rFonts w:cs="Times New Roman"/>
        </w:rPr>
        <w:t>.</w:t>
      </w:r>
    </w:p>
    <w:p w:rsidR="003038D8" w:rsidRPr="009A3944" w:rsidRDefault="003038D8" w:rsidP="003038D8">
      <w:pPr>
        <w:numPr>
          <w:ilvl w:val="0"/>
          <w:numId w:val="251"/>
        </w:numPr>
        <w:suppressAutoHyphens/>
        <w:rPr>
          <w:rStyle w:val="basetext"/>
          <w:rFonts w:cs="Times New Roman"/>
        </w:rPr>
      </w:pPr>
      <w:r w:rsidRPr="009A3944">
        <w:rPr>
          <w:rStyle w:val="basetext"/>
          <w:rFonts w:cs="Times New Roman"/>
        </w:rPr>
        <w:t xml:space="preserve"> </w:t>
      </w:r>
      <w:r w:rsidRPr="009A3944">
        <w:rPr>
          <w:rStyle w:val="CDT"/>
          <w:rFonts w:ascii="Times New Roman" w:hAnsi="Times New Roman" w:cs="Times New Roman"/>
          <w:sz w:val="24"/>
        </w:rPr>
        <w:t>insertAtBack</w:t>
      </w:r>
      <w:r w:rsidRPr="009A3944">
        <w:rPr>
          <w:rStyle w:val="basetext"/>
          <w:rFonts w:cs="Times New Roman"/>
        </w:rPr>
        <w:t xml:space="preserve"> and </w:t>
      </w:r>
      <w:r w:rsidRPr="009A3944">
        <w:rPr>
          <w:rStyle w:val="CDT"/>
          <w:rFonts w:ascii="Times New Roman" w:hAnsi="Times New Roman" w:cs="Times New Roman"/>
          <w:sz w:val="24"/>
        </w:rPr>
        <w:t>removeFromFront</w:t>
      </w:r>
      <w:r w:rsidRPr="009A3944">
        <w:rPr>
          <w:rStyle w:val="basetext"/>
          <w:rFonts w:cs="Times New Roman"/>
        </w:rPr>
        <w:t>.</w:t>
      </w:r>
    </w:p>
    <w:p w:rsidR="003038D8" w:rsidRPr="009A3944" w:rsidRDefault="003038D8" w:rsidP="003038D8">
      <w:pPr>
        <w:numPr>
          <w:ilvl w:val="0"/>
          <w:numId w:val="251"/>
        </w:numPr>
        <w:suppressAutoHyphens/>
        <w:rPr>
          <w:rStyle w:val="basetext"/>
          <w:rFonts w:cs="Times New Roman"/>
        </w:rPr>
      </w:pPr>
      <w:r w:rsidRPr="009A3944">
        <w:rPr>
          <w:rStyle w:val="basetext"/>
          <w:rFonts w:cs="Times New Roman"/>
        </w:rPr>
        <w:t xml:space="preserve"> </w:t>
      </w:r>
      <w:r w:rsidRPr="009A3944">
        <w:rPr>
          <w:rStyle w:val="CDT"/>
          <w:rFonts w:ascii="Times New Roman" w:hAnsi="Times New Roman" w:cs="Times New Roman"/>
          <w:sz w:val="24"/>
        </w:rPr>
        <w:t>removeFromFront</w:t>
      </w:r>
      <w:r w:rsidRPr="009A3944">
        <w:rPr>
          <w:rStyle w:val="basetext"/>
          <w:rFonts w:cs="Times New Roman"/>
        </w:rPr>
        <w:t xml:space="preserve"> and </w:t>
      </w:r>
      <w:r w:rsidRPr="009A3944">
        <w:rPr>
          <w:rStyle w:val="CDT"/>
          <w:rFonts w:ascii="Times New Roman" w:hAnsi="Times New Roman" w:cs="Times New Roman"/>
          <w:sz w:val="24"/>
        </w:rPr>
        <w:t>insertAtFront</w:t>
      </w:r>
      <w:r w:rsidRPr="009A3944">
        <w:rPr>
          <w:rStyle w:val="basetext"/>
          <w:rFonts w:cs="Times New Roman"/>
        </w:rPr>
        <w:t>.</w:t>
      </w:r>
    </w:p>
    <w:p w:rsidR="003038D8" w:rsidRPr="009A3944" w:rsidRDefault="003038D8" w:rsidP="003038D8">
      <w:pPr>
        <w:numPr>
          <w:ilvl w:val="0"/>
          <w:numId w:val="251"/>
        </w:numPr>
        <w:suppressAutoHyphens/>
        <w:rPr>
          <w:rStyle w:val="basetext"/>
          <w:rFonts w:cs="Times New Roman"/>
        </w:rPr>
      </w:pPr>
      <w:r w:rsidRPr="009A3944">
        <w:rPr>
          <w:rFonts w:ascii="Times New Roman" w:hAnsi="Times New Roman" w:cs="Times New Roman"/>
          <w:sz w:val="24"/>
        </w:rPr>
        <w:t xml:space="preserve"> </w:t>
      </w:r>
      <w:r w:rsidRPr="009A3944">
        <w:rPr>
          <w:rStyle w:val="CDT"/>
          <w:rFonts w:ascii="Times New Roman" w:hAnsi="Times New Roman" w:cs="Times New Roman"/>
          <w:sz w:val="24"/>
        </w:rPr>
        <w:t>removeFromFront</w:t>
      </w:r>
      <w:r w:rsidRPr="009A3944">
        <w:rPr>
          <w:rStyle w:val="basetext"/>
          <w:rFonts w:cs="Times New Roman"/>
        </w:rPr>
        <w:t xml:space="preserve"> and </w:t>
      </w:r>
      <w:r w:rsidRPr="009A3944">
        <w:rPr>
          <w:rStyle w:val="CDT"/>
          <w:rFonts w:ascii="Times New Roman" w:hAnsi="Times New Roman" w:cs="Times New Roman"/>
          <w:sz w:val="24"/>
        </w:rPr>
        <w:t>insertAtBack</w:t>
      </w:r>
      <w:r w:rsidRPr="009A3944">
        <w:rPr>
          <w:rStyle w:val="basetext"/>
          <w:rFonts w:cs="Times New Roman"/>
        </w:rPr>
        <w: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rPr>
          <w:rStyle w:val="basetext"/>
          <w:rFonts w:cs="Times New Roman"/>
          <w:color w:val="auto"/>
        </w:rPr>
      </w:pPr>
      <w:r w:rsidRPr="009A3944">
        <w:rPr>
          <w:rStyle w:val="basetext"/>
          <w:rFonts w:cs="Times New Roman"/>
          <w:color w:val="auto"/>
        </w:rPr>
        <w:t xml:space="preserve">15. </w:t>
      </w:r>
      <w:r w:rsidRPr="009A3944">
        <w:rPr>
          <w:rFonts w:ascii="Times New Roman" w:hAnsi="Times New Roman" w:cs="Times New Roman"/>
          <w:color w:val="auto"/>
        </w:rPr>
        <w:t xml:space="preserve"> </w:t>
      </w:r>
      <w:r w:rsidRPr="009A3944">
        <w:rPr>
          <w:rStyle w:val="basetext"/>
          <w:rFonts w:cs="Times New Roman"/>
          <w:color w:val="auto"/>
        </w:rPr>
        <w:t>If you add the following nodes to a binary search tree in the order they appear (left-to-right):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ind w:firstLine="720"/>
        <w:rPr>
          <w:rStyle w:val="basetext"/>
          <w:rFonts w:cs="Times New Roman"/>
          <w:color w:val="auto"/>
        </w:rPr>
      </w:pPr>
      <w:r w:rsidRPr="009A3944">
        <w:rPr>
          <w:rStyle w:val="basetext"/>
          <w:rFonts w:cs="Times New Roman"/>
          <w:color w:val="auto"/>
        </w:rPr>
        <w:t xml:space="preserve"> 6   34   17   19   16    10    23  3</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rPr>
          <w:rFonts w:ascii="Times New Roman" w:hAnsi="Times New Roman" w:cs="Times New Roman"/>
          <w:color w:val="auto"/>
        </w:rPr>
      </w:pPr>
      <w:r w:rsidRPr="009A3944">
        <w:rPr>
          <w:rStyle w:val="basetext"/>
          <w:rFonts w:cs="Times New Roman"/>
          <w:color w:val="auto"/>
        </w:rPr>
        <w:t>what will be the output of a postorder traversal of the resulting tree?</w:t>
      </w:r>
    </w:p>
    <w:p w:rsidR="003038D8" w:rsidRPr="009A3944" w:rsidRDefault="003038D8" w:rsidP="003038D8">
      <w:pPr>
        <w:numPr>
          <w:ilvl w:val="0"/>
          <w:numId w:val="252"/>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3   10   16   23   19   17   34   6</w:t>
      </w:r>
    </w:p>
    <w:p w:rsidR="003038D8" w:rsidRPr="009A3944" w:rsidRDefault="003038D8" w:rsidP="003038D8">
      <w:pPr>
        <w:numPr>
          <w:ilvl w:val="0"/>
          <w:numId w:val="252"/>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3   6   17   16   10   19   23   34</w:t>
      </w:r>
    </w:p>
    <w:p w:rsidR="003038D8" w:rsidRPr="009A3944" w:rsidRDefault="003038D8" w:rsidP="003038D8">
      <w:pPr>
        <w:numPr>
          <w:ilvl w:val="0"/>
          <w:numId w:val="252"/>
        </w:numPr>
        <w:suppressAutoHyphens/>
        <w:rPr>
          <w:rStyle w:val="basetext"/>
          <w:rFonts w:cs="Times New Roman"/>
        </w:rPr>
      </w:pPr>
      <w:r w:rsidRPr="009A3944">
        <w:rPr>
          <w:rFonts w:ascii="Times New Roman" w:hAnsi="Times New Roman" w:cs="Times New Roman"/>
          <w:i/>
          <w:sz w:val="24"/>
        </w:rPr>
        <w:t xml:space="preserve"> </w:t>
      </w:r>
      <w:r w:rsidRPr="009A3944">
        <w:rPr>
          <w:rFonts w:ascii="Times New Roman" w:hAnsi="Times New Roman" w:cs="Times New Roman"/>
          <w:sz w:val="24"/>
        </w:rPr>
        <w:t>6   3   34   17   16   10   19   23</w:t>
      </w:r>
    </w:p>
    <w:p w:rsidR="003038D8" w:rsidRPr="009A3944" w:rsidRDefault="003038D8" w:rsidP="003038D8">
      <w:pPr>
        <w:numPr>
          <w:ilvl w:val="0"/>
          <w:numId w:val="252"/>
        </w:numPr>
        <w:suppressAutoHyphens/>
        <w:rPr>
          <w:rStyle w:val="basetext"/>
          <w:rFonts w:cs="Times New Roman"/>
        </w:rPr>
      </w:pPr>
      <w:r w:rsidRPr="009A3944">
        <w:rPr>
          <w:rStyle w:val="basetext"/>
          <w:rFonts w:cs="Times New Roman"/>
        </w:rPr>
        <w:t xml:space="preserve"> 10   16   23   19   17   34   3   6</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rPr>
          <w:rFonts w:ascii="Times New Roman" w:hAnsi="Times New Roman" w:cs="Times New Roman"/>
          <w:color w:val="auto"/>
        </w:rPr>
      </w:pPr>
      <w:r w:rsidRPr="009A3944">
        <w:rPr>
          <w:rStyle w:val="basetext"/>
          <w:rFonts w:cs="Times New Roman"/>
          <w:color w:val="auto"/>
        </w:rPr>
        <w:t xml:space="preserve">16. </w:t>
      </w:r>
      <w:r w:rsidRPr="009A3944">
        <w:rPr>
          <w:rFonts w:ascii="Times New Roman" w:hAnsi="Times New Roman" w:cs="Times New Roman"/>
          <w:color w:val="auto"/>
        </w:rPr>
        <w:t xml:space="preserve"> </w:t>
      </w:r>
      <w:r w:rsidRPr="009A3944">
        <w:rPr>
          <w:rStyle w:val="basetext"/>
          <w:rFonts w:cs="Times New Roman"/>
          <w:color w:val="auto"/>
        </w:rPr>
        <w:t>Which of the following tasks would a binary search tree not be well suited for?</w:t>
      </w:r>
    </w:p>
    <w:p w:rsidR="003038D8" w:rsidRPr="009A3944" w:rsidRDefault="003038D8" w:rsidP="003038D8">
      <w:pPr>
        <w:numPr>
          <w:ilvl w:val="0"/>
          <w:numId w:val="253"/>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Duplicate elimination</w:t>
      </w:r>
      <w:r w:rsidRPr="009A3944">
        <w:rPr>
          <w:rStyle w:val="basetext"/>
          <w:rFonts w:cs="Times New Roman"/>
        </w:rPr>
        <w:t>.</w:t>
      </w:r>
    </w:p>
    <w:p w:rsidR="003038D8" w:rsidRPr="009A3944" w:rsidRDefault="003038D8" w:rsidP="003038D8">
      <w:pPr>
        <w:numPr>
          <w:ilvl w:val="0"/>
          <w:numId w:val="253"/>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Searching</w:t>
      </w:r>
      <w:r w:rsidRPr="009A3944">
        <w:rPr>
          <w:rStyle w:val="basetext"/>
          <w:rFonts w:cs="Times New Roman"/>
        </w:rPr>
        <w:t>.</w:t>
      </w:r>
    </w:p>
    <w:p w:rsidR="003038D8" w:rsidRPr="009A3944" w:rsidRDefault="003038D8" w:rsidP="003038D8">
      <w:pPr>
        <w:numPr>
          <w:ilvl w:val="0"/>
          <w:numId w:val="253"/>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Sorting</w:t>
      </w:r>
      <w:r w:rsidRPr="009A3944">
        <w:rPr>
          <w:rStyle w:val="basetext"/>
          <w:rFonts w:cs="Times New Roman"/>
        </w:rPr>
        <w:t>.</w:t>
      </w:r>
    </w:p>
    <w:p w:rsidR="003038D8" w:rsidRPr="009A3944" w:rsidRDefault="003038D8" w:rsidP="003038D8">
      <w:pPr>
        <w:numPr>
          <w:ilvl w:val="0"/>
          <w:numId w:val="253"/>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Reversing an unsorted sequence</w:t>
      </w:r>
      <w:r w:rsidRPr="009A3944">
        <w:rPr>
          <w:rStyle w:val="basetext"/>
          <w:rFonts w:cs="Times New Roman"/>
        </w:rPr>
        <w:t>.</w:t>
      </w:r>
    </w:p>
    <w:p w:rsidR="003038D8" w:rsidRPr="009A3944" w:rsidRDefault="003038D8" w:rsidP="003038D8">
      <w:pPr>
        <w:pStyle w:val="Body"/>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80" w:lineRule="atLeast"/>
        <w:rPr>
          <w:rFonts w:ascii="Times New Roman" w:hAnsi="Times New Roman" w:cs="Times New Roman"/>
          <w:color w:val="auto"/>
        </w:rPr>
      </w:pPr>
      <w:r w:rsidRPr="009A3944">
        <w:rPr>
          <w:rStyle w:val="basetext"/>
          <w:rFonts w:cs="Times New Roman"/>
          <w:color w:val="auto"/>
        </w:rPr>
        <w:t xml:space="preserve">17. </w:t>
      </w:r>
      <w:r w:rsidRPr="009A3944">
        <w:rPr>
          <w:rFonts w:ascii="Times New Roman" w:hAnsi="Times New Roman" w:cs="Times New Roman"/>
          <w:color w:val="auto"/>
        </w:rPr>
        <w:t xml:space="preserve"> </w:t>
      </w:r>
      <w:r w:rsidRPr="009A3944">
        <w:rPr>
          <w:rStyle w:val="basetext"/>
          <w:rFonts w:cs="Times New Roman"/>
          <w:color w:val="auto"/>
        </w:rPr>
        <w:t>If you have a 1000-element balanced binary search tree, what is the maximum number of comparisons that may be needed to find an element in the tree?</w:t>
      </w:r>
    </w:p>
    <w:p w:rsidR="003038D8" w:rsidRPr="009A3944" w:rsidRDefault="003038D8" w:rsidP="003038D8">
      <w:pPr>
        <w:numPr>
          <w:ilvl w:val="0"/>
          <w:numId w:val="254"/>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500</w:t>
      </w:r>
    </w:p>
    <w:p w:rsidR="003038D8" w:rsidRPr="009A3944" w:rsidRDefault="003038D8" w:rsidP="003038D8">
      <w:pPr>
        <w:numPr>
          <w:ilvl w:val="0"/>
          <w:numId w:val="254"/>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20</w:t>
      </w:r>
    </w:p>
    <w:p w:rsidR="003038D8" w:rsidRPr="009A3944" w:rsidRDefault="003038D8" w:rsidP="003038D8">
      <w:pPr>
        <w:numPr>
          <w:ilvl w:val="0"/>
          <w:numId w:val="254"/>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10</w:t>
      </w:r>
    </w:p>
    <w:p w:rsidR="003038D8" w:rsidRPr="009A3944" w:rsidRDefault="003038D8" w:rsidP="003038D8">
      <w:pPr>
        <w:numPr>
          <w:ilvl w:val="0"/>
          <w:numId w:val="254"/>
        </w:numPr>
        <w:suppressAutoHyphens/>
        <w:rPr>
          <w:rStyle w:val="basetext"/>
          <w:rFonts w:cs="Times New Roman"/>
        </w:rPr>
      </w:pPr>
      <w:r w:rsidRPr="009A3944">
        <w:rPr>
          <w:rStyle w:val="basetext"/>
          <w:rFonts w:cs="Times New Roman"/>
        </w:rPr>
        <w:t xml:space="preserve"> </w:t>
      </w:r>
      <w:r w:rsidRPr="009A3944">
        <w:rPr>
          <w:rFonts w:ascii="Times New Roman" w:hAnsi="Times New Roman" w:cs="Times New Roman"/>
          <w:sz w:val="24"/>
        </w:rPr>
        <w:t>8</w:t>
      </w:r>
    </w:p>
    <w:p w:rsidR="003038D8" w:rsidRPr="009A3944" w:rsidRDefault="003038D8" w:rsidP="003038D8">
      <w:pPr>
        <w:rPr>
          <w:rFonts w:ascii="Times New Roman" w:hAnsi="Times New Roman" w:cs="Times New Roman"/>
          <w:b/>
          <w:sz w:val="24"/>
        </w:rPr>
      </w:pPr>
    </w:p>
    <w:p w:rsidR="003038D8" w:rsidRPr="009A3944" w:rsidRDefault="003038D8" w:rsidP="003038D8">
      <w:pPr>
        <w:rPr>
          <w:rFonts w:ascii="Times New Roman" w:hAnsi="Times New Roman" w:cs="Times New Roman"/>
          <w:b/>
          <w:sz w:val="24"/>
        </w:rPr>
      </w:pPr>
      <w:r w:rsidRPr="009A3944">
        <w:rPr>
          <w:rFonts w:ascii="Times New Roman" w:hAnsi="Times New Roman" w:cs="Times New Roman"/>
          <w:b/>
          <w:sz w:val="24"/>
        </w:rPr>
        <w:br w:type="page"/>
      </w:r>
    </w:p>
    <w:p w:rsidR="003038D8" w:rsidRPr="009A3944" w:rsidRDefault="003038D8" w:rsidP="003038D8">
      <w:pPr>
        <w:rPr>
          <w:rFonts w:ascii="Times New Roman" w:hAnsi="Times New Roman" w:cs="Times New Roman"/>
          <w:b/>
          <w:sz w:val="24"/>
        </w:rPr>
      </w:pPr>
      <w:r w:rsidRPr="009A3944">
        <w:rPr>
          <w:rFonts w:ascii="Times New Roman" w:hAnsi="Times New Roman" w:cs="Times New Roman"/>
          <w:b/>
          <w:sz w:val="24"/>
        </w:rPr>
        <w:t>Lesson 15: Ogre Library</w:t>
      </w:r>
      <w:r w:rsidRPr="009A3944">
        <w:rPr>
          <w:rFonts w:ascii="Times New Roman" w:hAnsi="Times New Roman" w:cs="Times New Roman"/>
          <w:b/>
          <w:sz w:val="24"/>
        </w:rPr>
        <w:tab/>
      </w:r>
    </w:p>
    <w:p w:rsidR="003038D8" w:rsidRPr="009A3944" w:rsidRDefault="001B0BCD" w:rsidP="003038D8">
      <w:pPr>
        <w:spacing w:before="100" w:beforeAutospacing="1" w:after="100" w:afterAutospacing="1"/>
        <w:rPr>
          <w:rFonts w:ascii="Times New Roman" w:hAnsi="Times New Roman" w:cs="Times New Roman"/>
          <w:b/>
          <w:sz w:val="24"/>
        </w:rPr>
      </w:pPr>
      <w:r w:rsidRPr="009A3944">
        <w:rPr>
          <w:rFonts w:ascii="Times New Roman" w:hAnsi="Times New Roman" w:cs="Times New Roman"/>
          <w:b/>
          <w:sz w:val="24"/>
        </w:rPr>
        <w:t>Refer to attachment 1</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 xml:space="preserve">27.1  Introduction </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 xml:space="preserve">Ogre 3D graphics engine was created in 2000 by Steve Streeting, Ogre is an open-source project maintained by the Ogre team at www.ogre3d.org. </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Graphics</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 xml:space="preserve">Graphics are perhaps the most crucial feature of any video game. Once a specialty, graphics programming is becoming more accessible even to novices. There are many 3D graphics engines available—these frameworks hide the often tedious and complex programming required with graphics APIs and allow you to manage graphics more easily. </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Ogre (Object-oriented Graphics Rendering Engine), one of the leading graphics engines, has been used in many commercial products including video games. It provides an object-oriented interface for 3D graphics programming. It supports the Direct3D and OpenGL graphics APIs and runs on the Windows, Linux and Mac platforms. Direct3D is Microsoft’s Windows 3D graphics API. OpenGL is a graphics specification implemented by many video card vendors across all major platforms, including Windows.</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 xml:space="preserve">Ogre is strictly a graphics rendering engine—it does not directly support sound, physics, collision detection, networking or other game-related needs. The Ogre community has produced many add-ons that allow users to integrate other libraries with Ogre to support those features. </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3D Models</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A 3D model is a computer representation of an object which can be drawn on the screen - a process called rendering. Materials determine an object’s appearance by setting lighting properties, colors and textures. A texture is an image that is wrapped around the model.</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 xml:space="preserve">Most objects displayed in 3D graphics, everything from the terrain to the characters and the buildings, are 3D models. Many models are created in 3D modeling tools. Some popular 3D modeling tools are Maya (usa.autodesk.com/adsk/servlet/index?siteID=123112&amp;id=7635018), SoftImage XSI (www.softimage.com/) and Blender (www.blender.org/). They’re all available for Windows, Linux and Mac platforms. </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Blender is free and Maya offers a free version. SoftImage has a free 30-day trial available.</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The Ogre community has also produced several tools to allow users to export 3D models from these and other popular modeling tools into Ogre.</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Materials, Textures and Colors</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Colors are determined by red, green and blue light intensities, which can range from 0 to</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 xml:space="preserve">1.0—a color value of (1.0, 0, 0) will create a bright red color, (0, 1.0, 0) will create a bright green, and (0, 0, 1.0) will make a bright blue. The first value is the red intensity, the second is the green intensity and the third is the blue intensity. To create white, use the maximum intensities of all three color values, (1.0, 1.0, 1.0). To create black—the absence of all color—use (0, 0, 0). Color values sometimes include an alpha channel to represent transparency, also ranging from 0 to 1.0, 0 being completely transparent and 1 completely opaque. Figure 27.1 shows common colors and their red, green, and blue intensity values. You can find color charts on the web as well, such as the color chart at </w:t>
      </w:r>
      <w:hyperlink r:id="rId49" w:history="1">
        <w:r w:rsidRPr="009A3944">
          <w:rPr>
            <w:rStyle w:val="Hyperlink"/>
            <w:rFonts w:ascii="Times New Roman" w:hAnsi="Times New Roman" w:cs="Times New Roman"/>
            <w:color w:val="auto"/>
            <w:sz w:val="24"/>
          </w:rPr>
          <w:t>www.tayloredmktg.com/rgb/</w:t>
        </w:r>
      </w:hyperlink>
      <w:r w:rsidRPr="009A3944">
        <w:rPr>
          <w:rFonts w:ascii="Times New Roman" w:hAnsi="Times New Roman" w:cs="Times New Roman"/>
          <w:sz w:val="24"/>
        </w:rPr>
        <w:t>.</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p>
    <w:tbl>
      <w:tblPr>
        <w:tblStyle w:val="TableGrid"/>
        <w:tblW w:w="0" w:type="auto"/>
        <w:tblLook w:val="04A0" w:firstRow="1" w:lastRow="0" w:firstColumn="1" w:lastColumn="0" w:noHBand="0" w:noVBand="1"/>
      </w:tblPr>
      <w:tblGrid>
        <w:gridCol w:w="4447"/>
        <w:gridCol w:w="4409"/>
      </w:tblGrid>
      <w:tr w:rsidR="00521521" w:rsidRPr="009A3944" w:rsidTr="00CD3BA3">
        <w:tc>
          <w:tcPr>
            <w:tcW w:w="4788" w:type="dxa"/>
          </w:tcPr>
          <w:p w:rsidR="00521521" w:rsidRPr="009A3944" w:rsidRDefault="00521521" w:rsidP="00CD3BA3">
            <w:pPr>
              <w:autoSpaceDE w:val="0"/>
              <w:autoSpaceDN w:val="0"/>
              <w:adjustRightInd w:val="0"/>
              <w:rPr>
                <w:rFonts w:ascii="Times New Roman" w:hAnsi="Times New Roman" w:cs="Times New Roman"/>
                <w:sz w:val="24"/>
              </w:rPr>
            </w:pPr>
            <w:r w:rsidRPr="009A3944">
              <w:rPr>
                <w:rFonts w:ascii="Times New Roman" w:hAnsi="Times New Roman" w:cs="Times New Roman"/>
                <w:noProof/>
                <w:sz w:val="24"/>
              </w:rPr>
              <w:drawing>
                <wp:inline distT="0" distB="0" distL="0" distR="0">
                  <wp:extent cx="2979475" cy="186974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l="14021" t="14706" r="9571" b="8456"/>
                          <a:stretch>
                            <a:fillRect/>
                          </a:stretch>
                        </pic:blipFill>
                        <pic:spPr bwMode="auto">
                          <a:xfrm>
                            <a:off x="0" y="0"/>
                            <a:ext cx="2980246" cy="1870227"/>
                          </a:xfrm>
                          <a:prstGeom prst="rect">
                            <a:avLst/>
                          </a:prstGeom>
                          <a:noFill/>
                          <a:ln w="9525">
                            <a:noFill/>
                            <a:miter lim="800000"/>
                            <a:headEnd/>
                            <a:tailEnd/>
                          </a:ln>
                        </pic:spPr>
                      </pic:pic>
                    </a:graphicData>
                  </a:graphic>
                </wp:inline>
              </w:drawing>
            </w:r>
          </w:p>
        </w:tc>
        <w:tc>
          <w:tcPr>
            <w:tcW w:w="4788" w:type="dxa"/>
          </w:tcPr>
          <w:p w:rsidR="00521521" w:rsidRPr="009A3944" w:rsidRDefault="00521521" w:rsidP="00CD3BA3">
            <w:pPr>
              <w:autoSpaceDE w:val="0"/>
              <w:autoSpaceDN w:val="0"/>
              <w:adjustRightInd w:val="0"/>
              <w:rPr>
                <w:rFonts w:ascii="Times New Roman" w:hAnsi="Times New Roman" w:cs="Times New Roman"/>
                <w:sz w:val="24"/>
              </w:rPr>
            </w:pPr>
            <w:r w:rsidRPr="009A3944">
              <w:rPr>
                <w:rFonts w:ascii="Times New Roman" w:hAnsi="Times New Roman" w:cs="Times New Roman"/>
                <w:noProof/>
                <w:sz w:val="24"/>
              </w:rPr>
              <w:drawing>
                <wp:inline distT="0" distB="0" distL="0" distR="0">
                  <wp:extent cx="2945850" cy="1974216"/>
                  <wp:effectExtent l="19050" t="0" r="690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l="13798" t="9559" r="9271" b="7876"/>
                          <a:stretch>
                            <a:fillRect/>
                          </a:stretch>
                        </pic:blipFill>
                        <pic:spPr bwMode="auto">
                          <a:xfrm>
                            <a:off x="0" y="0"/>
                            <a:ext cx="2948977" cy="1976312"/>
                          </a:xfrm>
                          <a:prstGeom prst="rect">
                            <a:avLst/>
                          </a:prstGeom>
                          <a:noFill/>
                          <a:ln w="9525">
                            <a:noFill/>
                            <a:miter lim="800000"/>
                            <a:headEnd/>
                            <a:tailEnd/>
                          </a:ln>
                        </pic:spPr>
                      </pic:pic>
                    </a:graphicData>
                  </a:graphic>
                </wp:inline>
              </w:drawing>
            </w:r>
          </w:p>
        </w:tc>
      </w:tr>
    </w:tbl>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In 3D graphics, materials are used to determine the color of a 3D model. A material determines how the model should reflect different types of light and applies textures to the model. Materials can be set to use different levels of detail (LoD) depending on how far away from the viewer the model is. When close up, the model should be rendered with as much detail as possible. When the object in the scene is far away, there is no point in wasting computing power rendering details that the viewer can’t see. To increase performance, the object can be rendered with much less detail.</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Lighting</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There are four different types of light in a 3D scene—ambient, diffuse, emissive and specular.</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Ambient light is the general lighting in the scene that has been reflected off so many surfaces that it doesn’t appear to have any definite source. Diffuse light appears to come from a particular direction and is reflected evenly off any surfaces it hits. Emissive light appears to come from an object in the scene. Emissive light won’t affect the objects around it but will make the object emitting it seem brighter. Specular light comes from a particular direction and is reflected off an object based on the direction to the viewer. This is used to make an object appear shiny.</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Collision Detection and Response</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Collision detection is the process of determining whether two objects in a game are touching. You must know which objects to test and must deal with some complex mathematics. Checking whether one square hits another is relatively simple if each is parallel to flat ground. Checking circles and spheres is more difficult—the mathematics of curved surfaces is more complex. Objects need to react appropriately when they collide with other objects. Some objects, such as walls, are stationary, while others move throughout the scene. Modeling the physics of moving objects can be complex. There are collision detection and physics modeling libraries that handle these complexities for you. Such libraries help to create a realistic game-playing experience.</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Sound</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Sound is crucial to the game-playing experience. Gamers want to hear the lasers on their ships blasting away or the engines of their street racers revving up as they “peel out” at the starting line. Audio libraries help you enrich your games with sound. Many of those libraries support 3D sound. In a 3D scene, objects emitting sound may be at various distances and directions from the user. The sound libraries take these factors into account when playing sounds. A sound from an object close to the listener will be louder than the sound from an object farther away. Also, sounds from one side of the listener will be played differently than sounds from the other.</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Text</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 xml:space="preserve">Games often communicate with the user by displaying text. This can range from giving the user instructions, to simply reporting how many points he or she has scored so far. In many games, text is a crucial form of communication between players. You can find free text fonts to use in your games at </w:t>
      </w:r>
      <w:hyperlink r:id="rId52" w:history="1">
        <w:r w:rsidRPr="009A3944">
          <w:rPr>
            <w:rStyle w:val="Hyperlink"/>
            <w:rFonts w:ascii="Times New Roman" w:hAnsi="Times New Roman" w:cs="Times New Roman"/>
            <w:color w:val="auto"/>
            <w:sz w:val="24"/>
          </w:rPr>
          <w:t>www.1001freefonts.com</w:t>
        </w:r>
      </w:hyperlink>
      <w:r w:rsidRPr="009A3944">
        <w:rPr>
          <w:rFonts w:ascii="Times New Roman" w:hAnsi="Times New Roman" w:cs="Times New Roman"/>
          <w:sz w:val="24"/>
        </w:rPr>
        <w:t>.</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Timers</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The speed at which a game runs can vary between systems due to differences in processor speeds. To solve this problem, game programmers use timers to control animation speed.</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If an object moves the same distance every frame (each time the screen is redrawn), then it may move at different speeds on different computers. A game running at 100 frames per second (fps) would be twice as fast as the same game running at 50 frames per second. Timers help keep the game play consistent by regulating the speed.</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User Experience</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Games should be fun to play and should appeal to the player in as many ways as possible. The basics we’ve discussed contribute to the overall user experience. You can get the player’s attention through graphics and sound. Actions in games often have sounds associated with them. Many web sites offer free sounds you can use in your games. Some popular sound sites are Sound Hunter (www.soundhunter.com), Absolute Sound Effects Archive (www.grsites.com/sounds) and the search engine FindSounds (www.findsounds.com).</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 xml:space="preserve">You can also play a sound track in the background. Be sure to get permission to use any copyrighted songs if you plan on releasing your game as a product. Players need to interact with games. User input devices include the keyboard, mouse, joystick and game controller. Keep the controls simple—the game should be easy to use, but not easy to beat. You can communicate with the player using text. In the next several sections, we present a complete C++/Ogre implementation of a simple game featuring a play mechanic similar to the classic video game Pong®, originally developed by Atari in 1972. (See the original Pong coin-op game in Fig. 27.2.) </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 xml:space="preserve">Pong has four major game objects, a ball, two paddles and a rectangular box (Fig. 27.3). The ball will bounce across the screen inside the box while the players control the paddles to keep the ball from hitting the left or right sides. If the ball hits the left or right side of the box, the player “attacking” that side is awarded a point. The score is displayed at the top of the screen.   </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Play the game for a while, using the A and Z keys to control the left paddle and the up and down arrow keys to control the right paddle. Notice the colors of the objects, the ball interacting with the other objects and the score displayed at the top of the screen. Hit the Esc key to quit—closing the window won’t stop the program.</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27.4.1 Ogre Initialization</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 xml:space="preserve"> Root is the base object used in Ogre used to start the engine. No Ogre calls can be made until</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 xml:space="preserve">the Root object has been created.  Call the showConfigDialog function of the Root class to display the dialog. The OGRE Engine Rendering Setup dialog box enables the user to choose the rendering settings.  The resolution is defined by two values, width and height, which determine the number of pixels used to draw the scene. A higher resolution will produce more detailed graphics. </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 xml:space="preserve"> A color depth of n bits means that 2</w:t>
      </w:r>
      <w:r w:rsidRPr="009A3944">
        <w:rPr>
          <w:rFonts w:ascii="Times New Roman" w:hAnsi="Times New Roman" w:cs="Times New Roman"/>
          <w:sz w:val="24"/>
          <w:vertAlign w:val="superscript"/>
        </w:rPr>
        <w:t>n</w:t>
      </w:r>
      <w:r w:rsidRPr="009A3944">
        <w:rPr>
          <w:rFonts w:ascii="Times New Roman" w:hAnsi="Times New Roman" w:cs="Times New Roman"/>
          <w:sz w:val="24"/>
        </w:rPr>
        <w:t xml:space="preserve"> possible colors can be displayed on the screen.  The RenderWindow is a window in which Ogre will render graphics. </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27.4.2 Creating a Scene</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After we’ve initialized Ogre and set up a window to render our graphics in, we’ll add some objects to create our scene—the collection of images that we display on the screen.</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SceneManager</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To control the scene we use Ogre’s SceneManager object. The SceneManager manages the scene graph, a data structure that contains all the objects in the scene, both visible and nonvisible. The SceneManager is used to create objects that will be added to the scene graph and determines which objects will be rendered. Excluding objects that are not within the visible scene from being rendered, known as culling, decreases rendering time and increases performance. This is done automatically. We’ll keep a pointer to this SceneManager object, as it will be used extensively throughout the game. Several types of SceneManagers have been designed to handle different types of scenes, such as indoor scenes or expansive landscape scenes. An Ogre application can use more than one SceneManager, separately or at the same time. For the purposes of this chapter, we use only one instance of the generic scene type (ST_GENERIC), a SceneManager that’s not optimized for any particular type of scene.</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Camera</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Once we have a SceneManager, we can start constructing our scene. First we add a Camera.</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A Camera in Ogre is the eye through which you view the scene. A 3D scene is usually too large to be displayed in one window. The Camera looks into the scene and tells Ogre what part you can actually see. Cameras can be placed at any location in the scene or attached to SceneNodes. If attached to a SceneNode, the Camera will follow that node if it moves within the scene. Ogre supports multiple Cameras in a single scene, but we need only one.</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 xml:space="preserve">We use the SceneManager to create the Camera and then set the position, orientation, clip distances and Viewport. The Viewport is the area of the screen used to display what the Camera can see. We set the Viewport’s background color to white. A Camera can have more than one Viewport, but we’ll use only one for our game. </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Light</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 xml:space="preserve">One of the most important aspects of a 3D scene is lighting. Ogre has three types of Lights—Point, Spot and Directional. Point lights have a position in space and radiate light in all directions. Spot lights have a position in space like Point lights, but radiate light in only one direction; the strength of the light fades as the distance from the source increases. Directional lights do not have a position in space, they have only a direction in which they shine—the light is assumed to come from the same direction no matter where you are in the scene. We use a Point light in our game. Lights are created with the createLight function of class SceneManager. </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 xml:space="preserve">We set the Light’s position by specifying its x-, y- and z-coordinates. </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Section 27.4.3 Adding to the Scene</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An Entity is an instance of a mesh within the scene. A mesh is a file that contains the geometry information of a 3D model. Many Entity objects can be based on the same mesh, as long as each</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Entity has a unique name. Use the SceneManager to create SceneNodes that hold information about an object and its position in the scene.</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 xml:space="preserve">The root node is the parent of all other nodes. When you create a child of the root node, its initial position is (0, 0, 0).  Attach Entity objects to SceneNodes with the attachObject function of class SceneNode.  scale changes the size of the Entity attached to the SceneNode, but it does not affect the size of the actual mesh that the node’s Entity is based on. setScale changes the size based on the original size of the Entity. These functions also scale all children of the SceneNode by the same factor. To change that, call the setInheritScale function and pass it false.  setPosition function places the node at the given coordinates in the scene. </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Ogre uses a material script to create a material. Save the file with a .material extension. A material file can define multiple materials; every material must have a unique name.</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An Overlay is defined by a script saved in an .overlay file. A single .overlay file can hold several</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Overlay definitions. Every object in an Overlay has three main attributes—metrics mode, position and size.  Overlays are composed of OverlayElements. The first element in an Overlay must be an OverlayContainer. An OverlayContainer can hold any OverlayElement. A TextAreaOverlayElement holds text. Call the show function to display the Overlay on the screen</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 xml:space="preserve"> Use TextAreaOverlayElement to display text. Call setCaption to change text on the screen.</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 xml:space="preserve"> An Overlay with a higher z-order will be rendered on top of an Overlay with a lower z-order.</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Fonts are defined by a script in a fontdef file. Use the static member function getSingleton of class OverlayManager to get the OverlayManager object.</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Section 27.4.4 Animation and Timers</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The translate function moves a SceneNode. SceneNode translations are done in parent space by default. Translations in parent space are done with respect to the parent’s origin. Translations in world space are done with respect to the origin of the scene (0, 0, 0). Translations in local space are done with respect to the node’s origin. A FrameListener processes Ogre::FrameEvents. A FrameEvent occurs when a frame begins or ends.</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Section 27.4.5 User Input</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Ogre does not directly support user input from devices such as the keyboard, mouse or joystick.</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Use the Object Oriented Input System (OIS) for handling user input. The InputManager is used to create the various input devices. To create the InputManager we must provide it with a window in which to collect input. A Keyboard object collects KeyEvents and sends them to a KeyListener. OIS defines an enumeration of all the keys on the keyboard, which we use to determine which key was pressed.</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Section 27.4.6 Collision Detection</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getPosition returns a Vector3 representing the node’s position relative to its parent node; _getDerivedPosition returns the position relative to the origin. The SceneManager can retrieve any node within the scene graph by referencing the name given to the node when it was created.</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 xml:space="preserve"> The direction of the Ball is determined by a Vector3. A positive x-value means the Ball will move right along the x-axis, and a negative value will move the Ball left. If the Ball is moving right, multiplying its x-value by –1 will change the sign and reverse the direction.  There are whole libraries dedicated to handling collisions and physics.</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Section 27.4.7 Sound</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OgreAL is a wrapper around the OpenAL audio library. The wrapper allows us to integrate sound functionality into the Ogre code by attaching the sounds to nodes within the scene graph.</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We must have the preprocessor directive to include the OgreAL.h header. Sound is the OgreAL object that contains the sound data. Use the createSound function of class SoundManager to create sounds. There can be only one SoundManager. The createSound function takes three parameters. The first is an Ogre::String that will be the name of the Sound within the OgreAL system. The second is the name of the sound file associated with the Sound. The third is a bool that determines whether the Sound should be looped to continue playing. Passing false will play the Sound through once, then stop. Passing true will continuously loop the sound until you stop it.  Attach the Sounds to a node with the attachObject function. Each Sound must have a unique name.  A Sound must finish playing before it can be played again.</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Section 27.4.8 Resources</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All of the resources must be loaded before we can use them. Use a ResourceGroupManager to manage the game’s resources.  The addResourceLocation function takes three Ogre::String arguments. The first is the location of the resources. The second is the type of file the resources are in. The third is the resource group these files belong to.</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Section 27.4.9 Pong Driver</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Ogre supports various platforms, so you should try not to write platform-specific code when you</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can avoid it.</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We presented you with a basic example of Pong. Use it as a foundation for your own version. Go out and find your own sounds to use. Add new features to the game. Explore Ogre’s other capabilities and create some cool visual effects. Really make this game your own. Game programming is all about being creative.</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495CB3" w:rsidP="00521521">
      <w:pPr>
        <w:autoSpaceDE w:val="0"/>
        <w:autoSpaceDN w:val="0"/>
        <w:adjustRightInd w:val="0"/>
        <w:rPr>
          <w:rFonts w:ascii="Times New Roman" w:hAnsi="Times New Roman" w:cs="Times New Roman"/>
          <w:sz w:val="24"/>
        </w:rPr>
      </w:pPr>
      <w:hyperlink r:id="rId53" w:history="1">
        <w:r w:rsidR="00521521" w:rsidRPr="009A3944">
          <w:rPr>
            <w:rStyle w:val="Hyperlink"/>
            <w:rFonts w:ascii="Times New Roman" w:hAnsi="Times New Roman" w:cs="Times New Roman"/>
            <w:color w:val="auto"/>
            <w:sz w:val="24"/>
          </w:rPr>
          <w:t>www.ogre3d.org/</w:t>
        </w:r>
      </w:hyperlink>
      <w:r w:rsidR="00521521" w:rsidRPr="009A3944">
        <w:rPr>
          <w:rFonts w:ascii="Times New Roman" w:hAnsi="Times New Roman" w:cs="Times New Roman"/>
          <w:sz w:val="24"/>
        </w:rPr>
        <w:t xml:space="preserve"> The Ogre home page. Here you can find the latest Ogre news, download Ogre or Ogre-related tools, browse the documentation or check out projects that use Ogre.</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www.ogre3d.org/index.php?option=com_content&amp;task=view&amp;id=411&amp;Itemid=131</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Prebuilt SDK download page. There are SDKs available for Code::Blocks + MingGW C++ Toolbox, Visual C++ .Net 2003 and Visual C++ .Net 2005 (must install Service Pack 1).</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Self-Review Exercises</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Fill in the blanks in each of the following statements:</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a) The ______________ header includes the most commonly used Ogre header files.</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b) The  ____________ object must be created before any other Ogre function (other than logging) is called.</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c) The main type defined by OgreAL for pointing to sound-file data is _____________ .</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d) A(n) _______________ object is used to represent a color in Ogre.</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e) The _____________  header includes the most commonly used OgreAL header files.</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f)  ______________ are used to define materials and overlays for Ogre programs.</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g) The ____________ object is used to load resources for Ogre programs.</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h) Ogre uses a(n) _______________ object to manage the scene.</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i) A 3D model is defined in an Ogre ______________ file.</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State whether each of the following is true or false. If false, explain why.</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a) The coordinates (0, 0) refer to the bottom-left corner of an OverlayContainer.</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b) If Ogre attempts to load an external file that does not exist, a runtime error will occur.</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c) Color values in Ogre range from 0 to 255.</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d) Passing a value of false to the createSound function will cause the sound file to play continuously.</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e) An Overlay that draws text on the screen must specify a font in which that text should be drawn.</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f) Every Entity must have a unique name.</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Write statements to accomplish each of the following:</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a) Attach an Entity pointer named entityPtr to a SceneNode pointer name nodePtr.</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b) Scale the Entity from the previous question to half its original size.</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c) Create the Sound sample that loops the sound.wav file.</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d) If the spacebar is being pressed, set the value of the int number to 0.</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e) Set an Overlay Element to position itself relative to the size of its parent Container.</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f) Add a folder named sounds in the media folder as a "General" resource location.</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g) Move a SceneNode 15 units left, 4 units up and 8 units toward you.</w:t>
      </w:r>
    </w:p>
    <w:p w:rsidR="00521521" w:rsidRPr="009A3944" w:rsidRDefault="00521521" w:rsidP="00521521">
      <w:pPr>
        <w:autoSpaceDE w:val="0"/>
        <w:autoSpaceDN w:val="0"/>
        <w:adjustRightInd w:val="0"/>
        <w:rPr>
          <w:rFonts w:ascii="Times New Roman" w:hAnsi="Times New Roman" w:cs="Times New Roman"/>
          <w:sz w:val="24"/>
        </w:rPr>
      </w:pP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Find the error in each of the following:</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a) SceneNode node;</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b) ColourValue( 0, 0, 255 );</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c) Root *rootPtr = new Root();</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rootPtr-&gt;initialize( true, "Window" );</w:t>
      </w:r>
    </w:p>
    <w:p w:rsidR="00521521" w:rsidRPr="009A3944" w:rsidRDefault="00521521" w:rsidP="00521521">
      <w:pPr>
        <w:autoSpaceDE w:val="0"/>
        <w:autoSpaceDN w:val="0"/>
        <w:adjustRightInd w:val="0"/>
        <w:rPr>
          <w:rFonts w:ascii="Times New Roman" w:hAnsi="Times New Roman" w:cs="Times New Roman"/>
          <w:sz w:val="24"/>
        </w:rPr>
      </w:pPr>
      <w:r w:rsidRPr="009A3944">
        <w:rPr>
          <w:rFonts w:ascii="Times New Roman" w:hAnsi="Times New Roman" w:cs="Times New Roman"/>
          <w:sz w:val="24"/>
        </w:rPr>
        <w:t>d) viewportPtr = sceneManagerPtr-&gt;addViewport( cameraPtr );</w:t>
      </w:r>
    </w:p>
    <w:p w:rsidR="00521521" w:rsidRPr="009A3944" w:rsidRDefault="00521521" w:rsidP="003038D8">
      <w:pPr>
        <w:spacing w:beforeAutospacing="1" w:afterAutospacing="1"/>
        <w:rPr>
          <w:b/>
          <w:bCs w:val="0"/>
        </w:rPr>
      </w:pPr>
    </w:p>
    <w:p w:rsidR="003038D8" w:rsidRPr="009A3944" w:rsidRDefault="003F4A7B" w:rsidP="003038D8">
      <w:pPr>
        <w:spacing w:beforeAutospacing="1" w:afterAutospacing="1"/>
        <w:rPr>
          <w:b/>
          <w:bCs w:val="0"/>
        </w:rPr>
      </w:pPr>
      <w:r>
        <w:rPr>
          <w:b/>
          <w:bCs w:val="0"/>
          <w:noProof/>
        </w:rPr>
        <mc:AlternateContent>
          <mc:Choice Requires="wps">
            <w:drawing>
              <wp:anchor distT="0" distB="0" distL="114300" distR="114300" simplePos="0" relativeHeight="251702272" behindDoc="0" locked="0" layoutInCell="1" allowOverlap="1">
                <wp:simplePos x="0" y="0"/>
                <wp:positionH relativeFrom="column">
                  <wp:posOffset>-59055</wp:posOffset>
                </wp:positionH>
                <wp:positionV relativeFrom="paragraph">
                  <wp:posOffset>152400</wp:posOffset>
                </wp:positionV>
                <wp:extent cx="5507355" cy="883920"/>
                <wp:effectExtent l="7620" t="9525" r="9525" b="11430"/>
                <wp:wrapNone/>
                <wp:docPr id="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7355" cy="883920"/>
                        </a:xfrm>
                        <a:prstGeom prst="rect">
                          <a:avLst/>
                        </a:prstGeom>
                        <a:solidFill>
                          <a:schemeClr val="bg1">
                            <a:lumMod val="100000"/>
                            <a:lumOff val="0"/>
                          </a:schemeClr>
                        </a:solidFill>
                        <a:ln w="9525">
                          <a:solidFill>
                            <a:srgbClr val="000000"/>
                          </a:solidFill>
                          <a:miter lim="800000"/>
                          <a:headEnd/>
                          <a:tailEnd/>
                        </a:ln>
                      </wps:spPr>
                      <wps:txbx>
                        <w:txbxContent>
                          <w:p w:rsidR="009A3944" w:rsidRPr="00DF45A8" w:rsidRDefault="009A3944" w:rsidP="003038D8">
                            <w:pPr>
                              <w:rPr>
                                <w:rFonts w:ascii="Courier New" w:hAnsi="Courier New" w:cs="Courier New"/>
                                <w:b/>
                                <w:sz w:val="22"/>
                              </w:rPr>
                            </w:pPr>
                            <w:r w:rsidRPr="00DF45A8">
                              <w:rPr>
                                <w:rFonts w:ascii="Courier New" w:hAnsi="Courier New" w:cs="Courier New"/>
                                <w:b/>
                                <w:sz w:val="22"/>
                              </w:rPr>
                              <w:t xml:space="preserve">Project </w:t>
                            </w:r>
                            <w:r>
                              <w:rPr>
                                <w:rFonts w:ascii="Courier New" w:hAnsi="Courier New" w:cs="Courier New"/>
                                <w:b/>
                                <w:sz w:val="22"/>
                              </w:rPr>
                              <w:t>5</w:t>
                            </w:r>
                            <w:r w:rsidRPr="00DF45A8">
                              <w:rPr>
                                <w:rFonts w:ascii="Courier New" w:hAnsi="Courier New" w:cs="Courier New"/>
                                <w:b/>
                                <w:sz w:val="22"/>
                              </w:rPr>
                              <w:t xml:space="preserve"> </w:t>
                            </w:r>
                            <w:r>
                              <w:rPr>
                                <w:rFonts w:ascii="Courier New" w:hAnsi="Courier New" w:cs="Courier New"/>
                                <w:b/>
                                <w:sz w:val="22"/>
                              </w:rPr>
                              <w:t>Pong</w:t>
                            </w:r>
                            <w:r w:rsidRPr="00DF45A8">
                              <w:rPr>
                                <w:rFonts w:ascii="Courier New" w:hAnsi="Courier New" w:cs="Courier New"/>
                                <w:b/>
                                <w:sz w:val="22"/>
                              </w:rPr>
                              <w:t xml:space="preserve"> </w:t>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Pr>
                                <w:rFonts w:ascii="Courier New" w:hAnsi="Courier New" w:cs="Courier New"/>
                                <w:b/>
                                <w:sz w:val="22"/>
                              </w:rPr>
                              <w:tab/>
                            </w:r>
                            <w:r>
                              <w:rPr>
                                <w:rFonts w:ascii="Courier New" w:hAnsi="Courier New" w:cs="Courier New"/>
                                <w:b/>
                                <w:sz w:val="22"/>
                              </w:rPr>
                              <w:tab/>
                            </w:r>
                            <w:r>
                              <w:rPr>
                                <w:rFonts w:ascii="Courier New" w:hAnsi="Courier New" w:cs="Courier New"/>
                                <w:b/>
                                <w:sz w:val="22"/>
                              </w:rPr>
                              <w:tab/>
                            </w:r>
                            <w:r w:rsidRPr="00DF45A8">
                              <w:rPr>
                                <w:rFonts w:ascii="Courier New" w:hAnsi="Courier New" w:cs="Courier New"/>
                                <w:b/>
                                <w:sz w:val="22"/>
                              </w:rPr>
                              <w:t>POINTS 10</w:t>
                            </w:r>
                          </w:p>
                          <w:p w:rsidR="009A3944" w:rsidRPr="00DF45A8" w:rsidRDefault="009A3944" w:rsidP="003038D8">
                            <w:pPr>
                              <w:rPr>
                                <w:rFonts w:ascii="Courier New" w:hAnsi="Courier New" w:cs="Courier New"/>
                                <w:b/>
                                <w:sz w:val="22"/>
                              </w:rPr>
                            </w:pPr>
                          </w:p>
                          <w:p w:rsidR="009A3944" w:rsidRPr="00DF45A8" w:rsidRDefault="009A3944" w:rsidP="003038D8">
                            <w:pPr>
                              <w:rPr>
                                <w:rFonts w:ascii="Courier New" w:hAnsi="Courier New" w:cs="Courier New"/>
                                <w:b/>
                                <w:sz w:val="22"/>
                              </w:rPr>
                            </w:pPr>
                            <w:r w:rsidRPr="00DF45A8">
                              <w:rPr>
                                <w:rFonts w:ascii="Courier New" w:hAnsi="Courier New" w:cs="Courier New"/>
                                <w:b/>
                                <w:sz w:val="22"/>
                              </w:rPr>
                              <w:t xml:space="preserve">Complete the project as per the instructions </w:t>
                            </w:r>
                            <w:r>
                              <w:rPr>
                                <w:rFonts w:ascii="Courier New" w:hAnsi="Courier New" w:cs="Courier New"/>
                                <w:b/>
                                <w:sz w:val="22"/>
                              </w:rPr>
                              <w:t>provided</w:t>
                            </w:r>
                            <w:r w:rsidRPr="00DF45A8">
                              <w:rPr>
                                <w:rFonts w:ascii="Courier New" w:hAnsi="Courier New" w:cs="Courier New"/>
                                <w:b/>
                                <w:sz w:val="22"/>
                              </w:rPr>
                              <w:t xml:space="preserve"> by your instructor</w:t>
                            </w:r>
                            <w:r>
                              <w:rPr>
                                <w:rFonts w:ascii="Courier New" w:hAnsi="Courier New" w:cs="Courier New"/>
                                <w:b/>
                                <w:sz w:val="22"/>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9" o:spid="_x0000_s1062" type="#_x0000_t202" style="position:absolute;margin-left:-4.65pt;margin-top:12pt;width:433.65pt;height:69.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" fillcolor="white [3212]">
                <v:textbox>
                  <w:txbxContent>
                    <w:p w:rsidR="009A3944" w:rsidRPr="00DF45A8" w:rsidRDefault="009A3944" w:rsidP="003038D8">
                      <w:pPr>
                        <w:rPr>
                          <w:rFonts w:ascii="Courier New" w:hAnsi="Courier New" w:cs="Courier New"/>
                          <w:b/>
                          <w:sz w:val="22"/>
                        </w:rPr>
                      </w:pPr>
                      <w:r w:rsidRPr="00DF45A8">
                        <w:rPr>
                          <w:rFonts w:ascii="Courier New" w:hAnsi="Courier New" w:cs="Courier New"/>
                          <w:b/>
                          <w:sz w:val="22"/>
                        </w:rPr>
                        <w:t xml:space="preserve">Project </w:t>
                      </w:r>
                      <w:r>
                        <w:rPr>
                          <w:rFonts w:ascii="Courier New" w:hAnsi="Courier New" w:cs="Courier New"/>
                          <w:b/>
                          <w:sz w:val="22"/>
                        </w:rPr>
                        <w:t>5</w:t>
                      </w:r>
                      <w:r w:rsidRPr="00DF45A8">
                        <w:rPr>
                          <w:rFonts w:ascii="Courier New" w:hAnsi="Courier New" w:cs="Courier New"/>
                          <w:b/>
                          <w:sz w:val="22"/>
                        </w:rPr>
                        <w:t xml:space="preserve"> </w:t>
                      </w:r>
                      <w:r>
                        <w:rPr>
                          <w:rFonts w:ascii="Courier New" w:hAnsi="Courier New" w:cs="Courier New"/>
                          <w:b/>
                          <w:sz w:val="22"/>
                        </w:rPr>
                        <w:t>Pong</w:t>
                      </w:r>
                      <w:r w:rsidRPr="00DF45A8">
                        <w:rPr>
                          <w:rFonts w:ascii="Courier New" w:hAnsi="Courier New" w:cs="Courier New"/>
                          <w:b/>
                          <w:sz w:val="22"/>
                        </w:rPr>
                        <w:t xml:space="preserve"> </w:t>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sidRPr="00DF45A8">
                        <w:rPr>
                          <w:rFonts w:ascii="Courier New" w:hAnsi="Courier New" w:cs="Courier New"/>
                          <w:b/>
                          <w:sz w:val="22"/>
                        </w:rPr>
                        <w:tab/>
                      </w:r>
                      <w:r>
                        <w:rPr>
                          <w:rFonts w:ascii="Courier New" w:hAnsi="Courier New" w:cs="Courier New"/>
                          <w:b/>
                          <w:sz w:val="22"/>
                        </w:rPr>
                        <w:tab/>
                      </w:r>
                      <w:r>
                        <w:rPr>
                          <w:rFonts w:ascii="Courier New" w:hAnsi="Courier New" w:cs="Courier New"/>
                          <w:b/>
                          <w:sz w:val="22"/>
                        </w:rPr>
                        <w:tab/>
                      </w:r>
                      <w:r>
                        <w:rPr>
                          <w:rFonts w:ascii="Courier New" w:hAnsi="Courier New" w:cs="Courier New"/>
                          <w:b/>
                          <w:sz w:val="22"/>
                        </w:rPr>
                        <w:tab/>
                      </w:r>
                      <w:r w:rsidRPr="00DF45A8">
                        <w:rPr>
                          <w:rFonts w:ascii="Courier New" w:hAnsi="Courier New" w:cs="Courier New"/>
                          <w:b/>
                          <w:sz w:val="22"/>
                        </w:rPr>
                        <w:t>POINTS 10</w:t>
                      </w:r>
                    </w:p>
                    <w:p w:rsidR="009A3944" w:rsidRPr="00DF45A8" w:rsidRDefault="009A3944" w:rsidP="003038D8">
                      <w:pPr>
                        <w:rPr>
                          <w:rFonts w:ascii="Courier New" w:hAnsi="Courier New" w:cs="Courier New"/>
                          <w:b/>
                          <w:sz w:val="22"/>
                        </w:rPr>
                      </w:pPr>
                    </w:p>
                    <w:p w:rsidR="009A3944" w:rsidRPr="00DF45A8" w:rsidRDefault="009A3944" w:rsidP="003038D8">
                      <w:pPr>
                        <w:rPr>
                          <w:rFonts w:ascii="Courier New" w:hAnsi="Courier New" w:cs="Courier New"/>
                          <w:b/>
                          <w:sz w:val="22"/>
                        </w:rPr>
                      </w:pPr>
                      <w:r w:rsidRPr="00DF45A8">
                        <w:rPr>
                          <w:rFonts w:ascii="Courier New" w:hAnsi="Courier New" w:cs="Courier New"/>
                          <w:b/>
                          <w:sz w:val="22"/>
                        </w:rPr>
                        <w:t xml:space="preserve">Complete the project as per the instructions </w:t>
                      </w:r>
                      <w:r>
                        <w:rPr>
                          <w:rFonts w:ascii="Courier New" w:hAnsi="Courier New" w:cs="Courier New"/>
                          <w:b/>
                          <w:sz w:val="22"/>
                        </w:rPr>
                        <w:t>provided</w:t>
                      </w:r>
                      <w:r w:rsidRPr="00DF45A8">
                        <w:rPr>
                          <w:rFonts w:ascii="Courier New" w:hAnsi="Courier New" w:cs="Courier New"/>
                          <w:b/>
                          <w:sz w:val="22"/>
                        </w:rPr>
                        <w:t xml:space="preserve"> by your instructor</w:t>
                      </w:r>
                      <w:r>
                        <w:rPr>
                          <w:rFonts w:ascii="Courier New" w:hAnsi="Courier New" w:cs="Courier New"/>
                          <w:b/>
                          <w:sz w:val="22"/>
                        </w:rPr>
                        <w:t>.</w:t>
                      </w:r>
                    </w:p>
                  </w:txbxContent>
                </v:textbox>
              </v:shape>
            </w:pict>
          </mc:Fallback>
        </mc:AlternateContent>
      </w:r>
    </w:p>
    <w:p w:rsidR="003038D8" w:rsidRPr="009A3944" w:rsidRDefault="003038D8" w:rsidP="003038D8">
      <w:pPr>
        <w:pStyle w:val="doctext"/>
        <w:rPr>
          <w:b/>
        </w:rPr>
      </w:pPr>
    </w:p>
    <w:p w:rsidR="003038D8" w:rsidRPr="009A3944" w:rsidRDefault="003038D8" w:rsidP="003038D8">
      <w:pPr>
        <w:spacing w:before="100" w:beforeAutospacing="1" w:after="100" w:afterAutospacing="1"/>
      </w:pPr>
      <w:r w:rsidRPr="009A3944">
        <w:t xml:space="preserve"> </w:t>
      </w:r>
    </w:p>
    <w:p w:rsidR="003038D8" w:rsidRPr="009A3944" w:rsidRDefault="003038D8" w:rsidP="003038D8">
      <w:pPr>
        <w:pStyle w:val="NormalWeb"/>
        <w:spacing w:before="0" w:beforeAutospacing="0" w:after="0" w:afterAutospacing="0"/>
        <w:rPr>
          <w:b/>
        </w:rPr>
      </w:pPr>
    </w:p>
    <w:p w:rsidR="003038D8" w:rsidRPr="009A3944" w:rsidRDefault="003038D8" w:rsidP="003038D8"/>
    <w:p w:rsidR="003038D8" w:rsidRPr="009A3944" w:rsidRDefault="003038D8" w:rsidP="003038D8"/>
    <w:p w:rsidR="00725934" w:rsidRPr="009A3944" w:rsidRDefault="00725934">
      <w:pPr>
        <w:rPr>
          <w:rFonts w:ascii="Times New Roman" w:hAnsi="Times New Roman" w:cs="Times New Roman"/>
          <w:bCs w:val="0"/>
          <w:sz w:val="24"/>
        </w:rPr>
      </w:pPr>
    </w:p>
    <w:sectPr w:rsidR="00725934" w:rsidRPr="009A3944" w:rsidSect="00587D97">
      <w:headerReference w:type="default" r:id="rId54"/>
      <w:footerReference w:type="default" r:id="rId55"/>
      <w:pgSz w:w="12240" w:h="15840"/>
      <w:pgMar w:top="1260" w:right="1800" w:bottom="1440" w:left="1800" w:header="720" w:footer="576" w:gutter="0"/>
      <w:cols w:space="720"/>
      <w:noEndnote/>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5CB3" w:rsidRDefault="00495CB3">
      <w:r>
        <w:separator/>
      </w:r>
    </w:p>
    <w:p w:rsidR="00495CB3" w:rsidRDefault="00495CB3"/>
  </w:endnote>
  <w:endnote w:type="continuationSeparator" w:id="0">
    <w:p w:rsidR="00495CB3" w:rsidRDefault="00495CB3">
      <w:r>
        <w:continuationSeparator/>
      </w:r>
    </w:p>
    <w:p w:rsidR="00495CB3" w:rsidRDefault="00495C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Trebuchet MS">
    <w:panose1 w:val="020B0603020202020204"/>
    <w:charset w:val="00"/>
    <w:family w:val="swiss"/>
    <w:pitch w:val="variable"/>
    <w:sig w:usb0="00000287" w:usb1="00000000" w:usb2="00000000" w:usb3="00000000" w:csb0="0000009F" w:csb1="00000000"/>
  </w:font>
  <w:font w:name="ArialMT">
    <w:altName w:val="Arial"/>
    <w:panose1 w:val="00000000000000000000"/>
    <w:charset w:val="00"/>
    <w:family w:val="swiss"/>
    <w:notTrueType/>
    <w:pitch w:val="default"/>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Times-Roman">
    <w:altName w:val="Times"/>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ndale Mono">
    <w:altName w:val="MS Gothic"/>
    <w:charset w:val="00"/>
    <w:family w:val="modern"/>
    <w:pitch w:val="fixed"/>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3944" w:rsidRDefault="009A3944">
    <w:pPr>
      <w:pStyle w:val="Footer"/>
      <w:tabs>
        <w:tab w:val="clear" w:pos="4320"/>
      </w:tabs>
    </w:pPr>
    <w:r>
      <w:t>Curriculum Development Department</w:t>
    </w:r>
    <w:r>
      <w:tab/>
      <w:t>Prepared:  08/2011</w:t>
    </w:r>
  </w:p>
  <w:p w:rsidR="009A3944" w:rsidRDefault="00495CB3">
    <w:pPr>
      <w:pStyle w:val="Footer"/>
      <w:tabs>
        <w:tab w:val="clear" w:pos="4320"/>
      </w:tabs>
    </w:pPr>
    <w:hyperlink r:id="rId1" w:history="1">
      <w:r w:rsidR="009A3944">
        <w:rPr>
          <w:rStyle w:val="Hyperlink"/>
        </w:rPr>
        <w:t>www.coleman.edu</w:t>
      </w:r>
    </w:hyperlink>
    <w:r w:rsidR="009A3944">
      <w:tab/>
      <w:t>Last Reviewed:  09/2011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3944" w:rsidRDefault="009A3944" w:rsidP="00C96ACC">
    <w:pPr>
      <w:pStyle w:val="Footer"/>
      <w:tabs>
        <w:tab w:val="clear" w:pos="4320"/>
      </w:tabs>
    </w:pPr>
    <w:r>
      <w:t>Curriculum Development Department</w:t>
    </w:r>
    <w:r>
      <w:tab/>
    </w:r>
    <w:r>
      <w:tab/>
    </w:r>
    <w:r>
      <w:tab/>
    </w:r>
    <w:r>
      <w:tab/>
    </w:r>
    <w:r>
      <w:tab/>
    </w:r>
    <w:r>
      <w:tab/>
    </w:r>
    <w:r>
      <w:tab/>
      <w:t>Prepared:  08/2011</w:t>
    </w:r>
  </w:p>
  <w:p w:rsidR="009A3944" w:rsidRDefault="00495CB3" w:rsidP="00C96ACC">
    <w:pPr>
      <w:pStyle w:val="Footer"/>
      <w:tabs>
        <w:tab w:val="clear" w:pos="4320"/>
      </w:tabs>
    </w:pPr>
    <w:hyperlink r:id="rId1" w:history="1">
      <w:r w:rsidR="009A3944">
        <w:rPr>
          <w:rStyle w:val="Hyperlink"/>
        </w:rPr>
        <w:t>www.coleman.edu</w:t>
      </w:r>
    </w:hyperlink>
    <w:r w:rsidR="009A3944">
      <w:tab/>
    </w:r>
    <w:r w:rsidR="009A3944">
      <w:tab/>
    </w:r>
    <w:r w:rsidR="009A3944">
      <w:tab/>
    </w:r>
    <w:r w:rsidR="009A3944">
      <w:tab/>
    </w:r>
    <w:r w:rsidR="009A3944">
      <w:tab/>
    </w:r>
    <w:r w:rsidR="009A3944">
      <w:tab/>
      <w:t>Last Reviewed:  09/2011</w:t>
    </w:r>
  </w:p>
  <w:p w:rsidR="009A3944" w:rsidRPr="00C96ACC" w:rsidRDefault="009A3944" w:rsidP="00C96AC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3944" w:rsidRDefault="009A3944" w:rsidP="00C96ACC">
    <w:pPr>
      <w:pStyle w:val="Footer"/>
      <w:tabs>
        <w:tab w:val="clear" w:pos="4320"/>
      </w:tabs>
    </w:pPr>
    <w:r>
      <w:t>Curriculum Development Department</w:t>
    </w:r>
    <w:r>
      <w:tab/>
      <w:t>Prepared:  08/2011</w:t>
    </w:r>
  </w:p>
  <w:p w:rsidR="009A3944" w:rsidRDefault="00495CB3" w:rsidP="00C96ACC">
    <w:pPr>
      <w:pStyle w:val="Footer"/>
      <w:tabs>
        <w:tab w:val="clear" w:pos="4320"/>
      </w:tabs>
    </w:pPr>
    <w:hyperlink r:id="rId1" w:history="1">
      <w:r w:rsidR="009A3944">
        <w:rPr>
          <w:rStyle w:val="Hyperlink"/>
        </w:rPr>
        <w:t>www.coleman.edu</w:t>
      </w:r>
    </w:hyperlink>
    <w:r w:rsidR="009A3944">
      <w:tab/>
      <w:t>Last Reviewed:  09/2011</w:t>
    </w:r>
  </w:p>
  <w:p w:rsidR="009A3944" w:rsidRPr="00C96ACC" w:rsidRDefault="009A3944" w:rsidP="00C96A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5CB3" w:rsidRDefault="00495CB3">
      <w:r>
        <w:separator/>
      </w:r>
    </w:p>
    <w:p w:rsidR="00495CB3" w:rsidRDefault="00495CB3"/>
  </w:footnote>
  <w:footnote w:type="continuationSeparator" w:id="0">
    <w:p w:rsidR="00495CB3" w:rsidRDefault="00495CB3">
      <w:r>
        <w:continuationSeparator/>
      </w:r>
    </w:p>
    <w:p w:rsidR="00495CB3" w:rsidRDefault="00495CB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3944" w:rsidRDefault="009A394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A3944" w:rsidRDefault="009A3944">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3944" w:rsidRDefault="009A3944">
    <w:pPr>
      <w:pStyle w:val="Header"/>
      <w:tabs>
        <w:tab w:val="clear" w:pos="4320"/>
        <w:tab w:val="clear" w:pos="8640"/>
        <w:tab w:val="right" w:pos="8415"/>
      </w:tabs>
      <w:ind w:right="360"/>
      <w:rPr>
        <w:rFonts w:ascii="Arial Black" w:hAnsi="Arial Black"/>
        <w:sz w:val="24"/>
      </w:rPr>
    </w:pPr>
    <w:r w:rsidRPr="009D5D0E">
      <w:rPr>
        <w:sz w:val="16"/>
      </w:rPr>
      <w:t xml:space="preserve">COM </w:t>
    </w:r>
    <w:r>
      <w:rPr>
        <w:sz w:val="16"/>
      </w:rPr>
      <w:t xml:space="preserve">203 </w:t>
    </w:r>
    <w:r w:rsidRPr="00EC284C">
      <w:rPr>
        <w:sz w:val="16"/>
      </w:rPr>
      <w:t>Intermediate Game Programming C++</w:t>
    </w:r>
    <w:r>
      <w:rPr>
        <w:sz w:val="16"/>
      </w:rPr>
      <w:tab/>
    </w:r>
    <w:r>
      <w:rPr>
        <w:rStyle w:val="PageNumber"/>
        <w:rFonts w:ascii="Arial Black" w:hAnsi="Arial Black"/>
        <w:sz w:val="24"/>
      </w:rPr>
      <w:fldChar w:fldCharType="begin"/>
    </w:r>
    <w:r>
      <w:rPr>
        <w:rStyle w:val="PageNumber"/>
        <w:rFonts w:ascii="Arial Black" w:hAnsi="Arial Black"/>
        <w:sz w:val="24"/>
      </w:rPr>
      <w:instrText xml:space="preserve"> PAGE </w:instrText>
    </w:r>
    <w:r>
      <w:rPr>
        <w:rStyle w:val="PageNumber"/>
        <w:rFonts w:ascii="Arial Black" w:hAnsi="Arial Black"/>
        <w:sz w:val="24"/>
      </w:rPr>
      <w:fldChar w:fldCharType="separate"/>
    </w:r>
    <w:r w:rsidR="00AE245B">
      <w:rPr>
        <w:rStyle w:val="PageNumber"/>
        <w:rFonts w:ascii="Arial Black" w:hAnsi="Arial Black"/>
        <w:noProof/>
        <w:sz w:val="24"/>
      </w:rPr>
      <w:t>7</w:t>
    </w:r>
    <w:r>
      <w:rPr>
        <w:rStyle w:val="PageNumber"/>
        <w:rFonts w:ascii="Arial Black" w:hAnsi="Arial Black"/>
        <w:sz w:val="24"/>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3944" w:rsidRDefault="009A3944">
    <w:pPr>
      <w:pStyle w:val="Header"/>
      <w:tabs>
        <w:tab w:val="clear" w:pos="4320"/>
        <w:tab w:val="clear" w:pos="8640"/>
        <w:tab w:val="right" w:pos="12716"/>
      </w:tabs>
    </w:pPr>
    <w:r w:rsidRPr="009D5D0E">
      <w:rPr>
        <w:sz w:val="16"/>
      </w:rPr>
      <w:t xml:space="preserve">COM </w:t>
    </w:r>
    <w:r>
      <w:rPr>
        <w:sz w:val="16"/>
      </w:rPr>
      <w:t xml:space="preserve">203 </w:t>
    </w:r>
    <w:r w:rsidRPr="00EC284C">
      <w:rPr>
        <w:sz w:val="16"/>
      </w:rPr>
      <w:t>Intermediate Game Programming C++</w:t>
    </w:r>
    <w:r>
      <w:rPr>
        <w:rStyle w:val="PageNumber"/>
        <w:rFonts w:ascii="Arial Black" w:hAnsi="Arial Black"/>
        <w:sz w:val="24"/>
      </w:rPr>
      <w:tab/>
    </w:r>
    <w:r>
      <w:rPr>
        <w:rStyle w:val="PageNumber"/>
        <w:rFonts w:ascii="Arial Black" w:hAnsi="Arial Black"/>
        <w:sz w:val="24"/>
      </w:rPr>
      <w:fldChar w:fldCharType="begin"/>
    </w:r>
    <w:r>
      <w:rPr>
        <w:rStyle w:val="PageNumber"/>
        <w:rFonts w:ascii="Arial Black" w:hAnsi="Arial Black"/>
        <w:sz w:val="24"/>
      </w:rPr>
      <w:instrText xml:space="preserve"> PAGE </w:instrText>
    </w:r>
    <w:r>
      <w:rPr>
        <w:rStyle w:val="PageNumber"/>
        <w:rFonts w:ascii="Arial Black" w:hAnsi="Arial Black"/>
        <w:sz w:val="24"/>
      </w:rPr>
      <w:fldChar w:fldCharType="separate"/>
    </w:r>
    <w:r>
      <w:rPr>
        <w:rStyle w:val="PageNumber"/>
        <w:rFonts w:ascii="Arial Black" w:hAnsi="Arial Black"/>
        <w:noProof/>
        <w:sz w:val="24"/>
      </w:rPr>
      <w:t>8</w:t>
    </w:r>
    <w:r>
      <w:rPr>
        <w:rStyle w:val="PageNumber"/>
        <w:rFonts w:ascii="Arial Black" w:hAnsi="Arial Black"/>
        <w:sz w:val="24"/>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3944" w:rsidRDefault="009A3944">
    <w:pPr>
      <w:pStyle w:val="Header"/>
      <w:tabs>
        <w:tab w:val="clear" w:pos="4320"/>
        <w:tab w:val="clear" w:pos="8640"/>
        <w:tab w:val="right" w:pos="8602"/>
        <w:tab w:val="right" w:pos="12903"/>
      </w:tabs>
      <w:ind w:right="38"/>
      <w:rPr>
        <w:rFonts w:ascii="Arial Black" w:hAnsi="Arial Black"/>
        <w:sz w:val="24"/>
      </w:rPr>
    </w:pPr>
    <w:r w:rsidRPr="009D5D0E">
      <w:rPr>
        <w:sz w:val="16"/>
      </w:rPr>
      <w:t xml:space="preserve">COM </w:t>
    </w:r>
    <w:r>
      <w:rPr>
        <w:sz w:val="16"/>
      </w:rPr>
      <w:t xml:space="preserve">203 </w:t>
    </w:r>
    <w:r w:rsidRPr="00EC284C">
      <w:rPr>
        <w:sz w:val="16"/>
      </w:rPr>
      <w:t>Intermediate Game Programming C++</w:t>
    </w:r>
    <w:r>
      <w:tab/>
    </w:r>
    <w:r>
      <w:rPr>
        <w:rStyle w:val="PageNumber"/>
        <w:rFonts w:ascii="Arial Black" w:hAnsi="Arial Black"/>
        <w:sz w:val="24"/>
      </w:rPr>
      <w:fldChar w:fldCharType="begin"/>
    </w:r>
    <w:r>
      <w:rPr>
        <w:rStyle w:val="PageNumber"/>
        <w:rFonts w:ascii="Arial Black" w:hAnsi="Arial Black"/>
        <w:sz w:val="24"/>
      </w:rPr>
      <w:instrText xml:space="preserve"> PAGE </w:instrText>
    </w:r>
    <w:r>
      <w:rPr>
        <w:rStyle w:val="PageNumber"/>
        <w:rFonts w:ascii="Arial Black" w:hAnsi="Arial Black"/>
        <w:sz w:val="24"/>
      </w:rPr>
      <w:fldChar w:fldCharType="separate"/>
    </w:r>
    <w:r w:rsidR="00167293">
      <w:rPr>
        <w:rStyle w:val="PageNumber"/>
        <w:rFonts w:ascii="Arial Black" w:hAnsi="Arial Black"/>
        <w:noProof/>
        <w:sz w:val="24"/>
      </w:rPr>
      <w:t>192</w:t>
    </w:r>
    <w:r>
      <w:rPr>
        <w:rStyle w:val="PageNumber"/>
        <w:rFonts w:ascii="Arial Black" w:hAnsi="Arial Black"/>
        <w:sz w:val="24"/>
      </w:rPr>
      <w:fldChar w:fldCharType="end"/>
    </w:r>
  </w:p>
  <w:p w:rsidR="009A3944" w:rsidRDefault="009A394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CBA86520"/>
    <w:lvl w:ilvl="0">
      <w:start w:val="1"/>
      <w:numFmt w:val="decimal"/>
      <w:pStyle w:val="ListNumber"/>
      <w:lvlText w:val="%1."/>
      <w:lvlJc w:val="left"/>
      <w:pPr>
        <w:tabs>
          <w:tab w:val="num" w:pos="360"/>
        </w:tabs>
        <w:ind w:left="360" w:hanging="360"/>
      </w:pPr>
    </w:lvl>
  </w:abstractNum>
  <w:abstractNum w:abstractNumId="1">
    <w:nsid w:val="00000015"/>
    <w:multiLevelType w:val="multilevel"/>
    <w:tmpl w:val="647666FC"/>
    <w:numStyleLink w:val="StyleOutlinenumbered10pt"/>
  </w:abstractNum>
  <w:abstractNum w:abstractNumId="2">
    <w:nsid w:val="001427A5"/>
    <w:multiLevelType w:val="multilevel"/>
    <w:tmpl w:val="647666FC"/>
    <w:numStyleLink w:val="StyleOutlinenumbered10pt"/>
  </w:abstractNum>
  <w:abstractNum w:abstractNumId="3">
    <w:nsid w:val="00463AF9"/>
    <w:multiLevelType w:val="multilevel"/>
    <w:tmpl w:val="39861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0BB31F5"/>
    <w:multiLevelType w:val="multilevel"/>
    <w:tmpl w:val="647666FC"/>
    <w:numStyleLink w:val="StyleOutlinenumbered10pt"/>
  </w:abstractNum>
  <w:abstractNum w:abstractNumId="5">
    <w:nsid w:val="00D478B7"/>
    <w:multiLevelType w:val="multilevel"/>
    <w:tmpl w:val="647666FC"/>
    <w:numStyleLink w:val="StyleOutlinenumbered10pt"/>
  </w:abstractNum>
  <w:abstractNum w:abstractNumId="6">
    <w:nsid w:val="00E637CF"/>
    <w:multiLevelType w:val="multilevel"/>
    <w:tmpl w:val="647666FC"/>
    <w:numStyleLink w:val="StyleOutlinenumbered10pt"/>
  </w:abstractNum>
  <w:abstractNum w:abstractNumId="7">
    <w:nsid w:val="00F146A4"/>
    <w:multiLevelType w:val="multilevel"/>
    <w:tmpl w:val="647666FC"/>
    <w:numStyleLink w:val="StyleOutlinenumbered10pt"/>
  </w:abstractNum>
  <w:abstractNum w:abstractNumId="8">
    <w:nsid w:val="01677D2A"/>
    <w:multiLevelType w:val="multilevel"/>
    <w:tmpl w:val="647666FC"/>
    <w:numStyleLink w:val="StyleOutlinenumbered10pt"/>
  </w:abstractNum>
  <w:abstractNum w:abstractNumId="9">
    <w:nsid w:val="0212164D"/>
    <w:multiLevelType w:val="multilevel"/>
    <w:tmpl w:val="647666FC"/>
    <w:numStyleLink w:val="StyleOutlinenumbered10pt"/>
  </w:abstractNum>
  <w:abstractNum w:abstractNumId="10">
    <w:nsid w:val="02F34746"/>
    <w:multiLevelType w:val="multilevel"/>
    <w:tmpl w:val="647666FC"/>
    <w:numStyleLink w:val="StyleOutlinenumbered10pt"/>
  </w:abstractNum>
  <w:abstractNum w:abstractNumId="11">
    <w:nsid w:val="03C24EE2"/>
    <w:multiLevelType w:val="multilevel"/>
    <w:tmpl w:val="647666FC"/>
    <w:numStyleLink w:val="StyleOutlinenumbered10pt"/>
  </w:abstractNum>
  <w:abstractNum w:abstractNumId="12">
    <w:nsid w:val="043C2045"/>
    <w:multiLevelType w:val="hybridMultilevel"/>
    <w:tmpl w:val="69B499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4F022AD"/>
    <w:multiLevelType w:val="multilevel"/>
    <w:tmpl w:val="647666FC"/>
    <w:numStyleLink w:val="StyleOutlinenumbered10pt"/>
  </w:abstractNum>
  <w:abstractNum w:abstractNumId="14">
    <w:nsid w:val="054D7A59"/>
    <w:multiLevelType w:val="multilevel"/>
    <w:tmpl w:val="0C56A99A"/>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nsid w:val="064E05C9"/>
    <w:multiLevelType w:val="multilevel"/>
    <w:tmpl w:val="647666FC"/>
    <w:numStyleLink w:val="StyleOutlinenumbered10pt"/>
  </w:abstractNum>
  <w:abstractNum w:abstractNumId="16">
    <w:nsid w:val="06D013F0"/>
    <w:multiLevelType w:val="multilevel"/>
    <w:tmpl w:val="551694D0"/>
    <w:lvl w:ilvl="0">
      <w:start w:val="1"/>
      <w:numFmt w:val="lowerLetter"/>
      <w:lvlText w:val="%1."/>
      <w:lvlJc w:val="left"/>
      <w:pPr>
        <w:tabs>
          <w:tab w:val="num" w:pos="0"/>
        </w:tabs>
        <w:ind w:left="720" w:hanging="360"/>
      </w:pPr>
      <w:rPr>
        <w:rFonts w:hint="default"/>
      </w:rPr>
    </w:lvl>
    <w:lvl w:ilvl="1">
      <w:start w:val="1"/>
      <w:numFmt w:val="lowerLetter"/>
      <w:suff w:val="nothing"/>
      <w:lvlText w:val="%2."/>
      <w:lvlJc w:val="left"/>
      <w:pPr>
        <w:ind w:left="1440" w:hanging="360"/>
      </w:pPr>
      <w:rPr>
        <w:rFonts w:hint="default"/>
      </w:rPr>
    </w:lvl>
    <w:lvl w:ilvl="2">
      <w:start w:val="1"/>
      <w:numFmt w:val="lowerRoman"/>
      <w:suff w:val="nothing"/>
      <w:lvlText w:val="%3."/>
      <w:lvlJc w:val="right"/>
      <w:pPr>
        <w:ind w:left="2160" w:hanging="180"/>
      </w:pPr>
      <w:rPr>
        <w:rFonts w:hint="default"/>
      </w:rPr>
    </w:lvl>
    <w:lvl w:ilvl="3">
      <w:start w:val="1"/>
      <w:numFmt w:val="decimal"/>
      <w:suff w:val="nothing"/>
      <w:lvlText w:val="%4."/>
      <w:lvlJc w:val="left"/>
      <w:pPr>
        <w:ind w:left="2880" w:hanging="360"/>
      </w:pPr>
      <w:rPr>
        <w:rFonts w:hint="default"/>
      </w:rPr>
    </w:lvl>
    <w:lvl w:ilvl="4">
      <w:start w:val="1"/>
      <w:numFmt w:val="lowerLetter"/>
      <w:suff w:val="nothing"/>
      <w:lvlText w:val="%5."/>
      <w:lvlJc w:val="left"/>
      <w:pPr>
        <w:ind w:left="3600" w:hanging="360"/>
      </w:pPr>
      <w:rPr>
        <w:rFonts w:hint="default"/>
      </w:rPr>
    </w:lvl>
    <w:lvl w:ilvl="5">
      <w:start w:val="1"/>
      <w:numFmt w:val="lowerRoman"/>
      <w:suff w:val="nothing"/>
      <w:lvlText w:val="%6."/>
      <w:lvlJc w:val="right"/>
      <w:pPr>
        <w:ind w:left="4320" w:hanging="180"/>
      </w:pPr>
      <w:rPr>
        <w:rFonts w:hint="default"/>
      </w:rPr>
    </w:lvl>
    <w:lvl w:ilvl="6">
      <w:start w:val="1"/>
      <w:numFmt w:val="decimal"/>
      <w:suff w:val="nothing"/>
      <w:lvlText w:val="%7."/>
      <w:lvlJc w:val="left"/>
      <w:pPr>
        <w:ind w:left="5040" w:hanging="360"/>
      </w:pPr>
      <w:rPr>
        <w:rFonts w:hint="default"/>
      </w:rPr>
    </w:lvl>
    <w:lvl w:ilvl="7">
      <w:start w:val="1"/>
      <w:numFmt w:val="lowerLetter"/>
      <w:suff w:val="nothing"/>
      <w:lvlText w:val="%8."/>
      <w:lvlJc w:val="left"/>
      <w:pPr>
        <w:ind w:left="5760" w:hanging="360"/>
      </w:pPr>
      <w:rPr>
        <w:rFonts w:hint="default"/>
      </w:rPr>
    </w:lvl>
    <w:lvl w:ilvl="8">
      <w:start w:val="1"/>
      <w:numFmt w:val="lowerRoman"/>
      <w:suff w:val="nothing"/>
      <w:lvlText w:val="%9."/>
      <w:lvlJc w:val="right"/>
      <w:pPr>
        <w:ind w:left="6480" w:hanging="180"/>
      </w:pPr>
      <w:rPr>
        <w:rFonts w:hint="default"/>
      </w:rPr>
    </w:lvl>
  </w:abstractNum>
  <w:abstractNum w:abstractNumId="17">
    <w:nsid w:val="06DA1895"/>
    <w:multiLevelType w:val="multilevel"/>
    <w:tmpl w:val="7B2268A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nsid w:val="07126656"/>
    <w:multiLevelType w:val="multilevel"/>
    <w:tmpl w:val="647666FC"/>
    <w:numStyleLink w:val="StyleOutlinenumbered10pt"/>
  </w:abstractNum>
  <w:abstractNum w:abstractNumId="19">
    <w:nsid w:val="083F04F6"/>
    <w:multiLevelType w:val="multilevel"/>
    <w:tmpl w:val="DF5EBEB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nsid w:val="089D3023"/>
    <w:multiLevelType w:val="hybridMultilevel"/>
    <w:tmpl w:val="DA2A119A"/>
    <w:lvl w:ilvl="0" w:tplc="C53AC888">
      <w:start w:val="1"/>
      <w:numFmt w:val="bullet"/>
      <w:lvlText w:val=""/>
      <w:lvlJc w:val="left"/>
      <w:pPr>
        <w:tabs>
          <w:tab w:val="num" w:pos="720"/>
        </w:tabs>
        <w:ind w:left="720" w:hanging="360"/>
      </w:pPr>
      <w:rPr>
        <w:rFonts w:ascii="Symbol" w:hAnsi="Symbol" w:hint="default"/>
        <w:sz w:val="20"/>
      </w:rPr>
    </w:lvl>
    <w:lvl w:ilvl="1" w:tplc="C748C5AA">
      <w:start w:val="1"/>
      <w:numFmt w:val="bullet"/>
      <w:lvlText w:val="o"/>
      <w:lvlJc w:val="left"/>
      <w:pPr>
        <w:tabs>
          <w:tab w:val="num" w:pos="1440"/>
        </w:tabs>
        <w:ind w:left="1440" w:hanging="360"/>
      </w:pPr>
      <w:rPr>
        <w:rFonts w:ascii="Courier New" w:hAnsi="Courier New" w:hint="default"/>
        <w:sz w:val="20"/>
      </w:rPr>
    </w:lvl>
    <w:lvl w:ilvl="2" w:tplc="B6BCEEFA" w:tentative="1">
      <w:start w:val="1"/>
      <w:numFmt w:val="bullet"/>
      <w:lvlText w:val=""/>
      <w:lvlJc w:val="left"/>
      <w:pPr>
        <w:tabs>
          <w:tab w:val="num" w:pos="2160"/>
        </w:tabs>
        <w:ind w:left="2160" w:hanging="360"/>
      </w:pPr>
      <w:rPr>
        <w:rFonts w:ascii="Wingdings" w:hAnsi="Wingdings" w:hint="default"/>
        <w:sz w:val="20"/>
      </w:rPr>
    </w:lvl>
    <w:lvl w:ilvl="3" w:tplc="AD9E0004" w:tentative="1">
      <w:start w:val="1"/>
      <w:numFmt w:val="bullet"/>
      <w:lvlText w:val=""/>
      <w:lvlJc w:val="left"/>
      <w:pPr>
        <w:tabs>
          <w:tab w:val="num" w:pos="2880"/>
        </w:tabs>
        <w:ind w:left="2880" w:hanging="360"/>
      </w:pPr>
      <w:rPr>
        <w:rFonts w:ascii="Wingdings" w:hAnsi="Wingdings" w:hint="default"/>
        <w:sz w:val="20"/>
      </w:rPr>
    </w:lvl>
    <w:lvl w:ilvl="4" w:tplc="090C958E" w:tentative="1">
      <w:start w:val="1"/>
      <w:numFmt w:val="bullet"/>
      <w:lvlText w:val=""/>
      <w:lvlJc w:val="left"/>
      <w:pPr>
        <w:tabs>
          <w:tab w:val="num" w:pos="3600"/>
        </w:tabs>
        <w:ind w:left="3600" w:hanging="360"/>
      </w:pPr>
      <w:rPr>
        <w:rFonts w:ascii="Wingdings" w:hAnsi="Wingdings" w:hint="default"/>
        <w:sz w:val="20"/>
      </w:rPr>
    </w:lvl>
    <w:lvl w:ilvl="5" w:tplc="CF22D04E" w:tentative="1">
      <w:start w:val="1"/>
      <w:numFmt w:val="bullet"/>
      <w:lvlText w:val=""/>
      <w:lvlJc w:val="left"/>
      <w:pPr>
        <w:tabs>
          <w:tab w:val="num" w:pos="4320"/>
        </w:tabs>
        <w:ind w:left="4320" w:hanging="360"/>
      </w:pPr>
      <w:rPr>
        <w:rFonts w:ascii="Wingdings" w:hAnsi="Wingdings" w:hint="default"/>
        <w:sz w:val="20"/>
      </w:rPr>
    </w:lvl>
    <w:lvl w:ilvl="6" w:tplc="B8B4862C" w:tentative="1">
      <w:start w:val="1"/>
      <w:numFmt w:val="bullet"/>
      <w:lvlText w:val=""/>
      <w:lvlJc w:val="left"/>
      <w:pPr>
        <w:tabs>
          <w:tab w:val="num" w:pos="5040"/>
        </w:tabs>
        <w:ind w:left="5040" w:hanging="360"/>
      </w:pPr>
      <w:rPr>
        <w:rFonts w:ascii="Wingdings" w:hAnsi="Wingdings" w:hint="default"/>
        <w:sz w:val="20"/>
      </w:rPr>
    </w:lvl>
    <w:lvl w:ilvl="7" w:tplc="EED4F8B6" w:tentative="1">
      <w:start w:val="1"/>
      <w:numFmt w:val="bullet"/>
      <w:lvlText w:val=""/>
      <w:lvlJc w:val="left"/>
      <w:pPr>
        <w:tabs>
          <w:tab w:val="num" w:pos="5760"/>
        </w:tabs>
        <w:ind w:left="5760" w:hanging="360"/>
      </w:pPr>
      <w:rPr>
        <w:rFonts w:ascii="Wingdings" w:hAnsi="Wingdings" w:hint="default"/>
        <w:sz w:val="20"/>
      </w:rPr>
    </w:lvl>
    <w:lvl w:ilvl="8" w:tplc="F3ACBDA4" w:tentative="1">
      <w:start w:val="1"/>
      <w:numFmt w:val="bullet"/>
      <w:lvlText w:val=""/>
      <w:lvlJc w:val="left"/>
      <w:pPr>
        <w:tabs>
          <w:tab w:val="num" w:pos="6480"/>
        </w:tabs>
        <w:ind w:left="6480" w:hanging="360"/>
      </w:pPr>
      <w:rPr>
        <w:rFonts w:ascii="Wingdings" w:hAnsi="Wingdings" w:hint="default"/>
        <w:sz w:val="20"/>
      </w:rPr>
    </w:lvl>
  </w:abstractNum>
  <w:abstractNum w:abstractNumId="21">
    <w:nsid w:val="08E31AA2"/>
    <w:multiLevelType w:val="multilevel"/>
    <w:tmpl w:val="551694D0"/>
    <w:lvl w:ilvl="0">
      <w:start w:val="1"/>
      <w:numFmt w:val="lowerLetter"/>
      <w:lvlText w:val="%1."/>
      <w:lvlJc w:val="left"/>
      <w:pPr>
        <w:tabs>
          <w:tab w:val="num" w:pos="0"/>
        </w:tabs>
        <w:ind w:left="720" w:hanging="360"/>
      </w:pPr>
      <w:rPr>
        <w:rFonts w:hint="default"/>
      </w:rPr>
    </w:lvl>
    <w:lvl w:ilvl="1">
      <w:start w:val="1"/>
      <w:numFmt w:val="lowerLetter"/>
      <w:suff w:val="nothing"/>
      <w:lvlText w:val="%2."/>
      <w:lvlJc w:val="left"/>
      <w:pPr>
        <w:ind w:left="1440" w:hanging="360"/>
      </w:pPr>
      <w:rPr>
        <w:rFonts w:hint="default"/>
      </w:rPr>
    </w:lvl>
    <w:lvl w:ilvl="2">
      <w:start w:val="1"/>
      <w:numFmt w:val="lowerRoman"/>
      <w:suff w:val="nothing"/>
      <w:lvlText w:val="%3."/>
      <w:lvlJc w:val="right"/>
      <w:pPr>
        <w:ind w:left="2160" w:hanging="180"/>
      </w:pPr>
      <w:rPr>
        <w:rFonts w:hint="default"/>
      </w:rPr>
    </w:lvl>
    <w:lvl w:ilvl="3">
      <w:start w:val="1"/>
      <w:numFmt w:val="decimal"/>
      <w:suff w:val="nothing"/>
      <w:lvlText w:val="%4."/>
      <w:lvlJc w:val="left"/>
      <w:pPr>
        <w:ind w:left="2880" w:hanging="360"/>
      </w:pPr>
      <w:rPr>
        <w:rFonts w:hint="default"/>
      </w:rPr>
    </w:lvl>
    <w:lvl w:ilvl="4">
      <w:start w:val="1"/>
      <w:numFmt w:val="lowerLetter"/>
      <w:suff w:val="nothing"/>
      <w:lvlText w:val="%5."/>
      <w:lvlJc w:val="left"/>
      <w:pPr>
        <w:ind w:left="3600" w:hanging="360"/>
      </w:pPr>
      <w:rPr>
        <w:rFonts w:hint="default"/>
      </w:rPr>
    </w:lvl>
    <w:lvl w:ilvl="5">
      <w:start w:val="1"/>
      <w:numFmt w:val="lowerRoman"/>
      <w:suff w:val="nothing"/>
      <w:lvlText w:val="%6."/>
      <w:lvlJc w:val="right"/>
      <w:pPr>
        <w:ind w:left="4320" w:hanging="180"/>
      </w:pPr>
      <w:rPr>
        <w:rFonts w:hint="default"/>
      </w:rPr>
    </w:lvl>
    <w:lvl w:ilvl="6">
      <w:start w:val="1"/>
      <w:numFmt w:val="decimal"/>
      <w:suff w:val="nothing"/>
      <w:lvlText w:val="%7."/>
      <w:lvlJc w:val="left"/>
      <w:pPr>
        <w:ind w:left="5040" w:hanging="360"/>
      </w:pPr>
      <w:rPr>
        <w:rFonts w:hint="default"/>
      </w:rPr>
    </w:lvl>
    <w:lvl w:ilvl="7">
      <w:start w:val="1"/>
      <w:numFmt w:val="lowerLetter"/>
      <w:suff w:val="nothing"/>
      <w:lvlText w:val="%8."/>
      <w:lvlJc w:val="left"/>
      <w:pPr>
        <w:ind w:left="5760" w:hanging="360"/>
      </w:pPr>
      <w:rPr>
        <w:rFonts w:hint="default"/>
      </w:rPr>
    </w:lvl>
    <w:lvl w:ilvl="8">
      <w:start w:val="1"/>
      <w:numFmt w:val="lowerRoman"/>
      <w:suff w:val="nothing"/>
      <w:lvlText w:val="%9."/>
      <w:lvlJc w:val="right"/>
      <w:pPr>
        <w:ind w:left="6480" w:hanging="180"/>
      </w:pPr>
      <w:rPr>
        <w:rFonts w:hint="default"/>
      </w:rPr>
    </w:lvl>
  </w:abstractNum>
  <w:abstractNum w:abstractNumId="22">
    <w:nsid w:val="09A36B3C"/>
    <w:multiLevelType w:val="multilevel"/>
    <w:tmpl w:val="6FDE1B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nsid w:val="09BD5061"/>
    <w:multiLevelType w:val="multilevel"/>
    <w:tmpl w:val="647666FC"/>
    <w:numStyleLink w:val="StyleOutlinenumbered10pt"/>
  </w:abstractNum>
  <w:abstractNum w:abstractNumId="24">
    <w:nsid w:val="0B08616F"/>
    <w:multiLevelType w:val="multilevel"/>
    <w:tmpl w:val="647666FC"/>
    <w:numStyleLink w:val="StyleOutlinenumbered10pt"/>
  </w:abstractNum>
  <w:abstractNum w:abstractNumId="25">
    <w:nsid w:val="0BBE2EA5"/>
    <w:multiLevelType w:val="multilevel"/>
    <w:tmpl w:val="647666FC"/>
    <w:numStyleLink w:val="StyleOutlinenumbered10pt"/>
  </w:abstractNum>
  <w:abstractNum w:abstractNumId="26">
    <w:nsid w:val="0BC669CF"/>
    <w:multiLevelType w:val="hybridMultilevel"/>
    <w:tmpl w:val="D33C2B04"/>
    <w:lvl w:ilvl="0" w:tplc="5D1212A0">
      <w:start w:val="1"/>
      <w:numFmt w:val="decimal"/>
      <w:lvlText w:val="%1."/>
      <w:lvlJc w:val="left"/>
      <w:pPr>
        <w:tabs>
          <w:tab w:val="num" w:pos="1215"/>
        </w:tabs>
        <w:ind w:left="1215" w:hanging="495"/>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nsid w:val="0BC9493D"/>
    <w:multiLevelType w:val="multilevel"/>
    <w:tmpl w:val="5E766550"/>
    <w:lvl w:ilvl="0">
      <w:start w:val="1"/>
      <w:numFmt w:val="lowerLetter"/>
      <w:lvlText w:val="%1."/>
      <w:lvlJc w:val="left"/>
      <w:pPr>
        <w:tabs>
          <w:tab w:val="num" w:pos="0"/>
        </w:tabs>
        <w:ind w:left="720" w:hanging="360"/>
      </w:pPr>
      <w:rPr>
        <w:rFonts w:hint="default"/>
      </w:rPr>
    </w:lvl>
    <w:lvl w:ilvl="1">
      <w:start w:val="1"/>
      <w:numFmt w:val="lowerLetter"/>
      <w:suff w:val="nothing"/>
      <w:lvlText w:val="%2."/>
      <w:lvlJc w:val="left"/>
      <w:pPr>
        <w:ind w:left="1440" w:hanging="360"/>
      </w:pPr>
      <w:rPr>
        <w:rFonts w:hint="default"/>
      </w:rPr>
    </w:lvl>
    <w:lvl w:ilvl="2">
      <w:start w:val="1"/>
      <w:numFmt w:val="lowerRoman"/>
      <w:suff w:val="nothing"/>
      <w:lvlText w:val="%3."/>
      <w:lvlJc w:val="right"/>
      <w:pPr>
        <w:ind w:left="2160" w:hanging="180"/>
      </w:pPr>
      <w:rPr>
        <w:rFonts w:hint="default"/>
      </w:rPr>
    </w:lvl>
    <w:lvl w:ilvl="3">
      <w:start w:val="1"/>
      <w:numFmt w:val="decimal"/>
      <w:suff w:val="nothing"/>
      <w:lvlText w:val="%4."/>
      <w:lvlJc w:val="left"/>
      <w:pPr>
        <w:ind w:left="2880" w:hanging="360"/>
      </w:pPr>
      <w:rPr>
        <w:rFonts w:hint="default"/>
      </w:rPr>
    </w:lvl>
    <w:lvl w:ilvl="4">
      <w:start w:val="1"/>
      <w:numFmt w:val="lowerLetter"/>
      <w:suff w:val="nothing"/>
      <w:lvlText w:val="%5."/>
      <w:lvlJc w:val="left"/>
      <w:pPr>
        <w:ind w:left="3600" w:hanging="360"/>
      </w:pPr>
      <w:rPr>
        <w:rFonts w:hint="default"/>
      </w:rPr>
    </w:lvl>
    <w:lvl w:ilvl="5">
      <w:start w:val="1"/>
      <w:numFmt w:val="lowerRoman"/>
      <w:suff w:val="nothing"/>
      <w:lvlText w:val="%6."/>
      <w:lvlJc w:val="right"/>
      <w:pPr>
        <w:ind w:left="4320" w:hanging="180"/>
      </w:pPr>
      <w:rPr>
        <w:rFonts w:hint="default"/>
      </w:rPr>
    </w:lvl>
    <w:lvl w:ilvl="6">
      <w:start w:val="1"/>
      <w:numFmt w:val="decimal"/>
      <w:suff w:val="nothing"/>
      <w:lvlText w:val="%7."/>
      <w:lvlJc w:val="left"/>
      <w:pPr>
        <w:ind w:left="5040" w:hanging="360"/>
      </w:pPr>
      <w:rPr>
        <w:rFonts w:hint="default"/>
      </w:rPr>
    </w:lvl>
    <w:lvl w:ilvl="7">
      <w:start w:val="1"/>
      <w:numFmt w:val="lowerLetter"/>
      <w:suff w:val="nothing"/>
      <w:lvlText w:val="%8."/>
      <w:lvlJc w:val="left"/>
      <w:pPr>
        <w:ind w:left="5760" w:hanging="360"/>
      </w:pPr>
      <w:rPr>
        <w:rFonts w:hint="default"/>
      </w:rPr>
    </w:lvl>
    <w:lvl w:ilvl="8">
      <w:start w:val="1"/>
      <w:numFmt w:val="lowerRoman"/>
      <w:suff w:val="nothing"/>
      <w:lvlText w:val="%9."/>
      <w:lvlJc w:val="right"/>
      <w:pPr>
        <w:ind w:left="6480" w:hanging="180"/>
      </w:pPr>
      <w:rPr>
        <w:rFonts w:hint="default"/>
      </w:rPr>
    </w:lvl>
  </w:abstractNum>
  <w:abstractNum w:abstractNumId="28">
    <w:nsid w:val="0C012DED"/>
    <w:multiLevelType w:val="hybridMultilevel"/>
    <w:tmpl w:val="2BA25D66"/>
    <w:lvl w:ilvl="0" w:tplc="D78A7202">
      <w:start w:val="1"/>
      <w:numFmt w:val="decimal"/>
      <w:lvlText w:val="%1."/>
      <w:lvlJc w:val="left"/>
      <w:pPr>
        <w:tabs>
          <w:tab w:val="num" w:pos="855"/>
        </w:tabs>
        <w:ind w:left="855" w:hanging="49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0C9A2152"/>
    <w:multiLevelType w:val="multilevel"/>
    <w:tmpl w:val="E4A66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D7612B9"/>
    <w:multiLevelType w:val="multilevel"/>
    <w:tmpl w:val="647666FC"/>
    <w:numStyleLink w:val="StyleOutlinenumbered10pt"/>
  </w:abstractNum>
  <w:abstractNum w:abstractNumId="31">
    <w:nsid w:val="0D7C7970"/>
    <w:multiLevelType w:val="multilevel"/>
    <w:tmpl w:val="647666FC"/>
    <w:numStyleLink w:val="StyleOutlinenumbered10pt"/>
  </w:abstractNum>
  <w:abstractNum w:abstractNumId="32">
    <w:nsid w:val="0DBC1D32"/>
    <w:multiLevelType w:val="multilevel"/>
    <w:tmpl w:val="647666FC"/>
    <w:numStyleLink w:val="StyleOutlinenumbered10pt"/>
  </w:abstractNum>
  <w:abstractNum w:abstractNumId="33">
    <w:nsid w:val="0DEC4366"/>
    <w:multiLevelType w:val="multilevel"/>
    <w:tmpl w:val="647666FC"/>
    <w:numStyleLink w:val="StyleOutlinenumbered10pt"/>
  </w:abstractNum>
  <w:abstractNum w:abstractNumId="34">
    <w:nsid w:val="0E870C66"/>
    <w:multiLevelType w:val="multilevel"/>
    <w:tmpl w:val="647666FC"/>
    <w:numStyleLink w:val="StyleOutlinenumbered10pt"/>
  </w:abstractNum>
  <w:abstractNum w:abstractNumId="35">
    <w:nsid w:val="0EF4626A"/>
    <w:multiLevelType w:val="multilevel"/>
    <w:tmpl w:val="551694D0"/>
    <w:lvl w:ilvl="0">
      <w:start w:val="1"/>
      <w:numFmt w:val="lowerLetter"/>
      <w:lvlText w:val="%1."/>
      <w:lvlJc w:val="left"/>
      <w:pPr>
        <w:tabs>
          <w:tab w:val="num" w:pos="0"/>
        </w:tabs>
        <w:ind w:left="720" w:hanging="360"/>
      </w:pPr>
      <w:rPr>
        <w:rFonts w:hint="default"/>
      </w:rPr>
    </w:lvl>
    <w:lvl w:ilvl="1">
      <w:start w:val="1"/>
      <w:numFmt w:val="lowerLetter"/>
      <w:suff w:val="nothing"/>
      <w:lvlText w:val="%2."/>
      <w:lvlJc w:val="left"/>
      <w:pPr>
        <w:ind w:left="1440" w:hanging="360"/>
      </w:pPr>
      <w:rPr>
        <w:rFonts w:hint="default"/>
      </w:rPr>
    </w:lvl>
    <w:lvl w:ilvl="2">
      <w:start w:val="1"/>
      <w:numFmt w:val="lowerRoman"/>
      <w:suff w:val="nothing"/>
      <w:lvlText w:val="%3."/>
      <w:lvlJc w:val="right"/>
      <w:pPr>
        <w:ind w:left="2160" w:hanging="180"/>
      </w:pPr>
      <w:rPr>
        <w:rFonts w:hint="default"/>
      </w:rPr>
    </w:lvl>
    <w:lvl w:ilvl="3">
      <w:start w:val="1"/>
      <w:numFmt w:val="decimal"/>
      <w:suff w:val="nothing"/>
      <w:lvlText w:val="%4."/>
      <w:lvlJc w:val="left"/>
      <w:pPr>
        <w:ind w:left="2880" w:hanging="360"/>
      </w:pPr>
      <w:rPr>
        <w:rFonts w:hint="default"/>
      </w:rPr>
    </w:lvl>
    <w:lvl w:ilvl="4">
      <w:start w:val="1"/>
      <w:numFmt w:val="lowerLetter"/>
      <w:suff w:val="nothing"/>
      <w:lvlText w:val="%5."/>
      <w:lvlJc w:val="left"/>
      <w:pPr>
        <w:ind w:left="3600" w:hanging="360"/>
      </w:pPr>
      <w:rPr>
        <w:rFonts w:hint="default"/>
      </w:rPr>
    </w:lvl>
    <w:lvl w:ilvl="5">
      <w:start w:val="1"/>
      <w:numFmt w:val="lowerRoman"/>
      <w:suff w:val="nothing"/>
      <w:lvlText w:val="%6."/>
      <w:lvlJc w:val="right"/>
      <w:pPr>
        <w:ind w:left="4320" w:hanging="180"/>
      </w:pPr>
      <w:rPr>
        <w:rFonts w:hint="default"/>
      </w:rPr>
    </w:lvl>
    <w:lvl w:ilvl="6">
      <w:start w:val="1"/>
      <w:numFmt w:val="decimal"/>
      <w:suff w:val="nothing"/>
      <w:lvlText w:val="%7."/>
      <w:lvlJc w:val="left"/>
      <w:pPr>
        <w:ind w:left="5040" w:hanging="360"/>
      </w:pPr>
      <w:rPr>
        <w:rFonts w:hint="default"/>
      </w:rPr>
    </w:lvl>
    <w:lvl w:ilvl="7">
      <w:start w:val="1"/>
      <w:numFmt w:val="lowerLetter"/>
      <w:suff w:val="nothing"/>
      <w:lvlText w:val="%8."/>
      <w:lvlJc w:val="left"/>
      <w:pPr>
        <w:ind w:left="5760" w:hanging="360"/>
      </w:pPr>
      <w:rPr>
        <w:rFonts w:hint="default"/>
      </w:rPr>
    </w:lvl>
    <w:lvl w:ilvl="8">
      <w:start w:val="1"/>
      <w:numFmt w:val="lowerRoman"/>
      <w:suff w:val="nothing"/>
      <w:lvlText w:val="%9."/>
      <w:lvlJc w:val="right"/>
      <w:pPr>
        <w:ind w:left="6480" w:hanging="180"/>
      </w:pPr>
      <w:rPr>
        <w:rFonts w:hint="default"/>
      </w:rPr>
    </w:lvl>
  </w:abstractNum>
  <w:abstractNum w:abstractNumId="36">
    <w:nsid w:val="0F3A52B8"/>
    <w:multiLevelType w:val="multilevel"/>
    <w:tmpl w:val="DC30A13A"/>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7">
    <w:nsid w:val="0F89370D"/>
    <w:multiLevelType w:val="multilevel"/>
    <w:tmpl w:val="647666FC"/>
    <w:numStyleLink w:val="StyleOutlinenumbered10pt"/>
  </w:abstractNum>
  <w:abstractNum w:abstractNumId="38">
    <w:nsid w:val="0FBD0069"/>
    <w:multiLevelType w:val="multilevel"/>
    <w:tmpl w:val="647666FC"/>
    <w:numStyleLink w:val="StyleOutlinenumbered10pt"/>
  </w:abstractNum>
  <w:abstractNum w:abstractNumId="39">
    <w:nsid w:val="0FFA23D0"/>
    <w:multiLevelType w:val="multilevel"/>
    <w:tmpl w:val="647666FC"/>
    <w:numStyleLink w:val="StyleOutlinenumbered10pt"/>
  </w:abstractNum>
  <w:abstractNum w:abstractNumId="40">
    <w:nsid w:val="1036254D"/>
    <w:multiLevelType w:val="multilevel"/>
    <w:tmpl w:val="647666FC"/>
    <w:numStyleLink w:val="StyleOutlinenumbered10pt"/>
  </w:abstractNum>
  <w:abstractNum w:abstractNumId="41">
    <w:nsid w:val="10733EF3"/>
    <w:multiLevelType w:val="multilevel"/>
    <w:tmpl w:val="79B223A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2">
    <w:nsid w:val="10E84B90"/>
    <w:multiLevelType w:val="multilevel"/>
    <w:tmpl w:val="647666FC"/>
    <w:numStyleLink w:val="StyleOutlinenumbered10pt"/>
  </w:abstractNum>
  <w:abstractNum w:abstractNumId="43">
    <w:nsid w:val="1138490A"/>
    <w:multiLevelType w:val="multilevel"/>
    <w:tmpl w:val="647666FC"/>
    <w:numStyleLink w:val="StyleOutlinenumbered10pt"/>
  </w:abstractNum>
  <w:abstractNum w:abstractNumId="44">
    <w:nsid w:val="1213208D"/>
    <w:multiLevelType w:val="multilevel"/>
    <w:tmpl w:val="647666FC"/>
    <w:numStyleLink w:val="StyleOutlinenumbered10pt"/>
  </w:abstractNum>
  <w:abstractNum w:abstractNumId="45">
    <w:nsid w:val="15466436"/>
    <w:multiLevelType w:val="multilevel"/>
    <w:tmpl w:val="647666FC"/>
    <w:styleLink w:val="StyleOutlinenumbered10pt"/>
    <w:lvl w:ilvl="0">
      <w:start w:val="1"/>
      <w:numFmt w:val="lowerLetter"/>
      <w:lvlText w:val="%1."/>
      <w:lvlJc w:val="left"/>
      <w:pPr>
        <w:tabs>
          <w:tab w:val="num" w:pos="0"/>
        </w:tabs>
        <w:ind w:left="720" w:hanging="360"/>
      </w:pPr>
      <w:rPr>
        <w:rFonts w:hint="default"/>
      </w:rPr>
    </w:lvl>
    <w:lvl w:ilvl="1">
      <w:start w:val="1"/>
      <w:numFmt w:val="lowerLetter"/>
      <w:suff w:val="nothing"/>
      <w:lvlText w:val="%2."/>
      <w:lvlJc w:val="left"/>
      <w:pPr>
        <w:ind w:left="1440" w:hanging="360"/>
      </w:pPr>
      <w:rPr>
        <w:rFonts w:hint="default"/>
      </w:rPr>
    </w:lvl>
    <w:lvl w:ilvl="2">
      <w:start w:val="1"/>
      <w:numFmt w:val="lowerRoman"/>
      <w:suff w:val="nothing"/>
      <w:lvlText w:val="%3."/>
      <w:lvlJc w:val="right"/>
      <w:pPr>
        <w:ind w:left="2160" w:hanging="180"/>
      </w:pPr>
      <w:rPr>
        <w:rFonts w:hint="default"/>
      </w:rPr>
    </w:lvl>
    <w:lvl w:ilvl="3">
      <w:start w:val="1"/>
      <w:numFmt w:val="decimal"/>
      <w:suff w:val="nothing"/>
      <w:lvlText w:val="%4."/>
      <w:lvlJc w:val="left"/>
      <w:pPr>
        <w:ind w:left="2880" w:hanging="360"/>
      </w:pPr>
      <w:rPr>
        <w:rFonts w:hint="default"/>
      </w:rPr>
    </w:lvl>
    <w:lvl w:ilvl="4">
      <w:start w:val="1"/>
      <w:numFmt w:val="lowerLetter"/>
      <w:suff w:val="nothing"/>
      <w:lvlText w:val="%5."/>
      <w:lvlJc w:val="left"/>
      <w:pPr>
        <w:ind w:left="3600" w:hanging="360"/>
      </w:pPr>
      <w:rPr>
        <w:rFonts w:hint="default"/>
      </w:rPr>
    </w:lvl>
    <w:lvl w:ilvl="5">
      <w:start w:val="1"/>
      <w:numFmt w:val="lowerRoman"/>
      <w:suff w:val="nothing"/>
      <w:lvlText w:val="%6."/>
      <w:lvlJc w:val="right"/>
      <w:pPr>
        <w:ind w:left="4320" w:hanging="180"/>
      </w:pPr>
      <w:rPr>
        <w:rFonts w:hint="default"/>
      </w:rPr>
    </w:lvl>
    <w:lvl w:ilvl="6">
      <w:start w:val="1"/>
      <w:numFmt w:val="decimal"/>
      <w:suff w:val="nothing"/>
      <w:lvlText w:val="%7."/>
      <w:lvlJc w:val="left"/>
      <w:pPr>
        <w:ind w:left="5040" w:hanging="360"/>
      </w:pPr>
      <w:rPr>
        <w:rFonts w:hint="default"/>
      </w:rPr>
    </w:lvl>
    <w:lvl w:ilvl="7">
      <w:start w:val="1"/>
      <w:numFmt w:val="lowerLetter"/>
      <w:suff w:val="nothing"/>
      <w:lvlText w:val="%8."/>
      <w:lvlJc w:val="left"/>
      <w:pPr>
        <w:ind w:left="5760" w:hanging="360"/>
      </w:pPr>
      <w:rPr>
        <w:rFonts w:hint="default"/>
      </w:rPr>
    </w:lvl>
    <w:lvl w:ilvl="8">
      <w:start w:val="1"/>
      <w:numFmt w:val="lowerRoman"/>
      <w:suff w:val="nothing"/>
      <w:lvlText w:val="%9."/>
      <w:lvlJc w:val="right"/>
      <w:pPr>
        <w:ind w:left="6480" w:hanging="180"/>
      </w:pPr>
      <w:rPr>
        <w:rFonts w:hint="default"/>
      </w:rPr>
    </w:lvl>
  </w:abstractNum>
  <w:abstractNum w:abstractNumId="46">
    <w:nsid w:val="15CE3FCA"/>
    <w:multiLevelType w:val="multilevel"/>
    <w:tmpl w:val="647666FC"/>
    <w:numStyleLink w:val="StyleOutlinenumbered10pt"/>
  </w:abstractNum>
  <w:abstractNum w:abstractNumId="47">
    <w:nsid w:val="160B4DCE"/>
    <w:multiLevelType w:val="multilevel"/>
    <w:tmpl w:val="647666FC"/>
    <w:numStyleLink w:val="StyleOutlinenumbered10pt"/>
  </w:abstractNum>
  <w:abstractNum w:abstractNumId="48">
    <w:nsid w:val="16671D84"/>
    <w:multiLevelType w:val="multilevel"/>
    <w:tmpl w:val="EB6075B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9">
    <w:nsid w:val="17781B36"/>
    <w:multiLevelType w:val="multilevel"/>
    <w:tmpl w:val="647666FC"/>
    <w:numStyleLink w:val="StyleOutlinenumbered10pt"/>
  </w:abstractNum>
  <w:abstractNum w:abstractNumId="50">
    <w:nsid w:val="190D3C03"/>
    <w:multiLevelType w:val="multilevel"/>
    <w:tmpl w:val="647666FC"/>
    <w:numStyleLink w:val="StyleOutlinenumbered10pt"/>
  </w:abstractNum>
  <w:abstractNum w:abstractNumId="51">
    <w:nsid w:val="19C540C6"/>
    <w:multiLevelType w:val="hybridMultilevel"/>
    <w:tmpl w:val="73AAB466"/>
    <w:lvl w:ilvl="0" w:tplc="58D8AD32">
      <w:start w:val="1"/>
      <w:numFmt w:val="bullet"/>
      <w:lvlText w:val=""/>
      <w:lvlJc w:val="left"/>
      <w:pPr>
        <w:tabs>
          <w:tab w:val="num" w:pos="720"/>
        </w:tabs>
        <w:ind w:left="720" w:hanging="360"/>
      </w:pPr>
      <w:rPr>
        <w:rFonts w:ascii="Symbol" w:hAnsi="Symbol" w:hint="default"/>
        <w:sz w:val="20"/>
      </w:rPr>
    </w:lvl>
    <w:lvl w:ilvl="1" w:tplc="C5AE4A7E">
      <w:start w:val="1"/>
      <w:numFmt w:val="bullet"/>
      <w:lvlText w:val="o"/>
      <w:lvlJc w:val="left"/>
      <w:pPr>
        <w:tabs>
          <w:tab w:val="num" w:pos="1440"/>
        </w:tabs>
        <w:ind w:left="1440" w:hanging="360"/>
      </w:pPr>
      <w:rPr>
        <w:rFonts w:ascii="Courier New" w:hAnsi="Courier New" w:hint="default"/>
        <w:sz w:val="20"/>
      </w:rPr>
    </w:lvl>
    <w:lvl w:ilvl="2" w:tplc="2DD22DF2">
      <w:start w:val="1"/>
      <w:numFmt w:val="bullet"/>
      <w:lvlText w:val=""/>
      <w:lvlJc w:val="left"/>
      <w:pPr>
        <w:tabs>
          <w:tab w:val="num" w:pos="2160"/>
        </w:tabs>
        <w:ind w:left="2160" w:hanging="360"/>
      </w:pPr>
      <w:rPr>
        <w:rFonts w:ascii="Wingdings" w:hAnsi="Wingdings" w:hint="default"/>
        <w:sz w:val="20"/>
      </w:rPr>
    </w:lvl>
    <w:lvl w:ilvl="3" w:tplc="EE108C14" w:tentative="1">
      <w:start w:val="1"/>
      <w:numFmt w:val="bullet"/>
      <w:lvlText w:val=""/>
      <w:lvlJc w:val="left"/>
      <w:pPr>
        <w:tabs>
          <w:tab w:val="num" w:pos="2880"/>
        </w:tabs>
        <w:ind w:left="2880" w:hanging="360"/>
      </w:pPr>
      <w:rPr>
        <w:rFonts w:ascii="Wingdings" w:hAnsi="Wingdings" w:hint="default"/>
        <w:sz w:val="20"/>
      </w:rPr>
    </w:lvl>
    <w:lvl w:ilvl="4" w:tplc="5BB225C0" w:tentative="1">
      <w:start w:val="1"/>
      <w:numFmt w:val="bullet"/>
      <w:lvlText w:val=""/>
      <w:lvlJc w:val="left"/>
      <w:pPr>
        <w:tabs>
          <w:tab w:val="num" w:pos="3600"/>
        </w:tabs>
        <w:ind w:left="3600" w:hanging="360"/>
      </w:pPr>
      <w:rPr>
        <w:rFonts w:ascii="Wingdings" w:hAnsi="Wingdings" w:hint="default"/>
        <w:sz w:val="20"/>
      </w:rPr>
    </w:lvl>
    <w:lvl w:ilvl="5" w:tplc="85B4C5FC" w:tentative="1">
      <w:start w:val="1"/>
      <w:numFmt w:val="bullet"/>
      <w:lvlText w:val=""/>
      <w:lvlJc w:val="left"/>
      <w:pPr>
        <w:tabs>
          <w:tab w:val="num" w:pos="4320"/>
        </w:tabs>
        <w:ind w:left="4320" w:hanging="360"/>
      </w:pPr>
      <w:rPr>
        <w:rFonts w:ascii="Wingdings" w:hAnsi="Wingdings" w:hint="default"/>
        <w:sz w:val="20"/>
      </w:rPr>
    </w:lvl>
    <w:lvl w:ilvl="6" w:tplc="F6B0805A" w:tentative="1">
      <w:start w:val="1"/>
      <w:numFmt w:val="bullet"/>
      <w:lvlText w:val=""/>
      <w:lvlJc w:val="left"/>
      <w:pPr>
        <w:tabs>
          <w:tab w:val="num" w:pos="5040"/>
        </w:tabs>
        <w:ind w:left="5040" w:hanging="360"/>
      </w:pPr>
      <w:rPr>
        <w:rFonts w:ascii="Wingdings" w:hAnsi="Wingdings" w:hint="default"/>
        <w:sz w:val="20"/>
      </w:rPr>
    </w:lvl>
    <w:lvl w:ilvl="7" w:tplc="8C56366C" w:tentative="1">
      <w:start w:val="1"/>
      <w:numFmt w:val="bullet"/>
      <w:lvlText w:val=""/>
      <w:lvlJc w:val="left"/>
      <w:pPr>
        <w:tabs>
          <w:tab w:val="num" w:pos="5760"/>
        </w:tabs>
        <w:ind w:left="5760" w:hanging="360"/>
      </w:pPr>
      <w:rPr>
        <w:rFonts w:ascii="Wingdings" w:hAnsi="Wingdings" w:hint="default"/>
        <w:sz w:val="20"/>
      </w:rPr>
    </w:lvl>
    <w:lvl w:ilvl="8" w:tplc="2AF69342" w:tentative="1">
      <w:start w:val="1"/>
      <w:numFmt w:val="bullet"/>
      <w:lvlText w:val=""/>
      <w:lvlJc w:val="left"/>
      <w:pPr>
        <w:tabs>
          <w:tab w:val="num" w:pos="6480"/>
        </w:tabs>
        <w:ind w:left="6480" w:hanging="360"/>
      </w:pPr>
      <w:rPr>
        <w:rFonts w:ascii="Wingdings" w:hAnsi="Wingdings" w:hint="default"/>
        <w:sz w:val="20"/>
      </w:rPr>
    </w:lvl>
  </w:abstractNum>
  <w:abstractNum w:abstractNumId="52">
    <w:nsid w:val="1AF324D5"/>
    <w:multiLevelType w:val="multilevel"/>
    <w:tmpl w:val="647666FC"/>
    <w:numStyleLink w:val="StyleOutlinenumbered10pt"/>
  </w:abstractNum>
  <w:abstractNum w:abstractNumId="53">
    <w:nsid w:val="1B0010DB"/>
    <w:multiLevelType w:val="multilevel"/>
    <w:tmpl w:val="647666FC"/>
    <w:numStyleLink w:val="StyleOutlinenumbered10pt"/>
  </w:abstractNum>
  <w:abstractNum w:abstractNumId="54">
    <w:nsid w:val="1B1358D9"/>
    <w:multiLevelType w:val="multilevel"/>
    <w:tmpl w:val="7D12A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1BCA4545"/>
    <w:multiLevelType w:val="multilevel"/>
    <w:tmpl w:val="01488172"/>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6">
    <w:nsid w:val="1C5639CC"/>
    <w:multiLevelType w:val="multilevel"/>
    <w:tmpl w:val="1BC83A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7">
    <w:nsid w:val="1D352499"/>
    <w:multiLevelType w:val="multilevel"/>
    <w:tmpl w:val="647666FC"/>
    <w:numStyleLink w:val="StyleOutlinenumbered10pt"/>
  </w:abstractNum>
  <w:abstractNum w:abstractNumId="58">
    <w:nsid w:val="1D7137D7"/>
    <w:multiLevelType w:val="multilevel"/>
    <w:tmpl w:val="647666FC"/>
    <w:numStyleLink w:val="StyleOutlinenumbered10pt"/>
  </w:abstractNum>
  <w:abstractNum w:abstractNumId="59">
    <w:nsid w:val="1ED80C86"/>
    <w:multiLevelType w:val="hybridMultilevel"/>
    <w:tmpl w:val="4E186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nsid w:val="1F7D3C8B"/>
    <w:multiLevelType w:val="multilevel"/>
    <w:tmpl w:val="647666FC"/>
    <w:numStyleLink w:val="StyleOutlinenumbered10pt"/>
  </w:abstractNum>
  <w:abstractNum w:abstractNumId="61">
    <w:nsid w:val="1F8F593D"/>
    <w:multiLevelType w:val="multilevel"/>
    <w:tmpl w:val="647666FC"/>
    <w:numStyleLink w:val="StyleOutlinenumbered10pt"/>
  </w:abstractNum>
  <w:abstractNum w:abstractNumId="62">
    <w:nsid w:val="208A7AC7"/>
    <w:multiLevelType w:val="multilevel"/>
    <w:tmpl w:val="647666FC"/>
    <w:numStyleLink w:val="StyleOutlinenumbered10pt"/>
  </w:abstractNum>
  <w:abstractNum w:abstractNumId="63">
    <w:nsid w:val="21137CFE"/>
    <w:multiLevelType w:val="multilevel"/>
    <w:tmpl w:val="01FED5A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4">
    <w:nsid w:val="21405671"/>
    <w:multiLevelType w:val="multilevel"/>
    <w:tmpl w:val="647666FC"/>
    <w:numStyleLink w:val="StyleOutlinenumbered10pt"/>
  </w:abstractNum>
  <w:abstractNum w:abstractNumId="65">
    <w:nsid w:val="219E5AC4"/>
    <w:multiLevelType w:val="multilevel"/>
    <w:tmpl w:val="647666FC"/>
    <w:numStyleLink w:val="StyleOutlinenumbered10pt"/>
  </w:abstractNum>
  <w:abstractNum w:abstractNumId="66">
    <w:nsid w:val="21E32EAB"/>
    <w:multiLevelType w:val="hybridMultilevel"/>
    <w:tmpl w:val="97200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222358DB"/>
    <w:multiLevelType w:val="multilevel"/>
    <w:tmpl w:val="647666FC"/>
    <w:numStyleLink w:val="StyleOutlinenumbered10pt"/>
  </w:abstractNum>
  <w:abstractNum w:abstractNumId="68">
    <w:nsid w:val="226A726C"/>
    <w:multiLevelType w:val="hybridMultilevel"/>
    <w:tmpl w:val="D540B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227062CC"/>
    <w:multiLevelType w:val="multilevel"/>
    <w:tmpl w:val="647666FC"/>
    <w:numStyleLink w:val="StyleOutlinenumbered10pt"/>
  </w:abstractNum>
  <w:abstractNum w:abstractNumId="70">
    <w:nsid w:val="22956F94"/>
    <w:multiLevelType w:val="multilevel"/>
    <w:tmpl w:val="647666FC"/>
    <w:numStyleLink w:val="StyleOutlinenumbered10pt"/>
  </w:abstractNum>
  <w:abstractNum w:abstractNumId="71">
    <w:nsid w:val="233B49DD"/>
    <w:multiLevelType w:val="multilevel"/>
    <w:tmpl w:val="647666FC"/>
    <w:numStyleLink w:val="StyleOutlinenumbered10pt"/>
  </w:abstractNum>
  <w:abstractNum w:abstractNumId="72">
    <w:nsid w:val="23966190"/>
    <w:multiLevelType w:val="multilevel"/>
    <w:tmpl w:val="2FD0B3C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3">
    <w:nsid w:val="24AC0A15"/>
    <w:multiLevelType w:val="multilevel"/>
    <w:tmpl w:val="551694D0"/>
    <w:lvl w:ilvl="0">
      <w:start w:val="1"/>
      <w:numFmt w:val="lowerLetter"/>
      <w:lvlText w:val="%1."/>
      <w:lvlJc w:val="left"/>
      <w:pPr>
        <w:tabs>
          <w:tab w:val="num" w:pos="0"/>
        </w:tabs>
        <w:ind w:left="720" w:hanging="360"/>
      </w:pPr>
      <w:rPr>
        <w:rFonts w:hint="default"/>
      </w:rPr>
    </w:lvl>
    <w:lvl w:ilvl="1">
      <w:start w:val="1"/>
      <w:numFmt w:val="lowerLetter"/>
      <w:suff w:val="nothing"/>
      <w:lvlText w:val="%2."/>
      <w:lvlJc w:val="left"/>
      <w:pPr>
        <w:ind w:left="1440" w:hanging="360"/>
      </w:pPr>
      <w:rPr>
        <w:rFonts w:hint="default"/>
      </w:rPr>
    </w:lvl>
    <w:lvl w:ilvl="2">
      <w:start w:val="1"/>
      <w:numFmt w:val="lowerRoman"/>
      <w:suff w:val="nothing"/>
      <w:lvlText w:val="%3."/>
      <w:lvlJc w:val="right"/>
      <w:pPr>
        <w:ind w:left="2160" w:hanging="180"/>
      </w:pPr>
      <w:rPr>
        <w:rFonts w:hint="default"/>
      </w:rPr>
    </w:lvl>
    <w:lvl w:ilvl="3">
      <w:start w:val="1"/>
      <w:numFmt w:val="decimal"/>
      <w:suff w:val="nothing"/>
      <w:lvlText w:val="%4."/>
      <w:lvlJc w:val="left"/>
      <w:pPr>
        <w:ind w:left="2880" w:hanging="360"/>
      </w:pPr>
      <w:rPr>
        <w:rFonts w:hint="default"/>
      </w:rPr>
    </w:lvl>
    <w:lvl w:ilvl="4">
      <w:start w:val="1"/>
      <w:numFmt w:val="lowerLetter"/>
      <w:suff w:val="nothing"/>
      <w:lvlText w:val="%5."/>
      <w:lvlJc w:val="left"/>
      <w:pPr>
        <w:ind w:left="3600" w:hanging="360"/>
      </w:pPr>
      <w:rPr>
        <w:rFonts w:hint="default"/>
      </w:rPr>
    </w:lvl>
    <w:lvl w:ilvl="5">
      <w:start w:val="1"/>
      <w:numFmt w:val="lowerRoman"/>
      <w:suff w:val="nothing"/>
      <w:lvlText w:val="%6."/>
      <w:lvlJc w:val="right"/>
      <w:pPr>
        <w:ind w:left="4320" w:hanging="180"/>
      </w:pPr>
      <w:rPr>
        <w:rFonts w:hint="default"/>
      </w:rPr>
    </w:lvl>
    <w:lvl w:ilvl="6">
      <w:start w:val="1"/>
      <w:numFmt w:val="decimal"/>
      <w:suff w:val="nothing"/>
      <w:lvlText w:val="%7."/>
      <w:lvlJc w:val="left"/>
      <w:pPr>
        <w:ind w:left="5040" w:hanging="360"/>
      </w:pPr>
      <w:rPr>
        <w:rFonts w:hint="default"/>
      </w:rPr>
    </w:lvl>
    <w:lvl w:ilvl="7">
      <w:start w:val="1"/>
      <w:numFmt w:val="lowerLetter"/>
      <w:suff w:val="nothing"/>
      <w:lvlText w:val="%8."/>
      <w:lvlJc w:val="left"/>
      <w:pPr>
        <w:ind w:left="5760" w:hanging="360"/>
      </w:pPr>
      <w:rPr>
        <w:rFonts w:hint="default"/>
      </w:rPr>
    </w:lvl>
    <w:lvl w:ilvl="8">
      <w:start w:val="1"/>
      <w:numFmt w:val="lowerRoman"/>
      <w:suff w:val="nothing"/>
      <w:lvlText w:val="%9."/>
      <w:lvlJc w:val="right"/>
      <w:pPr>
        <w:ind w:left="6480" w:hanging="180"/>
      </w:pPr>
      <w:rPr>
        <w:rFonts w:hint="default"/>
      </w:rPr>
    </w:lvl>
  </w:abstractNum>
  <w:abstractNum w:abstractNumId="74">
    <w:nsid w:val="254C7F4F"/>
    <w:multiLevelType w:val="multilevel"/>
    <w:tmpl w:val="647666FC"/>
    <w:numStyleLink w:val="StyleOutlinenumbered10pt"/>
  </w:abstractNum>
  <w:abstractNum w:abstractNumId="75">
    <w:nsid w:val="27523C39"/>
    <w:multiLevelType w:val="multilevel"/>
    <w:tmpl w:val="647666FC"/>
    <w:numStyleLink w:val="StyleOutlinenumbered10pt"/>
  </w:abstractNum>
  <w:abstractNum w:abstractNumId="76">
    <w:nsid w:val="27B346F9"/>
    <w:multiLevelType w:val="hybridMultilevel"/>
    <w:tmpl w:val="2314FF62"/>
    <w:lvl w:ilvl="0" w:tplc="FC668306">
      <w:start w:val="1"/>
      <w:numFmt w:val="decimal"/>
      <w:lvlText w:val="%1."/>
      <w:lvlJc w:val="left"/>
      <w:pPr>
        <w:tabs>
          <w:tab w:val="num" w:pos="720"/>
        </w:tabs>
        <w:ind w:left="720" w:hanging="360"/>
      </w:pPr>
    </w:lvl>
    <w:lvl w:ilvl="1" w:tplc="1ED65402" w:tentative="1">
      <w:start w:val="1"/>
      <w:numFmt w:val="decimal"/>
      <w:lvlText w:val="%2."/>
      <w:lvlJc w:val="left"/>
      <w:pPr>
        <w:tabs>
          <w:tab w:val="num" w:pos="1440"/>
        </w:tabs>
        <w:ind w:left="1440" w:hanging="360"/>
      </w:pPr>
    </w:lvl>
    <w:lvl w:ilvl="2" w:tplc="3E96497E" w:tentative="1">
      <w:start w:val="1"/>
      <w:numFmt w:val="decimal"/>
      <w:lvlText w:val="%3."/>
      <w:lvlJc w:val="left"/>
      <w:pPr>
        <w:tabs>
          <w:tab w:val="num" w:pos="2160"/>
        </w:tabs>
        <w:ind w:left="2160" w:hanging="360"/>
      </w:pPr>
    </w:lvl>
    <w:lvl w:ilvl="3" w:tplc="FD763804" w:tentative="1">
      <w:start w:val="1"/>
      <w:numFmt w:val="decimal"/>
      <w:lvlText w:val="%4."/>
      <w:lvlJc w:val="left"/>
      <w:pPr>
        <w:tabs>
          <w:tab w:val="num" w:pos="2880"/>
        </w:tabs>
        <w:ind w:left="2880" w:hanging="360"/>
      </w:pPr>
    </w:lvl>
    <w:lvl w:ilvl="4" w:tplc="740C7B5C" w:tentative="1">
      <w:start w:val="1"/>
      <w:numFmt w:val="decimal"/>
      <w:lvlText w:val="%5."/>
      <w:lvlJc w:val="left"/>
      <w:pPr>
        <w:tabs>
          <w:tab w:val="num" w:pos="3600"/>
        </w:tabs>
        <w:ind w:left="3600" w:hanging="360"/>
      </w:pPr>
    </w:lvl>
    <w:lvl w:ilvl="5" w:tplc="D390BF28" w:tentative="1">
      <w:start w:val="1"/>
      <w:numFmt w:val="decimal"/>
      <w:lvlText w:val="%6."/>
      <w:lvlJc w:val="left"/>
      <w:pPr>
        <w:tabs>
          <w:tab w:val="num" w:pos="4320"/>
        </w:tabs>
        <w:ind w:left="4320" w:hanging="360"/>
      </w:pPr>
    </w:lvl>
    <w:lvl w:ilvl="6" w:tplc="17C2DB48" w:tentative="1">
      <w:start w:val="1"/>
      <w:numFmt w:val="decimal"/>
      <w:lvlText w:val="%7."/>
      <w:lvlJc w:val="left"/>
      <w:pPr>
        <w:tabs>
          <w:tab w:val="num" w:pos="5040"/>
        </w:tabs>
        <w:ind w:left="5040" w:hanging="360"/>
      </w:pPr>
    </w:lvl>
    <w:lvl w:ilvl="7" w:tplc="05225830" w:tentative="1">
      <w:start w:val="1"/>
      <w:numFmt w:val="decimal"/>
      <w:lvlText w:val="%8."/>
      <w:lvlJc w:val="left"/>
      <w:pPr>
        <w:tabs>
          <w:tab w:val="num" w:pos="5760"/>
        </w:tabs>
        <w:ind w:left="5760" w:hanging="360"/>
      </w:pPr>
    </w:lvl>
    <w:lvl w:ilvl="8" w:tplc="9A924AE0" w:tentative="1">
      <w:start w:val="1"/>
      <w:numFmt w:val="decimal"/>
      <w:lvlText w:val="%9."/>
      <w:lvlJc w:val="left"/>
      <w:pPr>
        <w:tabs>
          <w:tab w:val="num" w:pos="6480"/>
        </w:tabs>
        <w:ind w:left="6480" w:hanging="360"/>
      </w:pPr>
    </w:lvl>
  </w:abstractNum>
  <w:abstractNum w:abstractNumId="77">
    <w:nsid w:val="27EB1F4D"/>
    <w:multiLevelType w:val="multilevel"/>
    <w:tmpl w:val="647666FC"/>
    <w:numStyleLink w:val="StyleOutlinenumbered10pt"/>
  </w:abstractNum>
  <w:abstractNum w:abstractNumId="78">
    <w:nsid w:val="287F440C"/>
    <w:multiLevelType w:val="multilevel"/>
    <w:tmpl w:val="647666FC"/>
    <w:numStyleLink w:val="StyleOutlinenumbered10pt"/>
  </w:abstractNum>
  <w:abstractNum w:abstractNumId="79">
    <w:nsid w:val="28E8078F"/>
    <w:multiLevelType w:val="multilevel"/>
    <w:tmpl w:val="647666FC"/>
    <w:numStyleLink w:val="StyleOutlinenumbered10pt"/>
  </w:abstractNum>
  <w:abstractNum w:abstractNumId="80">
    <w:nsid w:val="29443EEB"/>
    <w:multiLevelType w:val="multilevel"/>
    <w:tmpl w:val="551694D0"/>
    <w:lvl w:ilvl="0">
      <w:start w:val="1"/>
      <w:numFmt w:val="lowerLetter"/>
      <w:lvlText w:val="%1."/>
      <w:lvlJc w:val="left"/>
      <w:pPr>
        <w:tabs>
          <w:tab w:val="num" w:pos="0"/>
        </w:tabs>
        <w:ind w:left="720" w:hanging="360"/>
      </w:pPr>
      <w:rPr>
        <w:rFonts w:hint="default"/>
      </w:rPr>
    </w:lvl>
    <w:lvl w:ilvl="1">
      <w:start w:val="1"/>
      <w:numFmt w:val="lowerLetter"/>
      <w:suff w:val="nothing"/>
      <w:lvlText w:val="%2."/>
      <w:lvlJc w:val="left"/>
      <w:pPr>
        <w:ind w:left="1440" w:hanging="360"/>
      </w:pPr>
      <w:rPr>
        <w:rFonts w:hint="default"/>
      </w:rPr>
    </w:lvl>
    <w:lvl w:ilvl="2">
      <w:start w:val="1"/>
      <w:numFmt w:val="lowerRoman"/>
      <w:suff w:val="nothing"/>
      <w:lvlText w:val="%3."/>
      <w:lvlJc w:val="right"/>
      <w:pPr>
        <w:ind w:left="2160" w:hanging="180"/>
      </w:pPr>
      <w:rPr>
        <w:rFonts w:hint="default"/>
      </w:rPr>
    </w:lvl>
    <w:lvl w:ilvl="3">
      <w:start w:val="1"/>
      <w:numFmt w:val="decimal"/>
      <w:suff w:val="nothing"/>
      <w:lvlText w:val="%4."/>
      <w:lvlJc w:val="left"/>
      <w:pPr>
        <w:ind w:left="2880" w:hanging="360"/>
      </w:pPr>
      <w:rPr>
        <w:rFonts w:hint="default"/>
      </w:rPr>
    </w:lvl>
    <w:lvl w:ilvl="4">
      <w:start w:val="1"/>
      <w:numFmt w:val="lowerLetter"/>
      <w:suff w:val="nothing"/>
      <w:lvlText w:val="%5."/>
      <w:lvlJc w:val="left"/>
      <w:pPr>
        <w:ind w:left="3600" w:hanging="360"/>
      </w:pPr>
      <w:rPr>
        <w:rFonts w:hint="default"/>
      </w:rPr>
    </w:lvl>
    <w:lvl w:ilvl="5">
      <w:start w:val="1"/>
      <w:numFmt w:val="lowerRoman"/>
      <w:suff w:val="nothing"/>
      <w:lvlText w:val="%6."/>
      <w:lvlJc w:val="right"/>
      <w:pPr>
        <w:ind w:left="4320" w:hanging="180"/>
      </w:pPr>
      <w:rPr>
        <w:rFonts w:hint="default"/>
      </w:rPr>
    </w:lvl>
    <w:lvl w:ilvl="6">
      <w:start w:val="1"/>
      <w:numFmt w:val="decimal"/>
      <w:suff w:val="nothing"/>
      <w:lvlText w:val="%7."/>
      <w:lvlJc w:val="left"/>
      <w:pPr>
        <w:ind w:left="5040" w:hanging="360"/>
      </w:pPr>
      <w:rPr>
        <w:rFonts w:hint="default"/>
      </w:rPr>
    </w:lvl>
    <w:lvl w:ilvl="7">
      <w:start w:val="1"/>
      <w:numFmt w:val="lowerLetter"/>
      <w:suff w:val="nothing"/>
      <w:lvlText w:val="%8."/>
      <w:lvlJc w:val="left"/>
      <w:pPr>
        <w:ind w:left="5760" w:hanging="360"/>
      </w:pPr>
      <w:rPr>
        <w:rFonts w:hint="default"/>
      </w:rPr>
    </w:lvl>
    <w:lvl w:ilvl="8">
      <w:start w:val="1"/>
      <w:numFmt w:val="lowerRoman"/>
      <w:suff w:val="nothing"/>
      <w:lvlText w:val="%9."/>
      <w:lvlJc w:val="right"/>
      <w:pPr>
        <w:ind w:left="6480" w:hanging="180"/>
      </w:pPr>
      <w:rPr>
        <w:rFonts w:hint="default"/>
      </w:rPr>
    </w:lvl>
  </w:abstractNum>
  <w:abstractNum w:abstractNumId="81">
    <w:nsid w:val="29E74F7A"/>
    <w:multiLevelType w:val="multilevel"/>
    <w:tmpl w:val="878C8C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2">
    <w:nsid w:val="2A70438A"/>
    <w:multiLevelType w:val="multilevel"/>
    <w:tmpl w:val="647666FC"/>
    <w:numStyleLink w:val="StyleOutlinenumbered10pt"/>
  </w:abstractNum>
  <w:abstractNum w:abstractNumId="83">
    <w:nsid w:val="2B02291F"/>
    <w:multiLevelType w:val="multilevel"/>
    <w:tmpl w:val="647666FC"/>
    <w:numStyleLink w:val="StyleOutlinenumbered10pt"/>
  </w:abstractNum>
  <w:abstractNum w:abstractNumId="84">
    <w:nsid w:val="2B470F6C"/>
    <w:multiLevelType w:val="multilevel"/>
    <w:tmpl w:val="647666FC"/>
    <w:numStyleLink w:val="StyleOutlinenumbered10pt"/>
  </w:abstractNum>
  <w:abstractNum w:abstractNumId="85">
    <w:nsid w:val="2BA75FD9"/>
    <w:multiLevelType w:val="multilevel"/>
    <w:tmpl w:val="647666FC"/>
    <w:numStyleLink w:val="StyleOutlinenumbered10pt"/>
  </w:abstractNum>
  <w:abstractNum w:abstractNumId="86">
    <w:nsid w:val="2BBB5165"/>
    <w:multiLevelType w:val="hybridMultilevel"/>
    <w:tmpl w:val="CE843442"/>
    <w:lvl w:ilvl="0" w:tplc="2A846CB0">
      <w:start w:val="1"/>
      <w:numFmt w:val="lowerRoman"/>
      <w:lvlText w:val="%1."/>
      <w:lvlJc w:val="right"/>
      <w:pPr>
        <w:tabs>
          <w:tab w:val="num" w:pos="720"/>
        </w:tabs>
        <w:ind w:left="720" w:hanging="360"/>
      </w:pPr>
    </w:lvl>
    <w:lvl w:ilvl="1" w:tplc="2A100F82" w:tentative="1">
      <w:start w:val="1"/>
      <w:numFmt w:val="lowerRoman"/>
      <w:lvlText w:val="%2."/>
      <w:lvlJc w:val="right"/>
      <w:pPr>
        <w:tabs>
          <w:tab w:val="num" w:pos="1440"/>
        </w:tabs>
        <w:ind w:left="1440" w:hanging="360"/>
      </w:pPr>
    </w:lvl>
    <w:lvl w:ilvl="2" w:tplc="4776DC66" w:tentative="1">
      <w:start w:val="1"/>
      <w:numFmt w:val="lowerRoman"/>
      <w:lvlText w:val="%3."/>
      <w:lvlJc w:val="right"/>
      <w:pPr>
        <w:tabs>
          <w:tab w:val="num" w:pos="2160"/>
        </w:tabs>
        <w:ind w:left="2160" w:hanging="360"/>
      </w:pPr>
    </w:lvl>
    <w:lvl w:ilvl="3" w:tplc="CFD4B36C" w:tentative="1">
      <w:start w:val="1"/>
      <w:numFmt w:val="lowerRoman"/>
      <w:lvlText w:val="%4."/>
      <w:lvlJc w:val="right"/>
      <w:pPr>
        <w:tabs>
          <w:tab w:val="num" w:pos="2880"/>
        </w:tabs>
        <w:ind w:left="2880" w:hanging="360"/>
      </w:pPr>
    </w:lvl>
    <w:lvl w:ilvl="4" w:tplc="EDE069D8" w:tentative="1">
      <w:start w:val="1"/>
      <w:numFmt w:val="lowerRoman"/>
      <w:lvlText w:val="%5."/>
      <w:lvlJc w:val="right"/>
      <w:pPr>
        <w:tabs>
          <w:tab w:val="num" w:pos="3600"/>
        </w:tabs>
        <w:ind w:left="3600" w:hanging="360"/>
      </w:pPr>
    </w:lvl>
    <w:lvl w:ilvl="5" w:tplc="1346E112" w:tentative="1">
      <w:start w:val="1"/>
      <w:numFmt w:val="lowerRoman"/>
      <w:lvlText w:val="%6."/>
      <w:lvlJc w:val="right"/>
      <w:pPr>
        <w:tabs>
          <w:tab w:val="num" w:pos="4320"/>
        </w:tabs>
        <w:ind w:left="4320" w:hanging="360"/>
      </w:pPr>
    </w:lvl>
    <w:lvl w:ilvl="6" w:tplc="FDB0DE94" w:tentative="1">
      <w:start w:val="1"/>
      <w:numFmt w:val="lowerRoman"/>
      <w:lvlText w:val="%7."/>
      <w:lvlJc w:val="right"/>
      <w:pPr>
        <w:tabs>
          <w:tab w:val="num" w:pos="5040"/>
        </w:tabs>
        <w:ind w:left="5040" w:hanging="360"/>
      </w:pPr>
    </w:lvl>
    <w:lvl w:ilvl="7" w:tplc="6982FDD2" w:tentative="1">
      <w:start w:val="1"/>
      <w:numFmt w:val="lowerRoman"/>
      <w:lvlText w:val="%8."/>
      <w:lvlJc w:val="right"/>
      <w:pPr>
        <w:tabs>
          <w:tab w:val="num" w:pos="5760"/>
        </w:tabs>
        <w:ind w:left="5760" w:hanging="360"/>
      </w:pPr>
    </w:lvl>
    <w:lvl w:ilvl="8" w:tplc="248C80E2" w:tentative="1">
      <w:start w:val="1"/>
      <w:numFmt w:val="lowerRoman"/>
      <w:lvlText w:val="%9."/>
      <w:lvlJc w:val="right"/>
      <w:pPr>
        <w:tabs>
          <w:tab w:val="num" w:pos="6480"/>
        </w:tabs>
        <w:ind w:left="6480" w:hanging="360"/>
      </w:pPr>
    </w:lvl>
  </w:abstractNum>
  <w:abstractNum w:abstractNumId="87">
    <w:nsid w:val="2BE06F1F"/>
    <w:multiLevelType w:val="multilevel"/>
    <w:tmpl w:val="647666FC"/>
    <w:numStyleLink w:val="StyleOutlinenumbered10pt"/>
  </w:abstractNum>
  <w:abstractNum w:abstractNumId="88">
    <w:nsid w:val="2C144447"/>
    <w:multiLevelType w:val="multilevel"/>
    <w:tmpl w:val="647666FC"/>
    <w:numStyleLink w:val="StyleOutlinenumbered10pt"/>
  </w:abstractNum>
  <w:abstractNum w:abstractNumId="89">
    <w:nsid w:val="2C8057DF"/>
    <w:multiLevelType w:val="multilevel"/>
    <w:tmpl w:val="7A54697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0">
    <w:nsid w:val="2CF1606C"/>
    <w:multiLevelType w:val="multilevel"/>
    <w:tmpl w:val="EB20AB5E"/>
    <w:lvl w:ilvl="0">
      <w:start w:val="1"/>
      <w:numFmt w:val="decimal"/>
      <w:lvlText w:val="%1."/>
      <w:lvlJc w:val="left"/>
      <w:pPr>
        <w:tabs>
          <w:tab w:val="num" w:pos="-360"/>
        </w:tabs>
        <w:ind w:left="360" w:hanging="360"/>
      </w:pPr>
      <w:rPr>
        <w:rFonts w:hint="default"/>
      </w:rPr>
    </w:lvl>
    <w:lvl w:ilvl="1">
      <w:start w:val="1"/>
      <w:numFmt w:val="lowerLetter"/>
      <w:suff w:val="nothing"/>
      <w:lvlText w:val="%2."/>
      <w:lvlJc w:val="left"/>
      <w:pPr>
        <w:ind w:left="1080" w:hanging="360"/>
      </w:pPr>
      <w:rPr>
        <w:rFonts w:hint="default"/>
      </w:rPr>
    </w:lvl>
    <w:lvl w:ilvl="2">
      <w:start w:val="1"/>
      <w:numFmt w:val="lowerRoman"/>
      <w:suff w:val="nothing"/>
      <w:lvlText w:val="%3."/>
      <w:lvlJc w:val="right"/>
      <w:pPr>
        <w:ind w:left="1800" w:hanging="180"/>
      </w:pPr>
      <w:rPr>
        <w:rFonts w:hint="default"/>
      </w:rPr>
    </w:lvl>
    <w:lvl w:ilvl="3">
      <w:start w:val="1"/>
      <w:numFmt w:val="decimal"/>
      <w:suff w:val="nothing"/>
      <w:lvlText w:val="%4."/>
      <w:lvlJc w:val="left"/>
      <w:pPr>
        <w:ind w:left="2520" w:hanging="360"/>
      </w:pPr>
      <w:rPr>
        <w:rFonts w:hint="default"/>
      </w:rPr>
    </w:lvl>
    <w:lvl w:ilvl="4">
      <w:start w:val="1"/>
      <w:numFmt w:val="lowerLetter"/>
      <w:suff w:val="nothing"/>
      <w:lvlText w:val="%5."/>
      <w:lvlJc w:val="left"/>
      <w:pPr>
        <w:ind w:left="3240" w:hanging="360"/>
      </w:pPr>
      <w:rPr>
        <w:rFonts w:hint="default"/>
      </w:rPr>
    </w:lvl>
    <w:lvl w:ilvl="5">
      <w:start w:val="1"/>
      <w:numFmt w:val="lowerRoman"/>
      <w:suff w:val="nothing"/>
      <w:lvlText w:val="%6."/>
      <w:lvlJc w:val="right"/>
      <w:pPr>
        <w:ind w:left="3960" w:hanging="180"/>
      </w:pPr>
      <w:rPr>
        <w:rFonts w:hint="default"/>
      </w:rPr>
    </w:lvl>
    <w:lvl w:ilvl="6">
      <w:start w:val="1"/>
      <w:numFmt w:val="decimal"/>
      <w:suff w:val="nothing"/>
      <w:lvlText w:val="%7."/>
      <w:lvlJc w:val="left"/>
      <w:pPr>
        <w:ind w:left="4680" w:hanging="360"/>
      </w:pPr>
      <w:rPr>
        <w:rFonts w:hint="default"/>
      </w:rPr>
    </w:lvl>
    <w:lvl w:ilvl="7">
      <w:start w:val="1"/>
      <w:numFmt w:val="lowerLetter"/>
      <w:suff w:val="nothing"/>
      <w:lvlText w:val="%8."/>
      <w:lvlJc w:val="left"/>
      <w:pPr>
        <w:ind w:left="5400" w:hanging="360"/>
      </w:pPr>
      <w:rPr>
        <w:rFonts w:hint="default"/>
      </w:rPr>
    </w:lvl>
    <w:lvl w:ilvl="8">
      <w:start w:val="1"/>
      <w:numFmt w:val="lowerRoman"/>
      <w:suff w:val="nothing"/>
      <w:lvlText w:val="%9."/>
      <w:lvlJc w:val="right"/>
      <w:pPr>
        <w:ind w:left="6120" w:hanging="180"/>
      </w:pPr>
      <w:rPr>
        <w:rFonts w:hint="default"/>
      </w:rPr>
    </w:lvl>
  </w:abstractNum>
  <w:abstractNum w:abstractNumId="91">
    <w:nsid w:val="2CF57A52"/>
    <w:multiLevelType w:val="multilevel"/>
    <w:tmpl w:val="647666FC"/>
    <w:numStyleLink w:val="StyleOutlinenumbered10pt"/>
  </w:abstractNum>
  <w:abstractNum w:abstractNumId="92">
    <w:nsid w:val="2DCF2AE8"/>
    <w:multiLevelType w:val="multilevel"/>
    <w:tmpl w:val="647666FC"/>
    <w:numStyleLink w:val="StyleOutlinenumbered10pt"/>
  </w:abstractNum>
  <w:abstractNum w:abstractNumId="93">
    <w:nsid w:val="2EB2222B"/>
    <w:multiLevelType w:val="multilevel"/>
    <w:tmpl w:val="647666FC"/>
    <w:numStyleLink w:val="StyleOutlinenumbered10pt"/>
  </w:abstractNum>
  <w:abstractNum w:abstractNumId="94">
    <w:nsid w:val="2F56398A"/>
    <w:multiLevelType w:val="multilevel"/>
    <w:tmpl w:val="647666FC"/>
    <w:numStyleLink w:val="StyleOutlinenumbered10pt"/>
  </w:abstractNum>
  <w:abstractNum w:abstractNumId="95">
    <w:nsid w:val="2F935636"/>
    <w:multiLevelType w:val="hybridMultilevel"/>
    <w:tmpl w:val="1782485E"/>
    <w:lvl w:ilvl="0" w:tplc="BA586DAE">
      <w:start w:val="1"/>
      <w:numFmt w:val="decimal"/>
      <w:lvlText w:val="%1."/>
      <w:lvlJc w:val="left"/>
      <w:pPr>
        <w:tabs>
          <w:tab w:val="num" w:pos="855"/>
        </w:tabs>
        <w:ind w:left="855" w:hanging="49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6">
    <w:nsid w:val="2FB30F6C"/>
    <w:multiLevelType w:val="multilevel"/>
    <w:tmpl w:val="647666FC"/>
    <w:numStyleLink w:val="StyleOutlinenumbered10pt"/>
  </w:abstractNum>
  <w:abstractNum w:abstractNumId="97">
    <w:nsid w:val="2FDA0816"/>
    <w:multiLevelType w:val="multilevel"/>
    <w:tmpl w:val="647666FC"/>
    <w:numStyleLink w:val="StyleOutlinenumbered10pt"/>
  </w:abstractNum>
  <w:abstractNum w:abstractNumId="98">
    <w:nsid w:val="310307E1"/>
    <w:multiLevelType w:val="multilevel"/>
    <w:tmpl w:val="647666FC"/>
    <w:numStyleLink w:val="StyleOutlinenumbered10pt"/>
  </w:abstractNum>
  <w:abstractNum w:abstractNumId="99">
    <w:nsid w:val="319D0F08"/>
    <w:multiLevelType w:val="multilevel"/>
    <w:tmpl w:val="647666FC"/>
    <w:numStyleLink w:val="StyleOutlinenumbered10pt"/>
  </w:abstractNum>
  <w:abstractNum w:abstractNumId="100">
    <w:nsid w:val="32FF271F"/>
    <w:multiLevelType w:val="multilevel"/>
    <w:tmpl w:val="647666FC"/>
    <w:numStyleLink w:val="StyleOutlinenumbered10pt"/>
  </w:abstractNum>
  <w:abstractNum w:abstractNumId="101">
    <w:nsid w:val="335920BE"/>
    <w:multiLevelType w:val="multilevel"/>
    <w:tmpl w:val="3AE4991C"/>
    <w:lvl w:ilvl="0">
      <w:start w:val="1"/>
      <w:numFmt w:val="lowerLetter"/>
      <w:lvlText w:val="%1."/>
      <w:lvlJc w:val="left"/>
      <w:pPr>
        <w:tabs>
          <w:tab w:val="num" w:pos="0"/>
        </w:tabs>
        <w:ind w:left="720" w:hanging="360"/>
      </w:pPr>
      <w:rPr>
        <w:rFonts w:hint="default"/>
      </w:rPr>
    </w:lvl>
    <w:lvl w:ilvl="1">
      <w:start w:val="1"/>
      <w:numFmt w:val="lowerLetter"/>
      <w:suff w:val="nothing"/>
      <w:lvlText w:val="%2."/>
      <w:lvlJc w:val="left"/>
      <w:pPr>
        <w:ind w:left="1440" w:hanging="360"/>
      </w:pPr>
      <w:rPr>
        <w:rFonts w:hint="default"/>
      </w:rPr>
    </w:lvl>
    <w:lvl w:ilvl="2">
      <w:start w:val="1"/>
      <w:numFmt w:val="lowerRoman"/>
      <w:suff w:val="nothing"/>
      <w:lvlText w:val="%3."/>
      <w:lvlJc w:val="right"/>
      <w:pPr>
        <w:ind w:left="2160" w:hanging="180"/>
      </w:pPr>
      <w:rPr>
        <w:rFonts w:hint="default"/>
      </w:rPr>
    </w:lvl>
    <w:lvl w:ilvl="3">
      <w:start w:val="1"/>
      <w:numFmt w:val="decimal"/>
      <w:suff w:val="nothing"/>
      <w:lvlText w:val="%4."/>
      <w:lvlJc w:val="left"/>
      <w:pPr>
        <w:ind w:left="2880" w:hanging="360"/>
      </w:pPr>
      <w:rPr>
        <w:rFonts w:hint="default"/>
      </w:rPr>
    </w:lvl>
    <w:lvl w:ilvl="4">
      <w:start w:val="1"/>
      <w:numFmt w:val="lowerLetter"/>
      <w:suff w:val="nothing"/>
      <w:lvlText w:val="%5."/>
      <w:lvlJc w:val="left"/>
      <w:pPr>
        <w:ind w:left="3600" w:hanging="360"/>
      </w:pPr>
      <w:rPr>
        <w:rFonts w:hint="default"/>
      </w:rPr>
    </w:lvl>
    <w:lvl w:ilvl="5">
      <w:start w:val="1"/>
      <w:numFmt w:val="lowerRoman"/>
      <w:suff w:val="nothing"/>
      <w:lvlText w:val="%6."/>
      <w:lvlJc w:val="right"/>
      <w:pPr>
        <w:ind w:left="4320" w:hanging="180"/>
      </w:pPr>
      <w:rPr>
        <w:rFonts w:hint="default"/>
      </w:rPr>
    </w:lvl>
    <w:lvl w:ilvl="6">
      <w:start w:val="1"/>
      <w:numFmt w:val="decimal"/>
      <w:suff w:val="nothing"/>
      <w:lvlText w:val="%7."/>
      <w:lvlJc w:val="left"/>
      <w:pPr>
        <w:ind w:left="5040" w:hanging="360"/>
      </w:pPr>
      <w:rPr>
        <w:rFonts w:hint="default"/>
      </w:rPr>
    </w:lvl>
    <w:lvl w:ilvl="7">
      <w:start w:val="1"/>
      <w:numFmt w:val="lowerLetter"/>
      <w:suff w:val="nothing"/>
      <w:lvlText w:val="%8."/>
      <w:lvlJc w:val="left"/>
      <w:pPr>
        <w:ind w:left="5760" w:hanging="360"/>
      </w:pPr>
      <w:rPr>
        <w:rFonts w:hint="default"/>
      </w:rPr>
    </w:lvl>
    <w:lvl w:ilvl="8">
      <w:start w:val="1"/>
      <w:numFmt w:val="lowerRoman"/>
      <w:suff w:val="nothing"/>
      <w:lvlText w:val="%9."/>
      <w:lvlJc w:val="right"/>
      <w:pPr>
        <w:ind w:left="6480" w:hanging="180"/>
      </w:pPr>
      <w:rPr>
        <w:rFonts w:hint="default"/>
      </w:rPr>
    </w:lvl>
  </w:abstractNum>
  <w:abstractNum w:abstractNumId="102">
    <w:nsid w:val="335D41DC"/>
    <w:multiLevelType w:val="multilevel"/>
    <w:tmpl w:val="647666FC"/>
    <w:numStyleLink w:val="StyleOutlinenumbered10pt"/>
  </w:abstractNum>
  <w:abstractNum w:abstractNumId="103">
    <w:nsid w:val="336F76B6"/>
    <w:multiLevelType w:val="hybridMultilevel"/>
    <w:tmpl w:val="FBC8D9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nsid w:val="33EA5C6D"/>
    <w:multiLevelType w:val="multilevel"/>
    <w:tmpl w:val="647666FC"/>
    <w:numStyleLink w:val="StyleOutlinenumbered10pt"/>
  </w:abstractNum>
  <w:abstractNum w:abstractNumId="105">
    <w:nsid w:val="35485AAD"/>
    <w:multiLevelType w:val="multilevel"/>
    <w:tmpl w:val="647666FC"/>
    <w:numStyleLink w:val="StyleOutlinenumbered10pt"/>
  </w:abstractNum>
  <w:abstractNum w:abstractNumId="106">
    <w:nsid w:val="35E72C50"/>
    <w:multiLevelType w:val="multilevel"/>
    <w:tmpl w:val="647666FC"/>
    <w:numStyleLink w:val="StyleOutlinenumbered10pt"/>
  </w:abstractNum>
  <w:abstractNum w:abstractNumId="107">
    <w:nsid w:val="35F230AD"/>
    <w:multiLevelType w:val="multilevel"/>
    <w:tmpl w:val="647666FC"/>
    <w:numStyleLink w:val="StyleOutlinenumbered10pt"/>
  </w:abstractNum>
  <w:abstractNum w:abstractNumId="108">
    <w:nsid w:val="36D12ADC"/>
    <w:multiLevelType w:val="multilevel"/>
    <w:tmpl w:val="647666FC"/>
    <w:numStyleLink w:val="StyleOutlinenumbered10pt"/>
  </w:abstractNum>
  <w:abstractNum w:abstractNumId="109">
    <w:nsid w:val="36DD0DAD"/>
    <w:multiLevelType w:val="multilevel"/>
    <w:tmpl w:val="647666FC"/>
    <w:numStyleLink w:val="StyleOutlinenumbered10pt"/>
  </w:abstractNum>
  <w:abstractNum w:abstractNumId="110">
    <w:nsid w:val="36EF2F1C"/>
    <w:multiLevelType w:val="multilevel"/>
    <w:tmpl w:val="647666FC"/>
    <w:numStyleLink w:val="StyleOutlinenumbered10pt"/>
  </w:abstractNum>
  <w:abstractNum w:abstractNumId="111">
    <w:nsid w:val="37114977"/>
    <w:multiLevelType w:val="multilevel"/>
    <w:tmpl w:val="7A7673A0"/>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2">
    <w:nsid w:val="38E56E43"/>
    <w:multiLevelType w:val="multilevel"/>
    <w:tmpl w:val="9E30062C"/>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3">
    <w:nsid w:val="3908389D"/>
    <w:multiLevelType w:val="multilevel"/>
    <w:tmpl w:val="3CF4E580"/>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114">
    <w:nsid w:val="390C4FEE"/>
    <w:multiLevelType w:val="multilevel"/>
    <w:tmpl w:val="647666FC"/>
    <w:numStyleLink w:val="StyleOutlinenumbered10pt"/>
  </w:abstractNum>
  <w:abstractNum w:abstractNumId="115">
    <w:nsid w:val="399D0E32"/>
    <w:multiLevelType w:val="multilevel"/>
    <w:tmpl w:val="647666FC"/>
    <w:numStyleLink w:val="StyleOutlinenumbered10pt"/>
  </w:abstractNum>
  <w:abstractNum w:abstractNumId="116">
    <w:nsid w:val="3AF75183"/>
    <w:multiLevelType w:val="multilevel"/>
    <w:tmpl w:val="647666FC"/>
    <w:numStyleLink w:val="StyleOutlinenumbered10pt"/>
  </w:abstractNum>
  <w:abstractNum w:abstractNumId="117">
    <w:nsid w:val="3B917A35"/>
    <w:multiLevelType w:val="multilevel"/>
    <w:tmpl w:val="647666FC"/>
    <w:numStyleLink w:val="StyleOutlinenumbered10pt"/>
  </w:abstractNum>
  <w:abstractNum w:abstractNumId="118">
    <w:nsid w:val="3BB42E0E"/>
    <w:multiLevelType w:val="multilevel"/>
    <w:tmpl w:val="647666FC"/>
    <w:numStyleLink w:val="StyleOutlinenumbered10pt"/>
  </w:abstractNum>
  <w:abstractNum w:abstractNumId="119">
    <w:nsid w:val="3C1D758D"/>
    <w:multiLevelType w:val="hybridMultilevel"/>
    <w:tmpl w:val="CA247F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0">
    <w:nsid w:val="3C3737BA"/>
    <w:multiLevelType w:val="multilevel"/>
    <w:tmpl w:val="647666FC"/>
    <w:numStyleLink w:val="StyleOutlinenumbered10pt"/>
  </w:abstractNum>
  <w:abstractNum w:abstractNumId="121">
    <w:nsid w:val="3C4860C5"/>
    <w:multiLevelType w:val="multilevel"/>
    <w:tmpl w:val="841A620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2">
    <w:nsid w:val="3C5966F5"/>
    <w:multiLevelType w:val="hybridMultilevel"/>
    <w:tmpl w:val="90220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3D535DAE"/>
    <w:multiLevelType w:val="multilevel"/>
    <w:tmpl w:val="647666FC"/>
    <w:numStyleLink w:val="StyleOutlinenumbered10pt"/>
  </w:abstractNum>
  <w:abstractNum w:abstractNumId="124">
    <w:nsid w:val="3D5A6B32"/>
    <w:multiLevelType w:val="multilevel"/>
    <w:tmpl w:val="647666FC"/>
    <w:numStyleLink w:val="StyleOutlinenumbered10pt"/>
  </w:abstractNum>
  <w:abstractNum w:abstractNumId="125">
    <w:nsid w:val="3D651EEA"/>
    <w:multiLevelType w:val="multilevel"/>
    <w:tmpl w:val="647666FC"/>
    <w:numStyleLink w:val="StyleOutlinenumbered10pt"/>
  </w:abstractNum>
  <w:abstractNum w:abstractNumId="126">
    <w:nsid w:val="3EE21A09"/>
    <w:multiLevelType w:val="multilevel"/>
    <w:tmpl w:val="647666FC"/>
    <w:numStyleLink w:val="StyleOutlinenumbered10pt"/>
  </w:abstractNum>
  <w:abstractNum w:abstractNumId="127">
    <w:nsid w:val="3EEB7F4B"/>
    <w:multiLevelType w:val="multilevel"/>
    <w:tmpl w:val="647666FC"/>
    <w:numStyleLink w:val="StyleOutlinenumbered10pt"/>
  </w:abstractNum>
  <w:abstractNum w:abstractNumId="128">
    <w:nsid w:val="3F1E287E"/>
    <w:multiLevelType w:val="multilevel"/>
    <w:tmpl w:val="647666FC"/>
    <w:numStyleLink w:val="StyleOutlinenumbered10pt"/>
  </w:abstractNum>
  <w:abstractNum w:abstractNumId="129">
    <w:nsid w:val="3F4C14C9"/>
    <w:multiLevelType w:val="multilevel"/>
    <w:tmpl w:val="647666FC"/>
    <w:numStyleLink w:val="StyleOutlinenumbered10pt"/>
  </w:abstractNum>
  <w:abstractNum w:abstractNumId="130">
    <w:nsid w:val="3FB00899"/>
    <w:multiLevelType w:val="multilevel"/>
    <w:tmpl w:val="647666FC"/>
    <w:numStyleLink w:val="StyleOutlinenumbered10pt"/>
  </w:abstractNum>
  <w:abstractNum w:abstractNumId="131">
    <w:nsid w:val="402510F2"/>
    <w:multiLevelType w:val="multilevel"/>
    <w:tmpl w:val="647666FC"/>
    <w:numStyleLink w:val="StyleOutlinenumbered10pt"/>
  </w:abstractNum>
  <w:abstractNum w:abstractNumId="132">
    <w:nsid w:val="4060588F"/>
    <w:multiLevelType w:val="multilevel"/>
    <w:tmpl w:val="647666FC"/>
    <w:numStyleLink w:val="StyleOutlinenumbered10pt"/>
  </w:abstractNum>
  <w:abstractNum w:abstractNumId="133">
    <w:nsid w:val="40E55631"/>
    <w:multiLevelType w:val="multilevel"/>
    <w:tmpl w:val="647666FC"/>
    <w:numStyleLink w:val="StyleOutlinenumbered10pt"/>
  </w:abstractNum>
  <w:abstractNum w:abstractNumId="134">
    <w:nsid w:val="411C0739"/>
    <w:multiLevelType w:val="multilevel"/>
    <w:tmpl w:val="647666FC"/>
    <w:numStyleLink w:val="StyleOutlinenumbered10pt"/>
  </w:abstractNum>
  <w:abstractNum w:abstractNumId="135">
    <w:nsid w:val="413C628E"/>
    <w:multiLevelType w:val="multilevel"/>
    <w:tmpl w:val="647666FC"/>
    <w:numStyleLink w:val="StyleOutlinenumbered10pt"/>
  </w:abstractNum>
  <w:abstractNum w:abstractNumId="136">
    <w:nsid w:val="41EE1642"/>
    <w:multiLevelType w:val="multilevel"/>
    <w:tmpl w:val="3292775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7">
    <w:nsid w:val="42527BB1"/>
    <w:multiLevelType w:val="multilevel"/>
    <w:tmpl w:val="647666FC"/>
    <w:numStyleLink w:val="StyleOutlinenumbered10pt"/>
  </w:abstractNum>
  <w:abstractNum w:abstractNumId="138">
    <w:nsid w:val="42FF04E3"/>
    <w:multiLevelType w:val="multilevel"/>
    <w:tmpl w:val="647666FC"/>
    <w:lvl w:ilvl="0">
      <w:start w:val="1"/>
      <w:numFmt w:val="lowerLetter"/>
      <w:lvlText w:val="%1."/>
      <w:lvlJc w:val="left"/>
      <w:pPr>
        <w:tabs>
          <w:tab w:val="num" w:pos="0"/>
        </w:tabs>
        <w:ind w:left="720" w:hanging="360"/>
      </w:pPr>
      <w:rPr>
        <w:rFonts w:hint="default"/>
      </w:rPr>
    </w:lvl>
    <w:lvl w:ilvl="1">
      <w:start w:val="1"/>
      <w:numFmt w:val="lowerLetter"/>
      <w:suff w:val="nothing"/>
      <w:lvlText w:val="%2."/>
      <w:lvlJc w:val="left"/>
      <w:pPr>
        <w:ind w:left="1440" w:hanging="360"/>
      </w:pPr>
      <w:rPr>
        <w:rFonts w:hint="default"/>
      </w:rPr>
    </w:lvl>
    <w:lvl w:ilvl="2">
      <w:start w:val="1"/>
      <w:numFmt w:val="lowerRoman"/>
      <w:suff w:val="nothing"/>
      <w:lvlText w:val="%3."/>
      <w:lvlJc w:val="right"/>
      <w:pPr>
        <w:ind w:left="2160" w:hanging="180"/>
      </w:pPr>
      <w:rPr>
        <w:rFonts w:hint="default"/>
      </w:rPr>
    </w:lvl>
    <w:lvl w:ilvl="3">
      <w:start w:val="1"/>
      <w:numFmt w:val="decimal"/>
      <w:suff w:val="nothing"/>
      <w:lvlText w:val="%4."/>
      <w:lvlJc w:val="left"/>
      <w:pPr>
        <w:ind w:left="2880" w:hanging="360"/>
      </w:pPr>
      <w:rPr>
        <w:rFonts w:hint="default"/>
      </w:rPr>
    </w:lvl>
    <w:lvl w:ilvl="4">
      <w:start w:val="1"/>
      <w:numFmt w:val="lowerLetter"/>
      <w:suff w:val="nothing"/>
      <w:lvlText w:val="%5."/>
      <w:lvlJc w:val="left"/>
      <w:pPr>
        <w:ind w:left="3600" w:hanging="360"/>
      </w:pPr>
      <w:rPr>
        <w:rFonts w:hint="default"/>
      </w:rPr>
    </w:lvl>
    <w:lvl w:ilvl="5">
      <w:start w:val="1"/>
      <w:numFmt w:val="lowerRoman"/>
      <w:suff w:val="nothing"/>
      <w:lvlText w:val="%6."/>
      <w:lvlJc w:val="right"/>
      <w:pPr>
        <w:ind w:left="4320" w:hanging="180"/>
      </w:pPr>
      <w:rPr>
        <w:rFonts w:hint="default"/>
      </w:rPr>
    </w:lvl>
    <w:lvl w:ilvl="6">
      <w:start w:val="1"/>
      <w:numFmt w:val="decimal"/>
      <w:suff w:val="nothing"/>
      <w:lvlText w:val="%7."/>
      <w:lvlJc w:val="left"/>
      <w:pPr>
        <w:ind w:left="5040" w:hanging="360"/>
      </w:pPr>
      <w:rPr>
        <w:rFonts w:hint="default"/>
      </w:rPr>
    </w:lvl>
    <w:lvl w:ilvl="7">
      <w:start w:val="1"/>
      <w:numFmt w:val="lowerLetter"/>
      <w:suff w:val="nothing"/>
      <w:lvlText w:val="%8."/>
      <w:lvlJc w:val="left"/>
      <w:pPr>
        <w:ind w:left="5760" w:hanging="360"/>
      </w:pPr>
      <w:rPr>
        <w:rFonts w:hint="default"/>
      </w:rPr>
    </w:lvl>
    <w:lvl w:ilvl="8">
      <w:start w:val="1"/>
      <w:numFmt w:val="lowerRoman"/>
      <w:suff w:val="nothing"/>
      <w:lvlText w:val="%9."/>
      <w:lvlJc w:val="right"/>
      <w:pPr>
        <w:ind w:left="6480" w:hanging="180"/>
      </w:pPr>
      <w:rPr>
        <w:rFonts w:hint="default"/>
      </w:rPr>
    </w:lvl>
  </w:abstractNum>
  <w:abstractNum w:abstractNumId="139">
    <w:nsid w:val="437C397E"/>
    <w:multiLevelType w:val="multilevel"/>
    <w:tmpl w:val="647666FC"/>
    <w:numStyleLink w:val="StyleOutlinenumbered10pt"/>
  </w:abstractNum>
  <w:abstractNum w:abstractNumId="140">
    <w:nsid w:val="44CA3716"/>
    <w:multiLevelType w:val="multilevel"/>
    <w:tmpl w:val="647666FC"/>
    <w:numStyleLink w:val="StyleOutlinenumbered10pt"/>
  </w:abstractNum>
  <w:abstractNum w:abstractNumId="141">
    <w:nsid w:val="4534243A"/>
    <w:multiLevelType w:val="multilevel"/>
    <w:tmpl w:val="647666FC"/>
    <w:numStyleLink w:val="StyleOutlinenumbered10pt"/>
  </w:abstractNum>
  <w:abstractNum w:abstractNumId="142">
    <w:nsid w:val="4601687A"/>
    <w:multiLevelType w:val="multilevel"/>
    <w:tmpl w:val="647666FC"/>
    <w:numStyleLink w:val="StyleOutlinenumbered10pt"/>
  </w:abstractNum>
  <w:abstractNum w:abstractNumId="143">
    <w:nsid w:val="466B3E5B"/>
    <w:multiLevelType w:val="hybridMultilevel"/>
    <w:tmpl w:val="398042D6"/>
    <w:lvl w:ilvl="0" w:tplc="71CE6D2A">
      <w:start w:val="1"/>
      <w:numFmt w:val="decimal"/>
      <w:lvlText w:val="%1."/>
      <w:lvlJc w:val="left"/>
      <w:pPr>
        <w:tabs>
          <w:tab w:val="num" w:pos="720"/>
        </w:tabs>
        <w:ind w:left="720" w:hanging="360"/>
      </w:pPr>
    </w:lvl>
    <w:lvl w:ilvl="1" w:tplc="6032B57A" w:tentative="1">
      <w:start w:val="1"/>
      <w:numFmt w:val="decimal"/>
      <w:lvlText w:val="%2."/>
      <w:lvlJc w:val="left"/>
      <w:pPr>
        <w:tabs>
          <w:tab w:val="num" w:pos="1440"/>
        </w:tabs>
        <w:ind w:left="1440" w:hanging="360"/>
      </w:pPr>
    </w:lvl>
    <w:lvl w:ilvl="2" w:tplc="7E389986" w:tentative="1">
      <w:start w:val="1"/>
      <w:numFmt w:val="decimal"/>
      <w:lvlText w:val="%3."/>
      <w:lvlJc w:val="left"/>
      <w:pPr>
        <w:tabs>
          <w:tab w:val="num" w:pos="2160"/>
        </w:tabs>
        <w:ind w:left="2160" w:hanging="360"/>
      </w:pPr>
    </w:lvl>
    <w:lvl w:ilvl="3" w:tplc="38440B90" w:tentative="1">
      <w:start w:val="1"/>
      <w:numFmt w:val="decimal"/>
      <w:lvlText w:val="%4."/>
      <w:lvlJc w:val="left"/>
      <w:pPr>
        <w:tabs>
          <w:tab w:val="num" w:pos="2880"/>
        </w:tabs>
        <w:ind w:left="2880" w:hanging="360"/>
      </w:pPr>
    </w:lvl>
    <w:lvl w:ilvl="4" w:tplc="E730B56C" w:tentative="1">
      <w:start w:val="1"/>
      <w:numFmt w:val="decimal"/>
      <w:lvlText w:val="%5."/>
      <w:lvlJc w:val="left"/>
      <w:pPr>
        <w:tabs>
          <w:tab w:val="num" w:pos="3600"/>
        </w:tabs>
        <w:ind w:left="3600" w:hanging="360"/>
      </w:pPr>
    </w:lvl>
    <w:lvl w:ilvl="5" w:tplc="990A9FE4" w:tentative="1">
      <w:start w:val="1"/>
      <w:numFmt w:val="decimal"/>
      <w:lvlText w:val="%6."/>
      <w:lvlJc w:val="left"/>
      <w:pPr>
        <w:tabs>
          <w:tab w:val="num" w:pos="4320"/>
        </w:tabs>
        <w:ind w:left="4320" w:hanging="360"/>
      </w:pPr>
    </w:lvl>
    <w:lvl w:ilvl="6" w:tplc="7AEA06FA" w:tentative="1">
      <w:start w:val="1"/>
      <w:numFmt w:val="decimal"/>
      <w:lvlText w:val="%7."/>
      <w:lvlJc w:val="left"/>
      <w:pPr>
        <w:tabs>
          <w:tab w:val="num" w:pos="5040"/>
        </w:tabs>
        <w:ind w:left="5040" w:hanging="360"/>
      </w:pPr>
    </w:lvl>
    <w:lvl w:ilvl="7" w:tplc="E7264918" w:tentative="1">
      <w:start w:val="1"/>
      <w:numFmt w:val="decimal"/>
      <w:lvlText w:val="%8."/>
      <w:lvlJc w:val="left"/>
      <w:pPr>
        <w:tabs>
          <w:tab w:val="num" w:pos="5760"/>
        </w:tabs>
        <w:ind w:left="5760" w:hanging="360"/>
      </w:pPr>
    </w:lvl>
    <w:lvl w:ilvl="8" w:tplc="8F0079A6" w:tentative="1">
      <w:start w:val="1"/>
      <w:numFmt w:val="decimal"/>
      <w:lvlText w:val="%9."/>
      <w:lvlJc w:val="left"/>
      <w:pPr>
        <w:tabs>
          <w:tab w:val="num" w:pos="6480"/>
        </w:tabs>
        <w:ind w:left="6480" w:hanging="360"/>
      </w:pPr>
    </w:lvl>
  </w:abstractNum>
  <w:abstractNum w:abstractNumId="144">
    <w:nsid w:val="467714FB"/>
    <w:multiLevelType w:val="hybridMultilevel"/>
    <w:tmpl w:val="398042D6"/>
    <w:lvl w:ilvl="0" w:tplc="71CE6D2A">
      <w:start w:val="1"/>
      <w:numFmt w:val="decimal"/>
      <w:lvlText w:val="%1."/>
      <w:lvlJc w:val="left"/>
      <w:pPr>
        <w:tabs>
          <w:tab w:val="num" w:pos="720"/>
        </w:tabs>
        <w:ind w:left="720" w:hanging="360"/>
      </w:pPr>
    </w:lvl>
    <w:lvl w:ilvl="1" w:tplc="6032B57A" w:tentative="1">
      <w:start w:val="1"/>
      <w:numFmt w:val="decimal"/>
      <w:lvlText w:val="%2."/>
      <w:lvlJc w:val="left"/>
      <w:pPr>
        <w:tabs>
          <w:tab w:val="num" w:pos="1440"/>
        </w:tabs>
        <w:ind w:left="1440" w:hanging="360"/>
      </w:pPr>
    </w:lvl>
    <w:lvl w:ilvl="2" w:tplc="7E389986" w:tentative="1">
      <w:start w:val="1"/>
      <w:numFmt w:val="decimal"/>
      <w:lvlText w:val="%3."/>
      <w:lvlJc w:val="left"/>
      <w:pPr>
        <w:tabs>
          <w:tab w:val="num" w:pos="2160"/>
        </w:tabs>
        <w:ind w:left="2160" w:hanging="360"/>
      </w:pPr>
    </w:lvl>
    <w:lvl w:ilvl="3" w:tplc="38440B90" w:tentative="1">
      <w:start w:val="1"/>
      <w:numFmt w:val="decimal"/>
      <w:lvlText w:val="%4."/>
      <w:lvlJc w:val="left"/>
      <w:pPr>
        <w:tabs>
          <w:tab w:val="num" w:pos="2880"/>
        </w:tabs>
        <w:ind w:left="2880" w:hanging="360"/>
      </w:pPr>
    </w:lvl>
    <w:lvl w:ilvl="4" w:tplc="E730B56C" w:tentative="1">
      <w:start w:val="1"/>
      <w:numFmt w:val="decimal"/>
      <w:lvlText w:val="%5."/>
      <w:lvlJc w:val="left"/>
      <w:pPr>
        <w:tabs>
          <w:tab w:val="num" w:pos="3600"/>
        </w:tabs>
        <w:ind w:left="3600" w:hanging="360"/>
      </w:pPr>
    </w:lvl>
    <w:lvl w:ilvl="5" w:tplc="990A9FE4" w:tentative="1">
      <w:start w:val="1"/>
      <w:numFmt w:val="decimal"/>
      <w:lvlText w:val="%6."/>
      <w:lvlJc w:val="left"/>
      <w:pPr>
        <w:tabs>
          <w:tab w:val="num" w:pos="4320"/>
        </w:tabs>
        <w:ind w:left="4320" w:hanging="360"/>
      </w:pPr>
    </w:lvl>
    <w:lvl w:ilvl="6" w:tplc="7AEA06FA" w:tentative="1">
      <w:start w:val="1"/>
      <w:numFmt w:val="decimal"/>
      <w:lvlText w:val="%7."/>
      <w:lvlJc w:val="left"/>
      <w:pPr>
        <w:tabs>
          <w:tab w:val="num" w:pos="5040"/>
        </w:tabs>
        <w:ind w:left="5040" w:hanging="360"/>
      </w:pPr>
    </w:lvl>
    <w:lvl w:ilvl="7" w:tplc="E7264918" w:tentative="1">
      <w:start w:val="1"/>
      <w:numFmt w:val="decimal"/>
      <w:lvlText w:val="%8."/>
      <w:lvlJc w:val="left"/>
      <w:pPr>
        <w:tabs>
          <w:tab w:val="num" w:pos="5760"/>
        </w:tabs>
        <w:ind w:left="5760" w:hanging="360"/>
      </w:pPr>
    </w:lvl>
    <w:lvl w:ilvl="8" w:tplc="8F0079A6" w:tentative="1">
      <w:start w:val="1"/>
      <w:numFmt w:val="decimal"/>
      <w:lvlText w:val="%9."/>
      <w:lvlJc w:val="left"/>
      <w:pPr>
        <w:tabs>
          <w:tab w:val="num" w:pos="6480"/>
        </w:tabs>
        <w:ind w:left="6480" w:hanging="360"/>
      </w:pPr>
    </w:lvl>
  </w:abstractNum>
  <w:abstractNum w:abstractNumId="145">
    <w:nsid w:val="46EB5A1F"/>
    <w:multiLevelType w:val="multilevel"/>
    <w:tmpl w:val="647666FC"/>
    <w:numStyleLink w:val="StyleOutlinenumbered10pt"/>
  </w:abstractNum>
  <w:abstractNum w:abstractNumId="146">
    <w:nsid w:val="471E10E8"/>
    <w:multiLevelType w:val="multilevel"/>
    <w:tmpl w:val="647666FC"/>
    <w:numStyleLink w:val="StyleOutlinenumbered10pt"/>
  </w:abstractNum>
  <w:abstractNum w:abstractNumId="147">
    <w:nsid w:val="47541FD6"/>
    <w:multiLevelType w:val="multilevel"/>
    <w:tmpl w:val="FD7AC3E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8">
    <w:nsid w:val="47C35788"/>
    <w:multiLevelType w:val="multilevel"/>
    <w:tmpl w:val="647666FC"/>
    <w:numStyleLink w:val="StyleOutlinenumbered10pt"/>
  </w:abstractNum>
  <w:abstractNum w:abstractNumId="149">
    <w:nsid w:val="47D451FA"/>
    <w:multiLevelType w:val="multilevel"/>
    <w:tmpl w:val="647666FC"/>
    <w:numStyleLink w:val="StyleOutlinenumbered10pt"/>
  </w:abstractNum>
  <w:abstractNum w:abstractNumId="150">
    <w:nsid w:val="483D1028"/>
    <w:multiLevelType w:val="multilevel"/>
    <w:tmpl w:val="647666FC"/>
    <w:numStyleLink w:val="StyleOutlinenumbered10pt"/>
  </w:abstractNum>
  <w:abstractNum w:abstractNumId="151">
    <w:nsid w:val="48471123"/>
    <w:multiLevelType w:val="multilevel"/>
    <w:tmpl w:val="367C79A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2">
    <w:nsid w:val="48C86B97"/>
    <w:multiLevelType w:val="multilevel"/>
    <w:tmpl w:val="8482EF8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3">
    <w:nsid w:val="49103789"/>
    <w:multiLevelType w:val="multilevel"/>
    <w:tmpl w:val="6628A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49CA1608"/>
    <w:multiLevelType w:val="multilevel"/>
    <w:tmpl w:val="647666FC"/>
    <w:numStyleLink w:val="StyleOutlinenumbered10pt"/>
  </w:abstractNum>
  <w:abstractNum w:abstractNumId="155">
    <w:nsid w:val="49D47F41"/>
    <w:multiLevelType w:val="multilevel"/>
    <w:tmpl w:val="647666FC"/>
    <w:numStyleLink w:val="StyleOutlinenumbered10pt"/>
  </w:abstractNum>
  <w:abstractNum w:abstractNumId="156">
    <w:nsid w:val="4A2D607A"/>
    <w:multiLevelType w:val="multilevel"/>
    <w:tmpl w:val="647666FC"/>
    <w:numStyleLink w:val="StyleOutlinenumbered10pt"/>
  </w:abstractNum>
  <w:abstractNum w:abstractNumId="157">
    <w:nsid w:val="4B1B07A9"/>
    <w:multiLevelType w:val="multilevel"/>
    <w:tmpl w:val="14C6347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8">
    <w:nsid w:val="4B390DFC"/>
    <w:multiLevelType w:val="multilevel"/>
    <w:tmpl w:val="647666FC"/>
    <w:numStyleLink w:val="StyleOutlinenumbered10pt"/>
  </w:abstractNum>
  <w:abstractNum w:abstractNumId="159">
    <w:nsid w:val="4BEA2716"/>
    <w:multiLevelType w:val="hybridMultilevel"/>
    <w:tmpl w:val="648E1560"/>
    <w:lvl w:ilvl="0" w:tplc="71CE6D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4CB160DB"/>
    <w:multiLevelType w:val="multilevel"/>
    <w:tmpl w:val="647666FC"/>
    <w:numStyleLink w:val="StyleOutlinenumbered10pt"/>
  </w:abstractNum>
  <w:abstractNum w:abstractNumId="161">
    <w:nsid w:val="4CFD52E6"/>
    <w:multiLevelType w:val="multilevel"/>
    <w:tmpl w:val="647666FC"/>
    <w:numStyleLink w:val="StyleOutlinenumbered10pt"/>
  </w:abstractNum>
  <w:abstractNum w:abstractNumId="162">
    <w:nsid w:val="4F3E433A"/>
    <w:multiLevelType w:val="multilevel"/>
    <w:tmpl w:val="647666FC"/>
    <w:numStyleLink w:val="StyleOutlinenumbered10pt"/>
  </w:abstractNum>
  <w:abstractNum w:abstractNumId="163">
    <w:nsid w:val="4F652D19"/>
    <w:multiLevelType w:val="multilevel"/>
    <w:tmpl w:val="647666FC"/>
    <w:numStyleLink w:val="StyleOutlinenumbered10pt"/>
  </w:abstractNum>
  <w:abstractNum w:abstractNumId="164">
    <w:nsid w:val="4F704F31"/>
    <w:multiLevelType w:val="hybridMultilevel"/>
    <w:tmpl w:val="A29CE97A"/>
    <w:lvl w:ilvl="0" w:tplc="9A60DC3C">
      <w:start w:val="1"/>
      <w:numFmt w:val="bullet"/>
      <w:lvlText w:val=""/>
      <w:lvlJc w:val="left"/>
      <w:pPr>
        <w:tabs>
          <w:tab w:val="num" w:pos="720"/>
        </w:tabs>
        <w:ind w:left="720" w:hanging="360"/>
      </w:pPr>
      <w:rPr>
        <w:rFonts w:ascii="Symbol" w:hAnsi="Symbol" w:hint="default"/>
        <w:sz w:val="20"/>
      </w:rPr>
    </w:lvl>
    <w:lvl w:ilvl="1" w:tplc="7884E5FE">
      <w:start w:val="1"/>
      <w:numFmt w:val="bullet"/>
      <w:lvlText w:val="o"/>
      <w:lvlJc w:val="left"/>
      <w:pPr>
        <w:tabs>
          <w:tab w:val="num" w:pos="1440"/>
        </w:tabs>
        <w:ind w:left="1440" w:hanging="360"/>
      </w:pPr>
      <w:rPr>
        <w:rFonts w:ascii="Courier New" w:hAnsi="Courier New" w:hint="default"/>
        <w:sz w:val="20"/>
      </w:rPr>
    </w:lvl>
    <w:lvl w:ilvl="2" w:tplc="C2305820" w:tentative="1">
      <w:start w:val="1"/>
      <w:numFmt w:val="bullet"/>
      <w:lvlText w:val=""/>
      <w:lvlJc w:val="left"/>
      <w:pPr>
        <w:tabs>
          <w:tab w:val="num" w:pos="2160"/>
        </w:tabs>
        <w:ind w:left="2160" w:hanging="360"/>
      </w:pPr>
      <w:rPr>
        <w:rFonts w:ascii="Wingdings" w:hAnsi="Wingdings" w:hint="default"/>
        <w:sz w:val="20"/>
      </w:rPr>
    </w:lvl>
    <w:lvl w:ilvl="3" w:tplc="1B748B64" w:tentative="1">
      <w:start w:val="1"/>
      <w:numFmt w:val="bullet"/>
      <w:lvlText w:val=""/>
      <w:lvlJc w:val="left"/>
      <w:pPr>
        <w:tabs>
          <w:tab w:val="num" w:pos="2880"/>
        </w:tabs>
        <w:ind w:left="2880" w:hanging="360"/>
      </w:pPr>
      <w:rPr>
        <w:rFonts w:ascii="Wingdings" w:hAnsi="Wingdings" w:hint="default"/>
        <w:sz w:val="20"/>
      </w:rPr>
    </w:lvl>
    <w:lvl w:ilvl="4" w:tplc="EF040610" w:tentative="1">
      <w:start w:val="1"/>
      <w:numFmt w:val="bullet"/>
      <w:lvlText w:val=""/>
      <w:lvlJc w:val="left"/>
      <w:pPr>
        <w:tabs>
          <w:tab w:val="num" w:pos="3600"/>
        </w:tabs>
        <w:ind w:left="3600" w:hanging="360"/>
      </w:pPr>
      <w:rPr>
        <w:rFonts w:ascii="Wingdings" w:hAnsi="Wingdings" w:hint="default"/>
        <w:sz w:val="20"/>
      </w:rPr>
    </w:lvl>
    <w:lvl w:ilvl="5" w:tplc="DB6C51B0" w:tentative="1">
      <w:start w:val="1"/>
      <w:numFmt w:val="bullet"/>
      <w:lvlText w:val=""/>
      <w:lvlJc w:val="left"/>
      <w:pPr>
        <w:tabs>
          <w:tab w:val="num" w:pos="4320"/>
        </w:tabs>
        <w:ind w:left="4320" w:hanging="360"/>
      </w:pPr>
      <w:rPr>
        <w:rFonts w:ascii="Wingdings" w:hAnsi="Wingdings" w:hint="default"/>
        <w:sz w:val="20"/>
      </w:rPr>
    </w:lvl>
    <w:lvl w:ilvl="6" w:tplc="5426BF2A" w:tentative="1">
      <w:start w:val="1"/>
      <w:numFmt w:val="bullet"/>
      <w:lvlText w:val=""/>
      <w:lvlJc w:val="left"/>
      <w:pPr>
        <w:tabs>
          <w:tab w:val="num" w:pos="5040"/>
        </w:tabs>
        <w:ind w:left="5040" w:hanging="360"/>
      </w:pPr>
      <w:rPr>
        <w:rFonts w:ascii="Wingdings" w:hAnsi="Wingdings" w:hint="default"/>
        <w:sz w:val="20"/>
      </w:rPr>
    </w:lvl>
    <w:lvl w:ilvl="7" w:tplc="40EAD1CC" w:tentative="1">
      <w:start w:val="1"/>
      <w:numFmt w:val="bullet"/>
      <w:lvlText w:val=""/>
      <w:lvlJc w:val="left"/>
      <w:pPr>
        <w:tabs>
          <w:tab w:val="num" w:pos="5760"/>
        </w:tabs>
        <w:ind w:left="5760" w:hanging="360"/>
      </w:pPr>
      <w:rPr>
        <w:rFonts w:ascii="Wingdings" w:hAnsi="Wingdings" w:hint="default"/>
        <w:sz w:val="20"/>
      </w:rPr>
    </w:lvl>
    <w:lvl w:ilvl="8" w:tplc="2D5C8066" w:tentative="1">
      <w:start w:val="1"/>
      <w:numFmt w:val="bullet"/>
      <w:lvlText w:val=""/>
      <w:lvlJc w:val="left"/>
      <w:pPr>
        <w:tabs>
          <w:tab w:val="num" w:pos="6480"/>
        </w:tabs>
        <w:ind w:left="6480" w:hanging="360"/>
      </w:pPr>
      <w:rPr>
        <w:rFonts w:ascii="Wingdings" w:hAnsi="Wingdings" w:hint="default"/>
        <w:sz w:val="20"/>
      </w:rPr>
    </w:lvl>
  </w:abstractNum>
  <w:abstractNum w:abstractNumId="165">
    <w:nsid w:val="4F9540B9"/>
    <w:multiLevelType w:val="hybridMultilevel"/>
    <w:tmpl w:val="8D044F1A"/>
    <w:lvl w:ilvl="0" w:tplc="20CA6088">
      <w:start w:val="1"/>
      <w:numFmt w:val="bullet"/>
      <w:lvlText w:val=""/>
      <w:lvlJc w:val="left"/>
      <w:pPr>
        <w:tabs>
          <w:tab w:val="num" w:pos="720"/>
        </w:tabs>
        <w:ind w:left="720" w:hanging="360"/>
      </w:pPr>
      <w:rPr>
        <w:rFonts w:ascii="Symbol" w:hAnsi="Symbol" w:hint="default"/>
        <w:sz w:val="20"/>
      </w:rPr>
    </w:lvl>
    <w:lvl w:ilvl="1" w:tplc="9E64E668">
      <w:start w:val="1"/>
      <w:numFmt w:val="bullet"/>
      <w:lvlText w:val="o"/>
      <w:lvlJc w:val="left"/>
      <w:pPr>
        <w:tabs>
          <w:tab w:val="num" w:pos="1440"/>
        </w:tabs>
        <w:ind w:left="1440" w:hanging="360"/>
      </w:pPr>
      <w:rPr>
        <w:rFonts w:ascii="Courier New" w:hAnsi="Courier New" w:hint="default"/>
        <w:sz w:val="20"/>
      </w:rPr>
    </w:lvl>
    <w:lvl w:ilvl="2" w:tplc="BFE8D304" w:tentative="1">
      <w:start w:val="1"/>
      <w:numFmt w:val="bullet"/>
      <w:lvlText w:val=""/>
      <w:lvlJc w:val="left"/>
      <w:pPr>
        <w:tabs>
          <w:tab w:val="num" w:pos="2160"/>
        </w:tabs>
        <w:ind w:left="2160" w:hanging="360"/>
      </w:pPr>
      <w:rPr>
        <w:rFonts w:ascii="Wingdings" w:hAnsi="Wingdings" w:hint="default"/>
        <w:sz w:val="20"/>
      </w:rPr>
    </w:lvl>
    <w:lvl w:ilvl="3" w:tplc="F882330A" w:tentative="1">
      <w:start w:val="1"/>
      <w:numFmt w:val="bullet"/>
      <w:lvlText w:val=""/>
      <w:lvlJc w:val="left"/>
      <w:pPr>
        <w:tabs>
          <w:tab w:val="num" w:pos="2880"/>
        </w:tabs>
        <w:ind w:left="2880" w:hanging="360"/>
      </w:pPr>
      <w:rPr>
        <w:rFonts w:ascii="Wingdings" w:hAnsi="Wingdings" w:hint="default"/>
        <w:sz w:val="20"/>
      </w:rPr>
    </w:lvl>
    <w:lvl w:ilvl="4" w:tplc="6EE246FE" w:tentative="1">
      <w:start w:val="1"/>
      <w:numFmt w:val="bullet"/>
      <w:lvlText w:val=""/>
      <w:lvlJc w:val="left"/>
      <w:pPr>
        <w:tabs>
          <w:tab w:val="num" w:pos="3600"/>
        </w:tabs>
        <w:ind w:left="3600" w:hanging="360"/>
      </w:pPr>
      <w:rPr>
        <w:rFonts w:ascii="Wingdings" w:hAnsi="Wingdings" w:hint="default"/>
        <w:sz w:val="20"/>
      </w:rPr>
    </w:lvl>
    <w:lvl w:ilvl="5" w:tplc="CDCC89D0" w:tentative="1">
      <w:start w:val="1"/>
      <w:numFmt w:val="bullet"/>
      <w:lvlText w:val=""/>
      <w:lvlJc w:val="left"/>
      <w:pPr>
        <w:tabs>
          <w:tab w:val="num" w:pos="4320"/>
        </w:tabs>
        <w:ind w:left="4320" w:hanging="360"/>
      </w:pPr>
      <w:rPr>
        <w:rFonts w:ascii="Wingdings" w:hAnsi="Wingdings" w:hint="default"/>
        <w:sz w:val="20"/>
      </w:rPr>
    </w:lvl>
    <w:lvl w:ilvl="6" w:tplc="53FE9714" w:tentative="1">
      <w:start w:val="1"/>
      <w:numFmt w:val="bullet"/>
      <w:lvlText w:val=""/>
      <w:lvlJc w:val="left"/>
      <w:pPr>
        <w:tabs>
          <w:tab w:val="num" w:pos="5040"/>
        </w:tabs>
        <w:ind w:left="5040" w:hanging="360"/>
      </w:pPr>
      <w:rPr>
        <w:rFonts w:ascii="Wingdings" w:hAnsi="Wingdings" w:hint="default"/>
        <w:sz w:val="20"/>
      </w:rPr>
    </w:lvl>
    <w:lvl w:ilvl="7" w:tplc="6C6A7F1E" w:tentative="1">
      <w:start w:val="1"/>
      <w:numFmt w:val="bullet"/>
      <w:lvlText w:val=""/>
      <w:lvlJc w:val="left"/>
      <w:pPr>
        <w:tabs>
          <w:tab w:val="num" w:pos="5760"/>
        </w:tabs>
        <w:ind w:left="5760" w:hanging="360"/>
      </w:pPr>
      <w:rPr>
        <w:rFonts w:ascii="Wingdings" w:hAnsi="Wingdings" w:hint="default"/>
        <w:sz w:val="20"/>
      </w:rPr>
    </w:lvl>
    <w:lvl w:ilvl="8" w:tplc="4984D31E" w:tentative="1">
      <w:start w:val="1"/>
      <w:numFmt w:val="bullet"/>
      <w:lvlText w:val=""/>
      <w:lvlJc w:val="left"/>
      <w:pPr>
        <w:tabs>
          <w:tab w:val="num" w:pos="6480"/>
        </w:tabs>
        <w:ind w:left="6480" w:hanging="360"/>
      </w:pPr>
      <w:rPr>
        <w:rFonts w:ascii="Wingdings" w:hAnsi="Wingdings" w:hint="default"/>
        <w:sz w:val="20"/>
      </w:rPr>
    </w:lvl>
  </w:abstractNum>
  <w:abstractNum w:abstractNumId="166">
    <w:nsid w:val="4FEB1DB4"/>
    <w:multiLevelType w:val="multilevel"/>
    <w:tmpl w:val="647666FC"/>
    <w:numStyleLink w:val="StyleOutlinenumbered10pt"/>
  </w:abstractNum>
  <w:abstractNum w:abstractNumId="167">
    <w:nsid w:val="50493E6E"/>
    <w:multiLevelType w:val="multilevel"/>
    <w:tmpl w:val="551694D0"/>
    <w:lvl w:ilvl="0">
      <w:start w:val="1"/>
      <w:numFmt w:val="lowerLetter"/>
      <w:lvlText w:val="%1."/>
      <w:lvlJc w:val="left"/>
      <w:pPr>
        <w:tabs>
          <w:tab w:val="num" w:pos="0"/>
        </w:tabs>
        <w:ind w:left="720" w:hanging="360"/>
      </w:pPr>
      <w:rPr>
        <w:rFonts w:hint="default"/>
      </w:rPr>
    </w:lvl>
    <w:lvl w:ilvl="1">
      <w:start w:val="1"/>
      <w:numFmt w:val="lowerLetter"/>
      <w:suff w:val="nothing"/>
      <w:lvlText w:val="%2."/>
      <w:lvlJc w:val="left"/>
      <w:pPr>
        <w:ind w:left="1440" w:hanging="360"/>
      </w:pPr>
      <w:rPr>
        <w:rFonts w:hint="default"/>
      </w:rPr>
    </w:lvl>
    <w:lvl w:ilvl="2">
      <w:start w:val="1"/>
      <w:numFmt w:val="lowerRoman"/>
      <w:suff w:val="nothing"/>
      <w:lvlText w:val="%3."/>
      <w:lvlJc w:val="right"/>
      <w:pPr>
        <w:ind w:left="2160" w:hanging="180"/>
      </w:pPr>
      <w:rPr>
        <w:rFonts w:hint="default"/>
      </w:rPr>
    </w:lvl>
    <w:lvl w:ilvl="3">
      <w:start w:val="1"/>
      <w:numFmt w:val="decimal"/>
      <w:suff w:val="nothing"/>
      <w:lvlText w:val="%4."/>
      <w:lvlJc w:val="left"/>
      <w:pPr>
        <w:ind w:left="2880" w:hanging="360"/>
      </w:pPr>
      <w:rPr>
        <w:rFonts w:hint="default"/>
      </w:rPr>
    </w:lvl>
    <w:lvl w:ilvl="4">
      <w:start w:val="1"/>
      <w:numFmt w:val="lowerLetter"/>
      <w:suff w:val="nothing"/>
      <w:lvlText w:val="%5."/>
      <w:lvlJc w:val="left"/>
      <w:pPr>
        <w:ind w:left="3600" w:hanging="360"/>
      </w:pPr>
      <w:rPr>
        <w:rFonts w:hint="default"/>
      </w:rPr>
    </w:lvl>
    <w:lvl w:ilvl="5">
      <w:start w:val="1"/>
      <w:numFmt w:val="lowerRoman"/>
      <w:suff w:val="nothing"/>
      <w:lvlText w:val="%6."/>
      <w:lvlJc w:val="right"/>
      <w:pPr>
        <w:ind w:left="4320" w:hanging="180"/>
      </w:pPr>
      <w:rPr>
        <w:rFonts w:hint="default"/>
      </w:rPr>
    </w:lvl>
    <w:lvl w:ilvl="6">
      <w:start w:val="1"/>
      <w:numFmt w:val="decimal"/>
      <w:suff w:val="nothing"/>
      <w:lvlText w:val="%7."/>
      <w:lvlJc w:val="left"/>
      <w:pPr>
        <w:ind w:left="5040" w:hanging="360"/>
      </w:pPr>
      <w:rPr>
        <w:rFonts w:hint="default"/>
      </w:rPr>
    </w:lvl>
    <w:lvl w:ilvl="7">
      <w:start w:val="1"/>
      <w:numFmt w:val="lowerLetter"/>
      <w:suff w:val="nothing"/>
      <w:lvlText w:val="%8."/>
      <w:lvlJc w:val="left"/>
      <w:pPr>
        <w:ind w:left="5760" w:hanging="360"/>
      </w:pPr>
      <w:rPr>
        <w:rFonts w:hint="default"/>
      </w:rPr>
    </w:lvl>
    <w:lvl w:ilvl="8">
      <w:start w:val="1"/>
      <w:numFmt w:val="lowerRoman"/>
      <w:suff w:val="nothing"/>
      <w:lvlText w:val="%9."/>
      <w:lvlJc w:val="right"/>
      <w:pPr>
        <w:ind w:left="6480" w:hanging="180"/>
      </w:pPr>
      <w:rPr>
        <w:rFonts w:hint="default"/>
      </w:rPr>
    </w:lvl>
  </w:abstractNum>
  <w:abstractNum w:abstractNumId="168">
    <w:nsid w:val="505A4171"/>
    <w:multiLevelType w:val="multilevel"/>
    <w:tmpl w:val="647666FC"/>
    <w:numStyleLink w:val="StyleOutlinenumbered10pt"/>
  </w:abstractNum>
  <w:abstractNum w:abstractNumId="169">
    <w:nsid w:val="50756261"/>
    <w:multiLevelType w:val="hybridMultilevel"/>
    <w:tmpl w:val="EBA6CA6E"/>
    <w:lvl w:ilvl="0" w:tplc="06789576">
      <w:numFmt w:val="bullet"/>
      <w:lvlText w:val=""/>
      <w:lvlJc w:val="left"/>
      <w:pPr>
        <w:tabs>
          <w:tab w:val="num" w:pos="720"/>
        </w:tabs>
        <w:ind w:left="720" w:hanging="720"/>
      </w:pPr>
      <w:rPr>
        <w:rFonts w:ascii="Wingdings" w:eastAsia="Times New Roman" w:hAnsi="Wingdings" w:cs="Tahoma"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nsid w:val="514E5506"/>
    <w:multiLevelType w:val="multilevel"/>
    <w:tmpl w:val="551694D0"/>
    <w:lvl w:ilvl="0">
      <w:start w:val="1"/>
      <w:numFmt w:val="lowerLetter"/>
      <w:lvlText w:val="%1."/>
      <w:lvlJc w:val="left"/>
      <w:pPr>
        <w:tabs>
          <w:tab w:val="num" w:pos="0"/>
        </w:tabs>
        <w:ind w:left="720" w:hanging="360"/>
      </w:pPr>
      <w:rPr>
        <w:rFonts w:hint="default"/>
      </w:rPr>
    </w:lvl>
    <w:lvl w:ilvl="1">
      <w:start w:val="1"/>
      <w:numFmt w:val="lowerLetter"/>
      <w:suff w:val="nothing"/>
      <w:lvlText w:val="%2."/>
      <w:lvlJc w:val="left"/>
      <w:pPr>
        <w:ind w:left="1440" w:hanging="360"/>
      </w:pPr>
      <w:rPr>
        <w:rFonts w:hint="default"/>
      </w:rPr>
    </w:lvl>
    <w:lvl w:ilvl="2">
      <w:start w:val="1"/>
      <w:numFmt w:val="lowerRoman"/>
      <w:suff w:val="nothing"/>
      <w:lvlText w:val="%3."/>
      <w:lvlJc w:val="right"/>
      <w:pPr>
        <w:ind w:left="2160" w:hanging="180"/>
      </w:pPr>
      <w:rPr>
        <w:rFonts w:hint="default"/>
      </w:rPr>
    </w:lvl>
    <w:lvl w:ilvl="3">
      <w:start w:val="1"/>
      <w:numFmt w:val="decimal"/>
      <w:suff w:val="nothing"/>
      <w:lvlText w:val="%4."/>
      <w:lvlJc w:val="left"/>
      <w:pPr>
        <w:ind w:left="2880" w:hanging="360"/>
      </w:pPr>
      <w:rPr>
        <w:rFonts w:hint="default"/>
      </w:rPr>
    </w:lvl>
    <w:lvl w:ilvl="4">
      <w:start w:val="1"/>
      <w:numFmt w:val="lowerLetter"/>
      <w:suff w:val="nothing"/>
      <w:lvlText w:val="%5."/>
      <w:lvlJc w:val="left"/>
      <w:pPr>
        <w:ind w:left="3600" w:hanging="360"/>
      </w:pPr>
      <w:rPr>
        <w:rFonts w:hint="default"/>
      </w:rPr>
    </w:lvl>
    <w:lvl w:ilvl="5">
      <w:start w:val="1"/>
      <w:numFmt w:val="lowerRoman"/>
      <w:suff w:val="nothing"/>
      <w:lvlText w:val="%6."/>
      <w:lvlJc w:val="right"/>
      <w:pPr>
        <w:ind w:left="4320" w:hanging="180"/>
      </w:pPr>
      <w:rPr>
        <w:rFonts w:hint="default"/>
      </w:rPr>
    </w:lvl>
    <w:lvl w:ilvl="6">
      <w:start w:val="1"/>
      <w:numFmt w:val="decimal"/>
      <w:suff w:val="nothing"/>
      <w:lvlText w:val="%7."/>
      <w:lvlJc w:val="left"/>
      <w:pPr>
        <w:ind w:left="5040" w:hanging="360"/>
      </w:pPr>
      <w:rPr>
        <w:rFonts w:hint="default"/>
      </w:rPr>
    </w:lvl>
    <w:lvl w:ilvl="7">
      <w:start w:val="1"/>
      <w:numFmt w:val="lowerLetter"/>
      <w:suff w:val="nothing"/>
      <w:lvlText w:val="%8."/>
      <w:lvlJc w:val="left"/>
      <w:pPr>
        <w:ind w:left="5760" w:hanging="360"/>
      </w:pPr>
      <w:rPr>
        <w:rFonts w:hint="default"/>
      </w:rPr>
    </w:lvl>
    <w:lvl w:ilvl="8">
      <w:start w:val="1"/>
      <w:numFmt w:val="lowerRoman"/>
      <w:suff w:val="nothing"/>
      <w:lvlText w:val="%9."/>
      <w:lvlJc w:val="right"/>
      <w:pPr>
        <w:ind w:left="6480" w:hanging="180"/>
      </w:pPr>
      <w:rPr>
        <w:rFonts w:hint="default"/>
      </w:rPr>
    </w:lvl>
  </w:abstractNum>
  <w:abstractNum w:abstractNumId="171">
    <w:nsid w:val="518F12A8"/>
    <w:multiLevelType w:val="multilevel"/>
    <w:tmpl w:val="BE543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532F69E9"/>
    <w:multiLevelType w:val="multilevel"/>
    <w:tmpl w:val="647666FC"/>
    <w:numStyleLink w:val="StyleOutlinenumbered10pt"/>
  </w:abstractNum>
  <w:abstractNum w:abstractNumId="173">
    <w:nsid w:val="53844725"/>
    <w:multiLevelType w:val="multilevel"/>
    <w:tmpl w:val="647666FC"/>
    <w:numStyleLink w:val="StyleOutlinenumbered10pt"/>
  </w:abstractNum>
  <w:abstractNum w:abstractNumId="174">
    <w:nsid w:val="545621B6"/>
    <w:multiLevelType w:val="multilevel"/>
    <w:tmpl w:val="647666FC"/>
    <w:numStyleLink w:val="StyleOutlinenumbered10pt"/>
  </w:abstractNum>
  <w:abstractNum w:abstractNumId="175">
    <w:nsid w:val="54980489"/>
    <w:multiLevelType w:val="multilevel"/>
    <w:tmpl w:val="647666FC"/>
    <w:numStyleLink w:val="StyleOutlinenumbered10pt"/>
  </w:abstractNum>
  <w:abstractNum w:abstractNumId="176">
    <w:nsid w:val="55306C26"/>
    <w:multiLevelType w:val="multilevel"/>
    <w:tmpl w:val="62F6149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7">
    <w:nsid w:val="558230D3"/>
    <w:multiLevelType w:val="multilevel"/>
    <w:tmpl w:val="647666FC"/>
    <w:numStyleLink w:val="StyleOutlinenumbered10pt"/>
  </w:abstractNum>
  <w:abstractNum w:abstractNumId="178">
    <w:nsid w:val="55927CB5"/>
    <w:multiLevelType w:val="multilevel"/>
    <w:tmpl w:val="647666FC"/>
    <w:numStyleLink w:val="StyleOutlinenumbered10pt"/>
  </w:abstractNum>
  <w:abstractNum w:abstractNumId="179">
    <w:nsid w:val="55D64557"/>
    <w:multiLevelType w:val="multilevel"/>
    <w:tmpl w:val="64F0E19C"/>
    <w:lvl w:ilvl="0">
      <w:start w:val="1"/>
      <w:numFmt w:val="lowerLetter"/>
      <w:lvlText w:val="%1."/>
      <w:lvlJc w:val="left"/>
      <w:pPr>
        <w:tabs>
          <w:tab w:val="num" w:pos="720"/>
        </w:tabs>
        <w:ind w:left="720" w:hanging="360"/>
      </w:pPr>
    </w:lvl>
    <w:lvl w:ilvl="1">
      <w:start w:val="7"/>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0">
    <w:nsid w:val="55D92E11"/>
    <w:multiLevelType w:val="multilevel"/>
    <w:tmpl w:val="647666FC"/>
    <w:numStyleLink w:val="StyleOutlinenumbered10pt"/>
  </w:abstractNum>
  <w:abstractNum w:abstractNumId="181">
    <w:nsid w:val="56292152"/>
    <w:multiLevelType w:val="multilevel"/>
    <w:tmpl w:val="647666FC"/>
    <w:numStyleLink w:val="StyleOutlinenumbered10pt"/>
  </w:abstractNum>
  <w:abstractNum w:abstractNumId="182">
    <w:nsid w:val="56B35FB3"/>
    <w:multiLevelType w:val="multilevel"/>
    <w:tmpl w:val="647666FC"/>
    <w:numStyleLink w:val="StyleOutlinenumbered10pt"/>
  </w:abstractNum>
  <w:abstractNum w:abstractNumId="183">
    <w:nsid w:val="56EA1595"/>
    <w:multiLevelType w:val="multilevel"/>
    <w:tmpl w:val="5F280E16"/>
    <w:lvl w:ilvl="0">
      <w:start w:val="1"/>
      <w:numFmt w:val="lowerLetter"/>
      <w:lvlText w:val="%1."/>
      <w:lvlJc w:val="left"/>
      <w:pPr>
        <w:tabs>
          <w:tab w:val="num" w:pos="0"/>
        </w:tabs>
        <w:ind w:left="720" w:hanging="360"/>
      </w:pPr>
      <w:rPr>
        <w:rFonts w:hint="default"/>
      </w:rPr>
    </w:lvl>
    <w:lvl w:ilvl="1">
      <w:start w:val="1"/>
      <w:numFmt w:val="lowerLetter"/>
      <w:suff w:val="nothing"/>
      <w:lvlText w:val="%2."/>
      <w:lvlJc w:val="left"/>
      <w:pPr>
        <w:ind w:left="1440" w:hanging="360"/>
      </w:pPr>
      <w:rPr>
        <w:rFonts w:hint="default"/>
      </w:rPr>
    </w:lvl>
    <w:lvl w:ilvl="2">
      <w:start w:val="1"/>
      <w:numFmt w:val="lowerRoman"/>
      <w:suff w:val="nothing"/>
      <w:lvlText w:val="%3."/>
      <w:lvlJc w:val="right"/>
      <w:pPr>
        <w:ind w:left="2160" w:hanging="180"/>
      </w:pPr>
      <w:rPr>
        <w:rFonts w:hint="default"/>
      </w:rPr>
    </w:lvl>
    <w:lvl w:ilvl="3">
      <w:start w:val="1"/>
      <w:numFmt w:val="decimal"/>
      <w:suff w:val="nothing"/>
      <w:lvlText w:val="%4."/>
      <w:lvlJc w:val="left"/>
      <w:pPr>
        <w:ind w:left="2880" w:hanging="360"/>
      </w:pPr>
      <w:rPr>
        <w:rFonts w:hint="default"/>
      </w:rPr>
    </w:lvl>
    <w:lvl w:ilvl="4">
      <w:start w:val="1"/>
      <w:numFmt w:val="lowerLetter"/>
      <w:suff w:val="nothing"/>
      <w:lvlText w:val="%5."/>
      <w:lvlJc w:val="left"/>
      <w:pPr>
        <w:ind w:left="3600" w:hanging="360"/>
      </w:pPr>
      <w:rPr>
        <w:rFonts w:hint="default"/>
      </w:rPr>
    </w:lvl>
    <w:lvl w:ilvl="5">
      <w:start w:val="1"/>
      <w:numFmt w:val="lowerRoman"/>
      <w:suff w:val="nothing"/>
      <w:lvlText w:val="%6."/>
      <w:lvlJc w:val="right"/>
      <w:pPr>
        <w:ind w:left="4320" w:hanging="180"/>
      </w:pPr>
      <w:rPr>
        <w:rFonts w:hint="default"/>
      </w:rPr>
    </w:lvl>
    <w:lvl w:ilvl="6">
      <w:start w:val="1"/>
      <w:numFmt w:val="decimal"/>
      <w:suff w:val="nothing"/>
      <w:lvlText w:val="%7."/>
      <w:lvlJc w:val="left"/>
      <w:pPr>
        <w:ind w:left="5040" w:hanging="360"/>
      </w:pPr>
      <w:rPr>
        <w:rFonts w:hint="default"/>
      </w:rPr>
    </w:lvl>
    <w:lvl w:ilvl="7">
      <w:start w:val="1"/>
      <w:numFmt w:val="lowerLetter"/>
      <w:suff w:val="nothing"/>
      <w:lvlText w:val="%8."/>
      <w:lvlJc w:val="left"/>
      <w:pPr>
        <w:ind w:left="5760" w:hanging="360"/>
      </w:pPr>
      <w:rPr>
        <w:rFonts w:hint="default"/>
      </w:rPr>
    </w:lvl>
    <w:lvl w:ilvl="8">
      <w:start w:val="1"/>
      <w:numFmt w:val="lowerRoman"/>
      <w:suff w:val="nothing"/>
      <w:lvlText w:val="%9."/>
      <w:lvlJc w:val="right"/>
      <w:pPr>
        <w:ind w:left="6480" w:hanging="180"/>
      </w:pPr>
      <w:rPr>
        <w:rFonts w:hint="default"/>
      </w:rPr>
    </w:lvl>
  </w:abstractNum>
  <w:abstractNum w:abstractNumId="184">
    <w:nsid w:val="576A522A"/>
    <w:multiLevelType w:val="multilevel"/>
    <w:tmpl w:val="647666FC"/>
    <w:numStyleLink w:val="StyleOutlinenumbered10pt"/>
  </w:abstractNum>
  <w:abstractNum w:abstractNumId="185">
    <w:nsid w:val="58282FFF"/>
    <w:multiLevelType w:val="multilevel"/>
    <w:tmpl w:val="647666FC"/>
    <w:numStyleLink w:val="StyleOutlinenumbered10pt"/>
  </w:abstractNum>
  <w:abstractNum w:abstractNumId="186">
    <w:nsid w:val="58685F35"/>
    <w:multiLevelType w:val="multilevel"/>
    <w:tmpl w:val="647666FC"/>
    <w:numStyleLink w:val="StyleOutlinenumbered10pt"/>
  </w:abstractNum>
  <w:abstractNum w:abstractNumId="187">
    <w:nsid w:val="589052FB"/>
    <w:multiLevelType w:val="multilevel"/>
    <w:tmpl w:val="647666FC"/>
    <w:numStyleLink w:val="StyleOutlinenumbered10pt"/>
  </w:abstractNum>
  <w:abstractNum w:abstractNumId="188">
    <w:nsid w:val="595D04DF"/>
    <w:multiLevelType w:val="hybridMultilevel"/>
    <w:tmpl w:val="37BC7E68"/>
    <w:lvl w:ilvl="0" w:tplc="F06034E8">
      <w:start w:val="1"/>
      <w:numFmt w:val="bullet"/>
      <w:lvlText w:val=""/>
      <w:lvlJc w:val="left"/>
      <w:pPr>
        <w:tabs>
          <w:tab w:val="num" w:pos="720"/>
        </w:tabs>
        <w:ind w:left="720" w:hanging="360"/>
      </w:pPr>
      <w:rPr>
        <w:rFonts w:ascii="Symbol" w:hAnsi="Symbol" w:hint="default"/>
        <w:sz w:val="20"/>
      </w:rPr>
    </w:lvl>
    <w:lvl w:ilvl="1" w:tplc="365604C6">
      <w:start w:val="1"/>
      <w:numFmt w:val="bullet"/>
      <w:lvlText w:val="o"/>
      <w:lvlJc w:val="left"/>
      <w:pPr>
        <w:tabs>
          <w:tab w:val="num" w:pos="1440"/>
        </w:tabs>
        <w:ind w:left="1440" w:hanging="360"/>
      </w:pPr>
      <w:rPr>
        <w:rFonts w:ascii="Courier New" w:hAnsi="Courier New" w:hint="default"/>
        <w:sz w:val="20"/>
      </w:rPr>
    </w:lvl>
    <w:lvl w:ilvl="2" w:tplc="5EE87C54">
      <w:start w:val="1"/>
      <w:numFmt w:val="bullet"/>
      <w:lvlText w:val=""/>
      <w:lvlJc w:val="left"/>
      <w:pPr>
        <w:tabs>
          <w:tab w:val="num" w:pos="2160"/>
        </w:tabs>
        <w:ind w:left="2160" w:hanging="360"/>
      </w:pPr>
      <w:rPr>
        <w:rFonts w:ascii="Wingdings" w:hAnsi="Wingdings" w:hint="default"/>
        <w:sz w:val="20"/>
      </w:rPr>
    </w:lvl>
    <w:lvl w:ilvl="3" w:tplc="2A3A4FC2">
      <w:start w:val="1"/>
      <w:numFmt w:val="bullet"/>
      <w:lvlText w:val=""/>
      <w:lvlJc w:val="left"/>
      <w:pPr>
        <w:tabs>
          <w:tab w:val="num" w:pos="2880"/>
        </w:tabs>
        <w:ind w:left="2880" w:hanging="360"/>
      </w:pPr>
      <w:rPr>
        <w:rFonts w:ascii="Wingdings" w:hAnsi="Wingdings" w:hint="default"/>
        <w:sz w:val="20"/>
      </w:rPr>
    </w:lvl>
    <w:lvl w:ilvl="4" w:tplc="2B5A7F9C" w:tentative="1">
      <w:start w:val="1"/>
      <w:numFmt w:val="bullet"/>
      <w:lvlText w:val=""/>
      <w:lvlJc w:val="left"/>
      <w:pPr>
        <w:tabs>
          <w:tab w:val="num" w:pos="3600"/>
        </w:tabs>
        <w:ind w:left="3600" w:hanging="360"/>
      </w:pPr>
      <w:rPr>
        <w:rFonts w:ascii="Wingdings" w:hAnsi="Wingdings" w:hint="default"/>
        <w:sz w:val="20"/>
      </w:rPr>
    </w:lvl>
    <w:lvl w:ilvl="5" w:tplc="2C88AA1E" w:tentative="1">
      <w:start w:val="1"/>
      <w:numFmt w:val="bullet"/>
      <w:lvlText w:val=""/>
      <w:lvlJc w:val="left"/>
      <w:pPr>
        <w:tabs>
          <w:tab w:val="num" w:pos="4320"/>
        </w:tabs>
        <w:ind w:left="4320" w:hanging="360"/>
      </w:pPr>
      <w:rPr>
        <w:rFonts w:ascii="Wingdings" w:hAnsi="Wingdings" w:hint="default"/>
        <w:sz w:val="20"/>
      </w:rPr>
    </w:lvl>
    <w:lvl w:ilvl="6" w:tplc="CA28E068" w:tentative="1">
      <w:start w:val="1"/>
      <w:numFmt w:val="bullet"/>
      <w:lvlText w:val=""/>
      <w:lvlJc w:val="left"/>
      <w:pPr>
        <w:tabs>
          <w:tab w:val="num" w:pos="5040"/>
        </w:tabs>
        <w:ind w:left="5040" w:hanging="360"/>
      </w:pPr>
      <w:rPr>
        <w:rFonts w:ascii="Wingdings" w:hAnsi="Wingdings" w:hint="default"/>
        <w:sz w:val="20"/>
      </w:rPr>
    </w:lvl>
    <w:lvl w:ilvl="7" w:tplc="923A29B2" w:tentative="1">
      <w:start w:val="1"/>
      <w:numFmt w:val="bullet"/>
      <w:lvlText w:val=""/>
      <w:lvlJc w:val="left"/>
      <w:pPr>
        <w:tabs>
          <w:tab w:val="num" w:pos="5760"/>
        </w:tabs>
        <w:ind w:left="5760" w:hanging="360"/>
      </w:pPr>
      <w:rPr>
        <w:rFonts w:ascii="Wingdings" w:hAnsi="Wingdings" w:hint="default"/>
        <w:sz w:val="20"/>
      </w:rPr>
    </w:lvl>
    <w:lvl w:ilvl="8" w:tplc="E89C68B2" w:tentative="1">
      <w:start w:val="1"/>
      <w:numFmt w:val="bullet"/>
      <w:lvlText w:val=""/>
      <w:lvlJc w:val="left"/>
      <w:pPr>
        <w:tabs>
          <w:tab w:val="num" w:pos="6480"/>
        </w:tabs>
        <w:ind w:left="6480" w:hanging="360"/>
      </w:pPr>
      <w:rPr>
        <w:rFonts w:ascii="Wingdings" w:hAnsi="Wingdings" w:hint="default"/>
        <w:sz w:val="20"/>
      </w:rPr>
    </w:lvl>
  </w:abstractNum>
  <w:abstractNum w:abstractNumId="189">
    <w:nsid w:val="59944D82"/>
    <w:multiLevelType w:val="multilevel"/>
    <w:tmpl w:val="647666FC"/>
    <w:numStyleLink w:val="StyleOutlinenumbered10pt"/>
  </w:abstractNum>
  <w:abstractNum w:abstractNumId="190">
    <w:nsid w:val="59E86FCE"/>
    <w:multiLevelType w:val="multilevel"/>
    <w:tmpl w:val="549E828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1">
    <w:nsid w:val="5A9019D9"/>
    <w:multiLevelType w:val="multilevel"/>
    <w:tmpl w:val="9BB27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5B382C4A"/>
    <w:multiLevelType w:val="multilevel"/>
    <w:tmpl w:val="647666FC"/>
    <w:numStyleLink w:val="StyleOutlinenumbered10pt"/>
  </w:abstractNum>
  <w:abstractNum w:abstractNumId="193">
    <w:nsid w:val="5B4B2765"/>
    <w:multiLevelType w:val="multilevel"/>
    <w:tmpl w:val="647666FC"/>
    <w:numStyleLink w:val="StyleOutlinenumbered10pt"/>
  </w:abstractNum>
  <w:abstractNum w:abstractNumId="194">
    <w:nsid w:val="5C55642A"/>
    <w:multiLevelType w:val="hybridMultilevel"/>
    <w:tmpl w:val="D11E27C2"/>
    <w:lvl w:ilvl="0" w:tplc="C59C6B06">
      <w:start w:val="1"/>
      <w:numFmt w:val="bullet"/>
      <w:lvlText w:val=""/>
      <w:lvlJc w:val="left"/>
      <w:pPr>
        <w:tabs>
          <w:tab w:val="num" w:pos="720"/>
        </w:tabs>
        <w:ind w:left="720" w:hanging="360"/>
      </w:pPr>
      <w:rPr>
        <w:rFonts w:ascii="Symbol" w:hAnsi="Symbol" w:hint="default"/>
        <w:sz w:val="20"/>
      </w:rPr>
    </w:lvl>
    <w:lvl w:ilvl="1" w:tplc="537069D6">
      <w:start w:val="1"/>
      <w:numFmt w:val="bullet"/>
      <w:lvlText w:val="o"/>
      <w:lvlJc w:val="left"/>
      <w:pPr>
        <w:tabs>
          <w:tab w:val="num" w:pos="1440"/>
        </w:tabs>
        <w:ind w:left="1440" w:hanging="360"/>
      </w:pPr>
      <w:rPr>
        <w:rFonts w:ascii="Courier New" w:hAnsi="Courier New" w:hint="default"/>
        <w:sz w:val="20"/>
      </w:rPr>
    </w:lvl>
    <w:lvl w:ilvl="2" w:tplc="A29CD908">
      <w:start w:val="1"/>
      <w:numFmt w:val="bullet"/>
      <w:lvlText w:val=""/>
      <w:lvlJc w:val="left"/>
      <w:pPr>
        <w:tabs>
          <w:tab w:val="num" w:pos="2160"/>
        </w:tabs>
        <w:ind w:left="2160" w:hanging="360"/>
      </w:pPr>
      <w:rPr>
        <w:rFonts w:ascii="Wingdings" w:hAnsi="Wingdings" w:hint="default"/>
        <w:sz w:val="20"/>
      </w:rPr>
    </w:lvl>
    <w:lvl w:ilvl="3" w:tplc="AE9ABD38">
      <w:start w:val="1"/>
      <w:numFmt w:val="bullet"/>
      <w:lvlText w:val=""/>
      <w:lvlJc w:val="left"/>
      <w:pPr>
        <w:tabs>
          <w:tab w:val="num" w:pos="2880"/>
        </w:tabs>
        <w:ind w:left="2880" w:hanging="360"/>
      </w:pPr>
      <w:rPr>
        <w:rFonts w:ascii="Wingdings" w:hAnsi="Wingdings" w:hint="default"/>
        <w:sz w:val="20"/>
      </w:rPr>
    </w:lvl>
    <w:lvl w:ilvl="4" w:tplc="B21A2B98" w:tentative="1">
      <w:start w:val="1"/>
      <w:numFmt w:val="bullet"/>
      <w:lvlText w:val=""/>
      <w:lvlJc w:val="left"/>
      <w:pPr>
        <w:tabs>
          <w:tab w:val="num" w:pos="3600"/>
        </w:tabs>
        <w:ind w:left="3600" w:hanging="360"/>
      </w:pPr>
      <w:rPr>
        <w:rFonts w:ascii="Wingdings" w:hAnsi="Wingdings" w:hint="default"/>
        <w:sz w:val="20"/>
      </w:rPr>
    </w:lvl>
    <w:lvl w:ilvl="5" w:tplc="D19A80F4" w:tentative="1">
      <w:start w:val="1"/>
      <w:numFmt w:val="bullet"/>
      <w:lvlText w:val=""/>
      <w:lvlJc w:val="left"/>
      <w:pPr>
        <w:tabs>
          <w:tab w:val="num" w:pos="4320"/>
        </w:tabs>
        <w:ind w:left="4320" w:hanging="360"/>
      </w:pPr>
      <w:rPr>
        <w:rFonts w:ascii="Wingdings" w:hAnsi="Wingdings" w:hint="default"/>
        <w:sz w:val="20"/>
      </w:rPr>
    </w:lvl>
    <w:lvl w:ilvl="6" w:tplc="8322129C" w:tentative="1">
      <w:start w:val="1"/>
      <w:numFmt w:val="bullet"/>
      <w:lvlText w:val=""/>
      <w:lvlJc w:val="left"/>
      <w:pPr>
        <w:tabs>
          <w:tab w:val="num" w:pos="5040"/>
        </w:tabs>
        <w:ind w:left="5040" w:hanging="360"/>
      </w:pPr>
      <w:rPr>
        <w:rFonts w:ascii="Wingdings" w:hAnsi="Wingdings" w:hint="default"/>
        <w:sz w:val="20"/>
      </w:rPr>
    </w:lvl>
    <w:lvl w:ilvl="7" w:tplc="494C411A" w:tentative="1">
      <w:start w:val="1"/>
      <w:numFmt w:val="bullet"/>
      <w:lvlText w:val=""/>
      <w:lvlJc w:val="left"/>
      <w:pPr>
        <w:tabs>
          <w:tab w:val="num" w:pos="5760"/>
        </w:tabs>
        <w:ind w:left="5760" w:hanging="360"/>
      </w:pPr>
      <w:rPr>
        <w:rFonts w:ascii="Wingdings" w:hAnsi="Wingdings" w:hint="default"/>
        <w:sz w:val="20"/>
      </w:rPr>
    </w:lvl>
    <w:lvl w:ilvl="8" w:tplc="F046458E" w:tentative="1">
      <w:start w:val="1"/>
      <w:numFmt w:val="bullet"/>
      <w:lvlText w:val=""/>
      <w:lvlJc w:val="left"/>
      <w:pPr>
        <w:tabs>
          <w:tab w:val="num" w:pos="6480"/>
        </w:tabs>
        <w:ind w:left="6480" w:hanging="360"/>
      </w:pPr>
      <w:rPr>
        <w:rFonts w:ascii="Wingdings" w:hAnsi="Wingdings" w:hint="default"/>
        <w:sz w:val="20"/>
      </w:rPr>
    </w:lvl>
  </w:abstractNum>
  <w:abstractNum w:abstractNumId="195">
    <w:nsid w:val="5CFD19C4"/>
    <w:multiLevelType w:val="hybridMultilevel"/>
    <w:tmpl w:val="7A9C1280"/>
    <w:lvl w:ilvl="0" w:tplc="BC62AA32">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6">
    <w:nsid w:val="5D7769ED"/>
    <w:multiLevelType w:val="multilevel"/>
    <w:tmpl w:val="647666FC"/>
    <w:numStyleLink w:val="StyleOutlinenumbered10pt"/>
  </w:abstractNum>
  <w:abstractNum w:abstractNumId="197">
    <w:nsid w:val="5DB813A8"/>
    <w:multiLevelType w:val="multilevel"/>
    <w:tmpl w:val="A366FD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8">
    <w:nsid w:val="5DCE6FAD"/>
    <w:multiLevelType w:val="multilevel"/>
    <w:tmpl w:val="08E0C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5F5877B0"/>
    <w:multiLevelType w:val="multilevel"/>
    <w:tmpl w:val="647666FC"/>
    <w:numStyleLink w:val="StyleOutlinenumbered10pt"/>
  </w:abstractNum>
  <w:abstractNum w:abstractNumId="200">
    <w:nsid w:val="5F685C0B"/>
    <w:multiLevelType w:val="multilevel"/>
    <w:tmpl w:val="647666FC"/>
    <w:numStyleLink w:val="StyleOutlinenumbered10pt"/>
  </w:abstractNum>
  <w:abstractNum w:abstractNumId="201">
    <w:nsid w:val="5FBE4D54"/>
    <w:multiLevelType w:val="multilevel"/>
    <w:tmpl w:val="647666FC"/>
    <w:numStyleLink w:val="StyleOutlinenumbered10pt"/>
  </w:abstractNum>
  <w:abstractNum w:abstractNumId="202">
    <w:nsid w:val="601E2C30"/>
    <w:multiLevelType w:val="multilevel"/>
    <w:tmpl w:val="647666FC"/>
    <w:numStyleLink w:val="StyleOutlinenumbered10pt"/>
  </w:abstractNum>
  <w:abstractNum w:abstractNumId="203">
    <w:nsid w:val="606F4D48"/>
    <w:multiLevelType w:val="multilevel"/>
    <w:tmpl w:val="2952937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4">
    <w:nsid w:val="60C36C04"/>
    <w:multiLevelType w:val="multilevel"/>
    <w:tmpl w:val="647666FC"/>
    <w:numStyleLink w:val="StyleOutlinenumbered10pt"/>
  </w:abstractNum>
  <w:abstractNum w:abstractNumId="205">
    <w:nsid w:val="60C77A34"/>
    <w:multiLevelType w:val="multilevel"/>
    <w:tmpl w:val="DB96818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6">
    <w:nsid w:val="61792B44"/>
    <w:multiLevelType w:val="multilevel"/>
    <w:tmpl w:val="647666FC"/>
    <w:numStyleLink w:val="StyleOutlinenumbered10pt"/>
  </w:abstractNum>
  <w:abstractNum w:abstractNumId="207">
    <w:nsid w:val="618201B6"/>
    <w:multiLevelType w:val="hybridMultilevel"/>
    <w:tmpl w:val="68DAD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nsid w:val="61C6306A"/>
    <w:multiLevelType w:val="hybridMultilevel"/>
    <w:tmpl w:val="3CAE563E"/>
    <w:lvl w:ilvl="0" w:tplc="F23A2404">
      <w:start w:val="1"/>
      <w:numFmt w:val="decimal"/>
      <w:lvlText w:val="%1."/>
      <w:lvlJc w:val="left"/>
      <w:pPr>
        <w:tabs>
          <w:tab w:val="num" w:pos="720"/>
        </w:tabs>
        <w:ind w:left="720" w:hanging="360"/>
      </w:pPr>
    </w:lvl>
    <w:lvl w:ilvl="1" w:tplc="341EBD30" w:tentative="1">
      <w:start w:val="1"/>
      <w:numFmt w:val="decimal"/>
      <w:lvlText w:val="%2."/>
      <w:lvlJc w:val="left"/>
      <w:pPr>
        <w:tabs>
          <w:tab w:val="num" w:pos="1440"/>
        </w:tabs>
        <w:ind w:left="1440" w:hanging="360"/>
      </w:pPr>
    </w:lvl>
    <w:lvl w:ilvl="2" w:tplc="76F4FAF0" w:tentative="1">
      <w:start w:val="1"/>
      <w:numFmt w:val="decimal"/>
      <w:lvlText w:val="%3."/>
      <w:lvlJc w:val="left"/>
      <w:pPr>
        <w:tabs>
          <w:tab w:val="num" w:pos="2160"/>
        </w:tabs>
        <w:ind w:left="2160" w:hanging="360"/>
      </w:pPr>
    </w:lvl>
    <w:lvl w:ilvl="3" w:tplc="66F2C186" w:tentative="1">
      <w:start w:val="1"/>
      <w:numFmt w:val="decimal"/>
      <w:lvlText w:val="%4."/>
      <w:lvlJc w:val="left"/>
      <w:pPr>
        <w:tabs>
          <w:tab w:val="num" w:pos="2880"/>
        </w:tabs>
        <w:ind w:left="2880" w:hanging="360"/>
      </w:pPr>
    </w:lvl>
    <w:lvl w:ilvl="4" w:tplc="CC8CB044" w:tentative="1">
      <w:start w:val="1"/>
      <w:numFmt w:val="decimal"/>
      <w:lvlText w:val="%5."/>
      <w:lvlJc w:val="left"/>
      <w:pPr>
        <w:tabs>
          <w:tab w:val="num" w:pos="3600"/>
        </w:tabs>
        <w:ind w:left="3600" w:hanging="360"/>
      </w:pPr>
    </w:lvl>
    <w:lvl w:ilvl="5" w:tplc="AC70DF48" w:tentative="1">
      <w:start w:val="1"/>
      <w:numFmt w:val="decimal"/>
      <w:lvlText w:val="%6."/>
      <w:lvlJc w:val="left"/>
      <w:pPr>
        <w:tabs>
          <w:tab w:val="num" w:pos="4320"/>
        </w:tabs>
        <w:ind w:left="4320" w:hanging="360"/>
      </w:pPr>
    </w:lvl>
    <w:lvl w:ilvl="6" w:tplc="5712BD26" w:tentative="1">
      <w:start w:val="1"/>
      <w:numFmt w:val="decimal"/>
      <w:lvlText w:val="%7."/>
      <w:lvlJc w:val="left"/>
      <w:pPr>
        <w:tabs>
          <w:tab w:val="num" w:pos="5040"/>
        </w:tabs>
        <w:ind w:left="5040" w:hanging="360"/>
      </w:pPr>
    </w:lvl>
    <w:lvl w:ilvl="7" w:tplc="DB165592" w:tentative="1">
      <w:start w:val="1"/>
      <w:numFmt w:val="decimal"/>
      <w:lvlText w:val="%8."/>
      <w:lvlJc w:val="left"/>
      <w:pPr>
        <w:tabs>
          <w:tab w:val="num" w:pos="5760"/>
        </w:tabs>
        <w:ind w:left="5760" w:hanging="360"/>
      </w:pPr>
    </w:lvl>
    <w:lvl w:ilvl="8" w:tplc="14AC5D26" w:tentative="1">
      <w:start w:val="1"/>
      <w:numFmt w:val="decimal"/>
      <w:lvlText w:val="%9."/>
      <w:lvlJc w:val="left"/>
      <w:pPr>
        <w:tabs>
          <w:tab w:val="num" w:pos="6480"/>
        </w:tabs>
        <w:ind w:left="6480" w:hanging="360"/>
      </w:pPr>
    </w:lvl>
  </w:abstractNum>
  <w:abstractNum w:abstractNumId="209">
    <w:nsid w:val="61E43DC7"/>
    <w:multiLevelType w:val="multilevel"/>
    <w:tmpl w:val="684C988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0">
    <w:nsid w:val="62872D04"/>
    <w:multiLevelType w:val="multilevel"/>
    <w:tmpl w:val="480082C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1">
    <w:nsid w:val="63BE4CE9"/>
    <w:multiLevelType w:val="hybridMultilevel"/>
    <w:tmpl w:val="77CE8838"/>
    <w:lvl w:ilvl="0" w:tplc="25544F3E">
      <w:start w:val="1"/>
      <w:numFmt w:val="decimal"/>
      <w:lvlText w:val="%1."/>
      <w:lvlJc w:val="left"/>
      <w:pPr>
        <w:tabs>
          <w:tab w:val="num" w:pos="855"/>
        </w:tabs>
        <w:ind w:left="855" w:hanging="49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2">
    <w:nsid w:val="6595513D"/>
    <w:multiLevelType w:val="multilevel"/>
    <w:tmpl w:val="647666FC"/>
    <w:numStyleLink w:val="StyleOutlinenumbered10pt"/>
  </w:abstractNum>
  <w:abstractNum w:abstractNumId="213">
    <w:nsid w:val="65E2663C"/>
    <w:multiLevelType w:val="multilevel"/>
    <w:tmpl w:val="AC68870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4">
    <w:nsid w:val="67226009"/>
    <w:multiLevelType w:val="multilevel"/>
    <w:tmpl w:val="647666FC"/>
    <w:numStyleLink w:val="StyleOutlinenumbered10pt"/>
  </w:abstractNum>
  <w:abstractNum w:abstractNumId="215">
    <w:nsid w:val="680013B3"/>
    <w:multiLevelType w:val="multilevel"/>
    <w:tmpl w:val="ED28B21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6">
    <w:nsid w:val="69401476"/>
    <w:multiLevelType w:val="multilevel"/>
    <w:tmpl w:val="647666FC"/>
    <w:numStyleLink w:val="StyleOutlinenumbered10pt"/>
  </w:abstractNum>
  <w:abstractNum w:abstractNumId="217">
    <w:nsid w:val="69C57DC8"/>
    <w:multiLevelType w:val="multilevel"/>
    <w:tmpl w:val="73D67830"/>
    <w:lvl w:ilvl="0">
      <w:start w:val="1"/>
      <w:numFmt w:val="lowerLetter"/>
      <w:lvlText w:val="%1)"/>
      <w:lvlJc w:val="left"/>
      <w:pPr>
        <w:tabs>
          <w:tab w:val="num" w:pos="0"/>
        </w:tabs>
        <w:ind w:left="720" w:hanging="360"/>
      </w:pPr>
      <w:rPr>
        <w:rFonts w:hint="default"/>
      </w:rPr>
    </w:lvl>
    <w:lvl w:ilvl="1">
      <w:start w:val="1"/>
      <w:numFmt w:val="lowerLetter"/>
      <w:suff w:val="nothing"/>
      <w:lvlText w:val="%2."/>
      <w:lvlJc w:val="left"/>
      <w:pPr>
        <w:ind w:left="1440" w:hanging="360"/>
      </w:pPr>
      <w:rPr>
        <w:rFonts w:hint="default"/>
      </w:rPr>
    </w:lvl>
    <w:lvl w:ilvl="2">
      <w:start w:val="1"/>
      <w:numFmt w:val="lowerRoman"/>
      <w:suff w:val="nothing"/>
      <w:lvlText w:val="%3."/>
      <w:lvlJc w:val="right"/>
      <w:pPr>
        <w:ind w:left="2160" w:hanging="180"/>
      </w:pPr>
      <w:rPr>
        <w:rFonts w:hint="default"/>
      </w:rPr>
    </w:lvl>
    <w:lvl w:ilvl="3">
      <w:start w:val="1"/>
      <w:numFmt w:val="decimal"/>
      <w:suff w:val="nothing"/>
      <w:lvlText w:val="%4."/>
      <w:lvlJc w:val="left"/>
      <w:pPr>
        <w:ind w:left="2880" w:hanging="360"/>
      </w:pPr>
      <w:rPr>
        <w:rFonts w:hint="default"/>
      </w:rPr>
    </w:lvl>
    <w:lvl w:ilvl="4">
      <w:start w:val="1"/>
      <w:numFmt w:val="lowerLetter"/>
      <w:suff w:val="nothing"/>
      <w:lvlText w:val="%5."/>
      <w:lvlJc w:val="left"/>
      <w:pPr>
        <w:ind w:left="3600" w:hanging="360"/>
      </w:pPr>
      <w:rPr>
        <w:rFonts w:hint="default"/>
      </w:rPr>
    </w:lvl>
    <w:lvl w:ilvl="5">
      <w:start w:val="1"/>
      <w:numFmt w:val="lowerRoman"/>
      <w:suff w:val="nothing"/>
      <w:lvlText w:val="%6."/>
      <w:lvlJc w:val="right"/>
      <w:pPr>
        <w:ind w:left="4320" w:hanging="180"/>
      </w:pPr>
      <w:rPr>
        <w:rFonts w:hint="default"/>
      </w:rPr>
    </w:lvl>
    <w:lvl w:ilvl="6">
      <w:start w:val="1"/>
      <w:numFmt w:val="decimal"/>
      <w:suff w:val="nothing"/>
      <w:lvlText w:val="%7."/>
      <w:lvlJc w:val="left"/>
      <w:pPr>
        <w:ind w:left="5040" w:hanging="360"/>
      </w:pPr>
      <w:rPr>
        <w:rFonts w:hint="default"/>
      </w:rPr>
    </w:lvl>
    <w:lvl w:ilvl="7">
      <w:start w:val="1"/>
      <w:numFmt w:val="lowerLetter"/>
      <w:suff w:val="nothing"/>
      <w:lvlText w:val="%8."/>
      <w:lvlJc w:val="left"/>
      <w:pPr>
        <w:ind w:left="5760" w:hanging="360"/>
      </w:pPr>
      <w:rPr>
        <w:rFonts w:hint="default"/>
      </w:rPr>
    </w:lvl>
    <w:lvl w:ilvl="8">
      <w:start w:val="1"/>
      <w:numFmt w:val="lowerRoman"/>
      <w:suff w:val="nothing"/>
      <w:lvlText w:val="%9."/>
      <w:lvlJc w:val="right"/>
      <w:pPr>
        <w:ind w:left="6480" w:hanging="180"/>
      </w:pPr>
      <w:rPr>
        <w:rFonts w:hint="default"/>
      </w:rPr>
    </w:lvl>
  </w:abstractNum>
  <w:abstractNum w:abstractNumId="218">
    <w:nsid w:val="6A0A3FAE"/>
    <w:multiLevelType w:val="multilevel"/>
    <w:tmpl w:val="4AE6C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6A7F5481"/>
    <w:multiLevelType w:val="multilevel"/>
    <w:tmpl w:val="647666FC"/>
    <w:numStyleLink w:val="StyleOutlinenumbered10pt"/>
  </w:abstractNum>
  <w:abstractNum w:abstractNumId="220">
    <w:nsid w:val="6A836C54"/>
    <w:multiLevelType w:val="hybridMultilevel"/>
    <w:tmpl w:val="466E399A"/>
    <w:lvl w:ilvl="0" w:tplc="3632A626">
      <w:start w:val="1"/>
      <w:numFmt w:val="bullet"/>
      <w:lvlText w:val=""/>
      <w:lvlJc w:val="left"/>
      <w:pPr>
        <w:tabs>
          <w:tab w:val="num" w:pos="720"/>
        </w:tabs>
        <w:ind w:left="720" w:hanging="360"/>
      </w:pPr>
      <w:rPr>
        <w:rFonts w:ascii="Symbol" w:hAnsi="Symbol" w:hint="default"/>
        <w:sz w:val="20"/>
      </w:rPr>
    </w:lvl>
    <w:lvl w:ilvl="1" w:tplc="ACCEC4D4" w:tentative="1">
      <w:start w:val="1"/>
      <w:numFmt w:val="bullet"/>
      <w:lvlText w:val="o"/>
      <w:lvlJc w:val="left"/>
      <w:pPr>
        <w:tabs>
          <w:tab w:val="num" w:pos="1440"/>
        </w:tabs>
        <w:ind w:left="1440" w:hanging="360"/>
      </w:pPr>
      <w:rPr>
        <w:rFonts w:ascii="Courier New" w:hAnsi="Courier New" w:hint="default"/>
        <w:sz w:val="20"/>
      </w:rPr>
    </w:lvl>
    <w:lvl w:ilvl="2" w:tplc="73FE33EE" w:tentative="1">
      <w:start w:val="1"/>
      <w:numFmt w:val="bullet"/>
      <w:lvlText w:val=""/>
      <w:lvlJc w:val="left"/>
      <w:pPr>
        <w:tabs>
          <w:tab w:val="num" w:pos="2160"/>
        </w:tabs>
        <w:ind w:left="2160" w:hanging="360"/>
      </w:pPr>
      <w:rPr>
        <w:rFonts w:ascii="Wingdings" w:hAnsi="Wingdings" w:hint="default"/>
        <w:sz w:val="20"/>
      </w:rPr>
    </w:lvl>
    <w:lvl w:ilvl="3" w:tplc="8D9893F0" w:tentative="1">
      <w:start w:val="1"/>
      <w:numFmt w:val="bullet"/>
      <w:lvlText w:val=""/>
      <w:lvlJc w:val="left"/>
      <w:pPr>
        <w:tabs>
          <w:tab w:val="num" w:pos="2880"/>
        </w:tabs>
        <w:ind w:left="2880" w:hanging="360"/>
      </w:pPr>
      <w:rPr>
        <w:rFonts w:ascii="Wingdings" w:hAnsi="Wingdings" w:hint="default"/>
        <w:sz w:val="20"/>
      </w:rPr>
    </w:lvl>
    <w:lvl w:ilvl="4" w:tplc="F326BEE6" w:tentative="1">
      <w:start w:val="1"/>
      <w:numFmt w:val="bullet"/>
      <w:lvlText w:val=""/>
      <w:lvlJc w:val="left"/>
      <w:pPr>
        <w:tabs>
          <w:tab w:val="num" w:pos="3600"/>
        </w:tabs>
        <w:ind w:left="3600" w:hanging="360"/>
      </w:pPr>
      <w:rPr>
        <w:rFonts w:ascii="Wingdings" w:hAnsi="Wingdings" w:hint="default"/>
        <w:sz w:val="20"/>
      </w:rPr>
    </w:lvl>
    <w:lvl w:ilvl="5" w:tplc="FD9043B4" w:tentative="1">
      <w:start w:val="1"/>
      <w:numFmt w:val="bullet"/>
      <w:lvlText w:val=""/>
      <w:lvlJc w:val="left"/>
      <w:pPr>
        <w:tabs>
          <w:tab w:val="num" w:pos="4320"/>
        </w:tabs>
        <w:ind w:left="4320" w:hanging="360"/>
      </w:pPr>
      <w:rPr>
        <w:rFonts w:ascii="Wingdings" w:hAnsi="Wingdings" w:hint="default"/>
        <w:sz w:val="20"/>
      </w:rPr>
    </w:lvl>
    <w:lvl w:ilvl="6" w:tplc="BC4ADBBC" w:tentative="1">
      <w:start w:val="1"/>
      <w:numFmt w:val="bullet"/>
      <w:lvlText w:val=""/>
      <w:lvlJc w:val="left"/>
      <w:pPr>
        <w:tabs>
          <w:tab w:val="num" w:pos="5040"/>
        </w:tabs>
        <w:ind w:left="5040" w:hanging="360"/>
      </w:pPr>
      <w:rPr>
        <w:rFonts w:ascii="Wingdings" w:hAnsi="Wingdings" w:hint="default"/>
        <w:sz w:val="20"/>
      </w:rPr>
    </w:lvl>
    <w:lvl w:ilvl="7" w:tplc="37040574" w:tentative="1">
      <w:start w:val="1"/>
      <w:numFmt w:val="bullet"/>
      <w:lvlText w:val=""/>
      <w:lvlJc w:val="left"/>
      <w:pPr>
        <w:tabs>
          <w:tab w:val="num" w:pos="5760"/>
        </w:tabs>
        <w:ind w:left="5760" w:hanging="360"/>
      </w:pPr>
      <w:rPr>
        <w:rFonts w:ascii="Wingdings" w:hAnsi="Wingdings" w:hint="default"/>
        <w:sz w:val="20"/>
      </w:rPr>
    </w:lvl>
    <w:lvl w:ilvl="8" w:tplc="9E780214" w:tentative="1">
      <w:start w:val="1"/>
      <w:numFmt w:val="bullet"/>
      <w:lvlText w:val=""/>
      <w:lvlJc w:val="left"/>
      <w:pPr>
        <w:tabs>
          <w:tab w:val="num" w:pos="6480"/>
        </w:tabs>
        <w:ind w:left="6480" w:hanging="360"/>
      </w:pPr>
      <w:rPr>
        <w:rFonts w:ascii="Wingdings" w:hAnsi="Wingdings" w:hint="default"/>
        <w:sz w:val="20"/>
      </w:rPr>
    </w:lvl>
  </w:abstractNum>
  <w:abstractNum w:abstractNumId="221">
    <w:nsid w:val="6B9C072F"/>
    <w:multiLevelType w:val="multilevel"/>
    <w:tmpl w:val="AA68EACC"/>
    <w:lvl w:ilvl="0">
      <w:start w:val="1"/>
      <w:numFmt w:val="lowerLetter"/>
      <w:lvlText w:val="%1."/>
      <w:lvlJc w:val="left"/>
      <w:pPr>
        <w:tabs>
          <w:tab w:val="num" w:pos="-360"/>
        </w:tabs>
        <w:ind w:left="360" w:hanging="360"/>
      </w:pPr>
      <w:rPr>
        <w:rFonts w:hint="default"/>
      </w:rPr>
    </w:lvl>
    <w:lvl w:ilvl="1">
      <w:start w:val="1"/>
      <w:numFmt w:val="lowerLetter"/>
      <w:suff w:val="nothing"/>
      <w:lvlText w:val="%2."/>
      <w:lvlJc w:val="left"/>
      <w:pPr>
        <w:ind w:left="1080" w:hanging="360"/>
      </w:pPr>
      <w:rPr>
        <w:rFonts w:hint="default"/>
      </w:rPr>
    </w:lvl>
    <w:lvl w:ilvl="2">
      <w:start w:val="1"/>
      <w:numFmt w:val="lowerRoman"/>
      <w:suff w:val="nothing"/>
      <w:lvlText w:val="%3."/>
      <w:lvlJc w:val="right"/>
      <w:pPr>
        <w:ind w:left="1800" w:hanging="180"/>
      </w:pPr>
      <w:rPr>
        <w:rFonts w:hint="default"/>
      </w:rPr>
    </w:lvl>
    <w:lvl w:ilvl="3">
      <w:start w:val="1"/>
      <w:numFmt w:val="decimal"/>
      <w:suff w:val="nothing"/>
      <w:lvlText w:val="%4."/>
      <w:lvlJc w:val="left"/>
      <w:pPr>
        <w:ind w:left="2520" w:hanging="360"/>
      </w:pPr>
      <w:rPr>
        <w:rFonts w:hint="default"/>
      </w:rPr>
    </w:lvl>
    <w:lvl w:ilvl="4">
      <w:start w:val="1"/>
      <w:numFmt w:val="lowerLetter"/>
      <w:suff w:val="nothing"/>
      <w:lvlText w:val="%5."/>
      <w:lvlJc w:val="left"/>
      <w:pPr>
        <w:ind w:left="3240" w:hanging="360"/>
      </w:pPr>
      <w:rPr>
        <w:rFonts w:hint="default"/>
      </w:rPr>
    </w:lvl>
    <w:lvl w:ilvl="5">
      <w:start w:val="1"/>
      <w:numFmt w:val="lowerRoman"/>
      <w:suff w:val="nothing"/>
      <w:lvlText w:val="%6."/>
      <w:lvlJc w:val="right"/>
      <w:pPr>
        <w:ind w:left="3960" w:hanging="180"/>
      </w:pPr>
      <w:rPr>
        <w:rFonts w:hint="default"/>
      </w:rPr>
    </w:lvl>
    <w:lvl w:ilvl="6">
      <w:start w:val="1"/>
      <w:numFmt w:val="decimal"/>
      <w:suff w:val="nothing"/>
      <w:lvlText w:val="%7."/>
      <w:lvlJc w:val="left"/>
      <w:pPr>
        <w:ind w:left="4680" w:hanging="360"/>
      </w:pPr>
      <w:rPr>
        <w:rFonts w:hint="default"/>
      </w:rPr>
    </w:lvl>
    <w:lvl w:ilvl="7">
      <w:start w:val="1"/>
      <w:numFmt w:val="lowerLetter"/>
      <w:suff w:val="nothing"/>
      <w:lvlText w:val="%8."/>
      <w:lvlJc w:val="left"/>
      <w:pPr>
        <w:ind w:left="5400" w:hanging="360"/>
      </w:pPr>
      <w:rPr>
        <w:rFonts w:hint="default"/>
      </w:rPr>
    </w:lvl>
    <w:lvl w:ilvl="8">
      <w:start w:val="1"/>
      <w:numFmt w:val="lowerRoman"/>
      <w:suff w:val="nothing"/>
      <w:lvlText w:val="%9."/>
      <w:lvlJc w:val="right"/>
      <w:pPr>
        <w:ind w:left="6120" w:hanging="180"/>
      </w:pPr>
      <w:rPr>
        <w:rFonts w:hint="default"/>
      </w:rPr>
    </w:lvl>
  </w:abstractNum>
  <w:abstractNum w:abstractNumId="222">
    <w:nsid w:val="6C525794"/>
    <w:multiLevelType w:val="multilevel"/>
    <w:tmpl w:val="3BCC70F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3">
    <w:nsid w:val="6C9B5315"/>
    <w:multiLevelType w:val="multilevel"/>
    <w:tmpl w:val="647666FC"/>
    <w:numStyleLink w:val="StyleOutlinenumbered10pt"/>
  </w:abstractNum>
  <w:abstractNum w:abstractNumId="224">
    <w:nsid w:val="6DF359AA"/>
    <w:multiLevelType w:val="multilevel"/>
    <w:tmpl w:val="647666FC"/>
    <w:numStyleLink w:val="StyleOutlinenumbered10pt"/>
  </w:abstractNum>
  <w:abstractNum w:abstractNumId="225">
    <w:nsid w:val="6E2C636F"/>
    <w:multiLevelType w:val="multilevel"/>
    <w:tmpl w:val="647666FC"/>
    <w:numStyleLink w:val="StyleOutlinenumbered10pt"/>
  </w:abstractNum>
  <w:abstractNum w:abstractNumId="226">
    <w:nsid w:val="6EE4604D"/>
    <w:multiLevelType w:val="multilevel"/>
    <w:tmpl w:val="4BD8ECA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7">
    <w:nsid w:val="6FA150C2"/>
    <w:multiLevelType w:val="multilevel"/>
    <w:tmpl w:val="647666FC"/>
    <w:numStyleLink w:val="StyleOutlinenumbered10pt"/>
  </w:abstractNum>
  <w:abstractNum w:abstractNumId="228">
    <w:nsid w:val="704F5727"/>
    <w:multiLevelType w:val="hybridMultilevel"/>
    <w:tmpl w:val="A4828EC4"/>
    <w:lvl w:ilvl="0" w:tplc="155CBDA2">
      <w:start w:val="1"/>
      <w:numFmt w:val="decimal"/>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nsid w:val="70610811"/>
    <w:multiLevelType w:val="multilevel"/>
    <w:tmpl w:val="647666FC"/>
    <w:numStyleLink w:val="StyleOutlinenumbered10pt"/>
  </w:abstractNum>
  <w:abstractNum w:abstractNumId="230">
    <w:nsid w:val="71341D37"/>
    <w:multiLevelType w:val="multilevel"/>
    <w:tmpl w:val="647666FC"/>
    <w:numStyleLink w:val="StyleOutlinenumbered10pt"/>
  </w:abstractNum>
  <w:abstractNum w:abstractNumId="231">
    <w:nsid w:val="714F25B7"/>
    <w:multiLevelType w:val="multilevel"/>
    <w:tmpl w:val="272E999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2">
    <w:nsid w:val="71DE1F7F"/>
    <w:multiLevelType w:val="multilevel"/>
    <w:tmpl w:val="13389896"/>
    <w:lvl w:ilvl="0">
      <w:start w:val="1"/>
      <w:numFmt w:val="lowerLetter"/>
      <w:lvlText w:val="%1."/>
      <w:lvlJc w:val="left"/>
      <w:pPr>
        <w:tabs>
          <w:tab w:val="num" w:pos="-360"/>
        </w:tabs>
        <w:ind w:left="360" w:hanging="360"/>
      </w:pPr>
      <w:rPr>
        <w:rFonts w:hint="default"/>
      </w:rPr>
    </w:lvl>
    <w:lvl w:ilvl="1">
      <w:start w:val="1"/>
      <w:numFmt w:val="lowerLetter"/>
      <w:suff w:val="nothing"/>
      <w:lvlText w:val="%2."/>
      <w:lvlJc w:val="left"/>
      <w:pPr>
        <w:ind w:left="1080" w:hanging="360"/>
      </w:pPr>
      <w:rPr>
        <w:rFonts w:hint="default"/>
      </w:rPr>
    </w:lvl>
    <w:lvl w:ilvl="2">
      <w:start w:val="1"/>
      <w:numFmt w:val="lowerRoman"/>
      <w:suff w:val="nothing"/>
      <w:lvlText w:val="%3."/>
      <w:lvlJc w:val="right"/>
      <w:pPr>
        <w:ind w:left="1800" w:hanging="180"/>
      </w:pPr>
      <w:rPr>
        <w:rFonts w:hint="default"/>
      </w:rPr>
    </w:lvl>
    <w:lvl w:ilvl="3">
      <w:start w:val="1"/>
      <w:numFmt w:val="decimal"/>
      <w:suff w:val="nothing"/>
      <w:lvlText w:val="%4."/>
      <w:lvlJc w:val="left"/>
      <w:pPr>
        <w:ind w:left="2520" w:hanging="360"/>
      </w:pPr>
      <w:rPr>
        <w:rFonts w:hint="default"/>
      </w:rPr>
    </w:lvl>
    <w:lvl w:ilvl="4">
      <w:start w:val="1"/>
      <w:numFmt w:val="decimal"/>
      <w:lvlText w:val="%5."/>
      <w:lvlJc w:val="left"/>
      <w:pPr>
        <w:ind w:left="3240" w:hanging="360"/>
      </w:pPr>
      <w:rPr>
        <w:rFonts w:hint="default"/>
      </w:rPr>
    </w:lvl>
    <w:lvl w:ilvl="5">
      <w:start w:val="1"/>
      <w:numFmt w:val="lowerRoman"/>
      <w:suff w:val="nothing"/>
      <w:lvlText w:val="%6."/>
      <w:lvlJc w:val="right"/>
      <w:pPr>
        <w:ind w:left="3960" w:hanging="180"/>
      </w:pPr>
      <w:rPr>
        <w:rFonts w:hint="default"/>
      </w:rPr>
    </w:lvl>
    <w:lvl w:ilvl="6">
      <w:start w:val="1"/>
      <w:numFmt w:val="decimal"/>
      <w:suff w:val="nothing"/>
      <w:lvlText w:val="%7."/>
      <w:lvlJc w:val="left"/>
      <w:pPr>
        <w:ind w:left="4680" w:hanging="360"/>
      </w:pPr>
      <w:rPr>
        <w:rFonts w:hint="default"/>
      </w:rPr>
    </w:lvl>
    <w:lvl w:ilvl="7">
      <w:start w:val="1"/>
      <w:numFmt w:val="lowerLetter"/>
      <w:suff w:val="nothing"/>
      <w:lvlText w:val="%8."/>
      <w:lvlJc w:val="left"/>
      <w:pPr>
        <w:ind w:left="5400" w:hanging="360"/>
      </w:pPr>
      <w:rPr>
        <w:rFonts w:hint="default"/>
      </w:rPr>
    </w:lvl>
    <w:lvl w:ilvl="8">
      <w:start w:val="1"/>
      <w:numFmt w:val="lowerRoman"/>
      <w:suff w:val="nothing"/>
      <w:lvlText w:val="%9."/>
      <w:lvlJc w:val="right"/>
      <w:pPr>
        <w:ind w:left="6120" w:hanging="180"/>
      </w:pPr>
      <w:rPr>
        <w:rFonts w:hint="default"/>
      </w:rPr>
    </w:lvl>
  </w:abstractNum>
  <w:abstractNum w:abstractNumId="233">
    <w:nsid w:val="72864583"/>
    <w:multiLevelType w:val="multilevel"/>
    <w:tmpl w:val="647666FC"/>
    <w:numStyleLink w:val="StyleOutlinenumbered10pt"/>
  </w:abstractNum>
  <w:abstractNum w:abstractNumId="234">
    <w:nsid w:val="72F147E1"/>
    <w:multiLevelType w:val="multilevel"/>
    <w:tmpl w:val="647666FC"/>
    <w:numStyleLink w:val="StyleOutlinenumbered10pt"/>
  </w:abstractNum>
  <w:abstractNum w:abstractNumId="235">
    <w:nsid w:val="7339211B"/>
    <w:multiLevelType w:val="multilevel"/>
    <w:tmpl w:val="647666FC"/>
    <w:numStyleLink w:val="StyleOutlinenumbered10pt"/>
  </w:abstractNum>
  <w:abstractNum w:abstractNumId="236">
    <w:nsid w:val="742F02D1"/>
    <w:multiLevelType w:val="multilevel"/>
    <w:tmpl w:val="647666FC"/>
    <w:numStyleLink w:val="StyleOutlinenumbered10pt"/>
  </w:abstractNum>
  <w:abstractNum w:abstractNumId="237">
    <w:nsid w:val="745D53B2"/>
    <w:multiLevelType w:val="hybridMultilevel"/>
    <w:tmpl w:val="464A1BD6"/>
    <w:lvl w:ilvl="0" w:tplc="206E93E6">
      <w:start w:val="1"/>
      <w:numFmt w:val="decimal"/>
      <w:lvlText w:val="%1."/>
      <w:lvlJc w:val="left"/>
      <w:pPr>
        <w:tabs>
          <w:tab w:val="num" w:pos="720"/>
        </w:tabs>
        <w:ind w:left="720" w:hanging="360"/>
      </w:pPr>
    </w:lvl>
    <w:lvl w:ilvl="1" w:tplc="67EEA3F0" w:tentative="1">
      <w:start w:val="1"/>
      <w:numFmt w:val="decimal"/>
      <w:lvlText w:val="%2."/>
      <w:lvlJc w:val="left"/>
      <w:pPr>
        <w:tabs>
          <w:tab w:val="num" w:pos="1440"/>
        </w:tabs>
        <w:ind w:left="1440" w:hanging="360"/>
      </w:pPr>
    </w:lvl>
    <w:lvl w:ilvl="2" w:tplc="9D1CBE08" w:tentative="1">
      <w:start w:val="1"/>
      <w:numFmt w:val="decimal"/>
      <w:lvlText w:val="%3."/>
      <w:lvlJc w:val="left"/>
      <w:pPr>
        <w:tabs>
          <w:tab w:val="num" w:pos="2160"/>
        </w:tabs>
        <w:ind w:left="2160" w:hanging="360"/>
      </w:pPr>
    </w:lvl>
    <w:lvl w:ilvl="3" w:tplc="B9962B1C" w:tentative="1">
      <w:start w:val="1"/>
      <w:numFmt w:val="decimal"/>
      <w:lvlText w:val="%4."/>
      <w:lvlJc w:val="left"/>
      <w:pPr>
        <w:tabs>
          <w:tab w:val="num" w:pos="2880"/>
        </w:tabs>
        <w:ind w:left="2880" w:hanging="360"/>
      </w:pPr>
    </w:lvl>
    <w:lvl w:ilvl="4" w:tplc="3CCCEAB2" w:tentative="1">
      <w:start w:val="1"/>
      <w:numFmt w:val="decimal"/>
      <w:lvlText w:val="%5."/>
      <w:lvlJc w:val="left"/>
      <w:pPr>
        <w:tabs>
          <w:tab w:val="num" w:pos="3600"/>
        </w:tabs>
        <w:ind w:left="3600" w:hanging="360"/>
      </w:pPr>
    </w:lvl>
    <w:lvl w:ilvl="5" w:tplc="614E4384" w:tentative="1">
      <w:start w:val="1"/>
      <w:numFmt w:val="decimal"/>
      <w:lvlText w:val="%6."/>
      <w:lvlJc w:val="left"/>
      <w:pPr>
        <w:tabs>
          <w:tab w:val="num" w:pos="4320"/>
        </w:tabs>
        <w:ind w:left="4320" w:hanging="360"/>
      </w:pPr>
    </w:lvl>
    <w:lvl w:ilvl="6" w:tplc="6C14CA34" w:tentative="1">
      <w:start w:val="1"/>
      <w:numFmt w:val="decimal"/>
      <w:lvlText w:val="%7."/>
      <w:lvlJc w:val="left"/>
      <w:pPr>
        <w:tabs>
          <w:tab w:val="num" w:pos="5040"/>
        </w:tabs>
        <w:ind w:left="5040" w:hanging="360"/>
      </w:pPr>
    </w:lvl>
    <w:lvl w:ilvl="7" w:tplc="E7CC0642" w:tentative="1">
      <w:start w:val="1"/>
      <w:numFmt w:val="decimal"/>
      <w:lvlText w:val="%8."/>
      <w:lvlJc w:val="left"/>
      <w:pPr>
        <w:tabs>
          <w:tab w:val="num" w:pos="5760"/>
        </w:tabs>
        <w:ind w:left="5760" w:hanging="360"/>
      </w:pPr>
    </w:lvl>
    <w:lvl w:ilvl="8" w:tplc="8F0E9D30" w:tentative="1">
      <w:start w:val="1"/>
      <w:numFmt w:val="decimal"/>
      <w:lvlText w:val="%9."/>
      <w:lvlJc w:val="left"/>
      <w:pPr>
        <w:tabs>
          <w:tab w:val="num" w:pos="6480"/>
        </w:tabs>
        <w:ind w:left="6480" w:hanging="360"/>
      </w:pPr>
    </w:lvl>
  </w:abstractNum>
  <w:abstractNum w:abstractNumId="238">
    <w:nsid w:val="74BE7C15"/>
    <w:multiLevelType w:val="multilevel"/>
    <w:tmpl w:val="647666FC"/>
    <w:numStyleLink w:val="StyleOutlinenumbered10pt"/>
  </w:abstractNum>
  <w:abstractNum w:abstractNumId="239">
    <w:nsid w:val="7524318D"/>
    <w:multiLevelType w:val="multilevel"/>
    <w:tmpl w:val="7AB6213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0">
    <w:nsid w:val="75F4694A"/>
    <w:multiLevelType w:val="multilevel"/>
    <w:tmpl w:val="647666FC"/>
    <w:numStyleLink w:val="StyleOutlinenumbered10pt"/>
  </w:abstractNum>
  <w:abstractNum w:abstractNumId="241">
    <w:nsid w:val="76683D83"/>
    <w:multiLevelType w:val="multilevel"/>
    <w:tmpl w:val="647666FC"/>
    <w:numStyleLink w:val="StyleOutlinenumbered10pt"/>
  </w:abstractNum>
  <w:abstractNum w:abstractNumId="242">
    <w:nsid w:val="784F53C2"/>
    <w:multiLevelType w:val="multilevel"/>
    <w:tmpl w:val="647666FC"/>
    <w:numStyleLink w:val="StyleOutlinenumbered10pt"/>
  </w:abstractNum>
  <w:abstractNum w:abstractNumId="243">
    <w:nsid w:val="78E238A3"/>
    <w:multiLevelType w:val="hybridMultilevel"/>
    <w:tmpl w:val="12A83C2C"/>
    <w:lvl w:ilvl="0" w:tplc="CDA2771C">
      <w:start w:val="1"/>
      <w:numFmt w:val="bullet"/>
      <w:lvlText w:val=""/>
      <w:lvlJc w:val="left"/>
      <w:pPr>
        <w:tabs>
          <w:tab w:val="num" w:pos="720"/>
        </w:tabs>
        <w:ind w:left="720" w:hanging="360"/>
      </w:pPr>
      <w:rPr>
        <w:rFonts w:ascii="Symbol" w:hAnsi="Symbol" w:hint="default"/>
        <w:sz w:val="20"/>
      </w:rPr>
    </w:lvl>
    <w:lvl w:ilvl="1" w:tplc="E3BA1D26">
      <w:start w:val="1"/>
      <w:numFmt w:val="bullet"/>
      <w:lvlText w:val="o"/>
      <w:lvlJc w:val="left"/>
      <w:pPr>
        <w:tabs>
          <w:tab w:val="num" w:pos="1440"/>
        </w:tabs>
        <w:ind w:left="1440" w:hanging="360"/>
      </w:pPr>
      <w:rPr>
        <w:rFonts w:ascii="Courier New" w:hAnsi="Courier New" w:hint="default"/>
        <w:sz w:val="20"/>
      </w:rPr>
    </w:lvl>
    <w:lvl w:ilvl="2" w:tplc="B60EAE82" w:tentative="1">
      <w:start w:val="1"/>
      <w:numFmt w:val="bullet"/>
      <w:lvlText w:val=""/>
      <w:lvlJc w:val="left"/>
      <w:pPr>
        <w:tabs>
          <w:tab w:val="num" w:pos="2160"/>
        </w:tabs>
        <w:ind w:left="2160" w:hanging="360"/>
      </w:pPr>
      <w:rPr>
        <w:rFonts w:ascii="Wingdings" w:hAnsi="Wingdings" w:hint="default"/>
        <w:sz w:val="20"/>
      </w:rPr>
    </w:lvl>
    <w:lvl w:ilvl="3" w:tplc="29388F74" w:tentative="1">
      <w:start w:val="1"/>
      <w:numFmt w:val="bullet"/>
      <w:lvlText w:val=""/>
      <w:lvlJc w:val="left"/>
      <w:pPr>
        <w:tabs>
          <w:tab w:val="num" w:pos="2880"/>
        </w:tabs>
        <w:ind w:left="2880" w:hanging="360"/>
      </w:pPr>
      <w:rPr>
        <w:rFonts w:ascii="Wingdings" w:hAnsi="Wingdings" w:hint="default"/>
        <w:sz w:val="20"/>
      </w:rPr>
    </w:lvl>
    <w:lvl w:ilvl="4" w:tplc="FB1AB67C" w:tentative="1">
      <w:start w:val="1"/>
      <w:numFmt w:val="bullet"/>
      <w:lvlText w:val=""/>
      <w:lvlJc w:val="left"/>
      <w:pPr>
        <w:tabs>
          <w:tab w:val="num" w:pos="3600"/>
        </w:tabs>
        <w:ind w:left="3600" w:hanging="360"/>
      </w:pPr>
      <w:rPr>
        <w:rFonts w:ascii="Wingdings" w:hAnsi="Wingdings" w:hint="default"/>
        <w:sz w:val="20"/>
      </w:rPr>
    </w:lvl>
    <w:lvl w:ilvl="5" w:tplc="534E33BA" w:tentative="1">
      <w:start w:val="1"/>
      <w:numFmt w:val="bullet"/>
      <w:lvlText w:val=""/>
      <w:lvlJc w:val="left"/>
      <w:pPr>
        <w:tabs>
          <w:tab w:val="num" w:pos="4320"/>
        </w:tabs>
        <w:ind w:left="4320" w:hanging="360"/>
      </w:pPr>
      <w:rPr>
        <w:rFonts w:ascii="Wingdings" w:hAnsi="Wingdings" w:hint="default"/>
        <w:sz w:val="20"/>
      </w:rPr>
    </w:lvl>
    <w:lvl w:ilvl="6" w:tplc="BD70ECA6" w:tentative="1">
      <w:start w:val="1"/>
      <w:numFmt w:val="bullet"/>
      <w:lvlText w:val=""/>
      <w:lvlJc w:val="left"/>
      <w:pPr>
        <w:tabs>
          <w:tab w:val="num" w:pos="5040"/>
        </w:tabs>
        <w:ind w:left="5040" w:hanging="360"/>
      </w:pPr>
      <w:rPr>
        <w:rFonts w:ascii="Wingdings" w:hAnsi="Wingdings" w:hint="default"/>
        <w:sz w:val="20"/>
      </w:rPr>
    </w:lvl>
    <w:lvl w:ilvl="7" w:tplc="44AAB02C" w:tentative="1">
      <w:start w:val="1"/>
      <w:numFmt w:val="bullet"/>
      <w:lvlText w:val=""/>
      <w:lvlJc w:val="left"/>
      <w:pPr>
        <w:tabs>
          <w:tab w:val="num" w:pos="5760"/>
        </w:tabs>
        <w:ind w:left="5760" w:hanging="360"/>
      </w:pPr>
      <w:rPr>
        <w:rFonts w:ascii="Wingdings" w:hAnsi="Wingdings" w:hint="default"/>
        <w:sz w:val="20"/>
      </w:rPr>
    </w:lvl>
    <w:lvl w:ilvl="8" w:tplc="1B4A41E0" w:tentative="1">
      <w:start w:val="1"/>
      <w:numFmt w:val="bullet"/>
      <w:lvlText w:val=""/>
      <w:lvlJc w:val="left"/>
      <w:pPr>
        <w:tabs>
          <w:tab w:val="num" w:pos="6480"/>
        </w:tabs>
        <w:ind w:left="6480" w:hanging="360"/>
      </w:pPr>
      <w:rPr>
        <w:rFonts w:ascii="Wingdings" w:hAnsi="Wingdings" w:hint="default"/>
        <w:sz w:val="20"/>
      </w:rPr>
    </w:lvl>
  </w:abstractNum>
  <w:abstractNum w:abstractNumId="244">
    <w:nsid w:val="78E4096F"/>
    <w:multiLevelType w:val="multilevel"/>
    <w:tmpl w:val="44FE12F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5">
    <w:nsid w:val="793A0AAD"/>
    <w:multiLevelType w:val="hybridMultilevel"/>
    <w:tmpl w:val="83A0176C"/>
    <w:lvl w:ilvl="0" w:tplc="FB0ED0A6">
      <w:start w:val="1"/>
      <w:numFmt w:val="decimal"/>
      <w:lvlText w:val="%1."/>
      <w:lvlJc w:val="left"/>
      <w:pPr>
        <w:tabs>
          <w:tab w:val="num" w:pos="720"/>
        </w:tabs>
        <w:ind w:left="720" w:hanging="360"/>
      </w:pPr>
    </w:lvl>
    <w:lvl w:ilvl="1" w:tplc="13E2064A" w:tentative="1">
      <w:start w:val="1"/>
      <w:numFmt w:val="decimal"/>
      <w:lvlText w:val="%2."/>
      <w:lvlJc w:val="left"/>
      <w:pPr>
        <w:tabs>
          <w:tab w:val="num" w:pos="1440"/>
        </w:tabs>
        <w:ind w:left="1440" w:hanging="360"/>
      </w:pPr>
    </w:lvl>
    <w:lvl w:ilvl="2" w:tplc="C70234A6" w:tentative="1">
      <w:start w:val="1"/>
      <w:numFmt w:val="decimal"/>
      <w:lvlText w:val="%3."/>
      <w:lvlJc w:val="left"/>
      <w:pPr>
        <w:tabs>
          <w:tab w:val="num" w:pos="2160"/>
        </w:tabs>
        <w:ind w:left="2160" w:hanging="360"/>
      </w:pPr>
    </w:lvl>
    <w:lvl w:ilvl="3" w:tplc="1848E4D8" w:tentative="1">
      <w:start w:val="1"/>
      <w:numFmt w:val="decimal"/>
      <w:lvlText w:val="%4."/>
      <w:lvlJc w:val="left"/>
      <w:pPr>
        <w:tabs>
          <w:tab w:val="num" w:pos="2880"/>
        </w:tabs>
        <w:ind w:left="2880" w:hanging="360"/>
      </w:pPr>
    </w:lvl>
    <w:lvl w:ilvl="4" w:tplc="DDD827F0" w:tentative="1">
      <w:start w:val="1"/>
      <w:numFmt w:val="decimal"/>
      <w:lvlText w:val="%5."/>
      <w:lvlJc w:val="left"/>
      <w:pPr>
        <w:tabs>
          <w:tab w:val="num" w:pos="3600"/>
        </w:tabs>
        <w:ind w:left="3600" w:hanging="360"/>
      </w:pPr>
    </w:lvl>
    <w:lvl w:ilvl="5" w:tplc="9D44D474" w:tentative="1">
      <w:start w:val="1"/>
      <w:numFmt w:val="decimal"/>
      <w:lvlText w:val="%6."/>
      <w:lvlJc w:val="left"/>
      <w:pPr>
        <w:tabs>
          <w:tab w:val="num" w:pos="4320"/>
        </w:tabs>
        <w:ind w:left="4320" w:hanging="360"/>
      </w:pPr>
    </w:lvl>
    <w:lvl w:ilvl="6" w:tplc="EBB87100" w:tentative="1">
      <w:start w:val="1"/>
      <w:numFmt w:val="decimal"/>
      <w:lvlText w:val="%7."/>
      <w:lvlJc w:val="left"/>
      <w:pPr>
        <w:tabs>
          <w:tab w:val="num" w:pos="5040"/>
        </w:tabs>
        <w:ind w:left="5040" w:hanging="360"/>
      </w:pPr>
    </w:lvl>
    <w:lvl w:ilvl="7" w:tplc="766EBA54" w:tentative="1">
      <w:start w:val="1"/>
      <w:numFmt w:val="decimal"/>
      <w:lvlText w:val="%8."/>
      <w:lvlJc w:val="left"/>
      <w:pPr>
        <w:tabs>
          <w:tab w:val="num" w:pos="5760"/>
        </w:tabs>
        <w:ind w:left="5760" w:hanging="360"/>
      </w:pPr>
    </w:lvl>
    <w:lvl w:ilvl="8" w:tplc="A192E84A" w:tentative="1">
      <w:start w:val="1"/>
      <w:numFmt w:val="decimal"/>
      <w:lvlText w:val="%9."/>
      <w:lvlJc w:val="left"/>
      <w:pPr>
        <w:tabs>
          <w:tab w:val="num" w:pos="6480"/>
        </w:tabs>
        <w:ind w:left="6480" w:hanging="360"/>
      </w:pPr>
    </w:lvl>
  </w:abstractNum>
  <w:abstractNum w:abstractNumId="246">
    <w:nsid w:val="797C63FB"/>
    <w:multiLevelType w:val="multilevel"/>
    <w:tmpl w:val="647666FC"/>
    <w:numStyleLink w:val="StyleOutlinenumbered10pt"/>
  </w:abstractNum>
  <w:abstractNum w:abstractNumId="247">
    <w:nsid w:val="7A015467"/>
    <w:multiLevelType w:val="multilevel"/>
    <w:tmpl w:val="647666FC"/>
    <w:numStyleLink w:val="StyleOutlinenumbered10pt"/>
  </w:abstractNum>
  <w:abstractNum w:abstractNumId="248">
    <w:nsid w:val="7A4331E2"/>
    <w:multiLevelType w:val="hybridMultilevel"/>
    <w:tmpl w:val="F1944988"/>
    <w:lvl w:ilvl="0" w:tplc="46023C50">
      <w:start w:val="1"/>
      <w:numFmt w:val="decimal"/>
      <w:lvlText w:val="%1."/>
      <w:lvlJc w:val="left"/>
      <w:pPr>
        <w:tabs>
          <w:tab w:val="num" w:pos="720"/>
        </w:tabs>
        <w:ind w:left="720" w:hanging="360"/>
      </w:pPr>
    </w:lvl>
    <w:lvl w:ilvl="1" w:tplc="4654665C" w:tentative="1">
      <w:start w:val="1"/>
      <w:numFmt w:val="decimal"/>
      <w:lvlText w:val="%2."/>
      <w:lvlJc w:val="left"/>
      <w:pPr>
        <w:tabs>
          <w:tab w:val="num" w:pos="1440"/>
        </w:tabs>
        <w:ind w:left="1440" w:hanging="360"/>
      </w:pPr>
    </w:lvl>
    <w:lvl w:ilvl="2" w:tplc="49EEC7D8" w:tentative="1">
      <w:start w:val="1"/>
      <w:numFmt w:val="decimal"/>
      <w:lvlText w:val="%3."/>
      <w:lvlJc w:val="left"/>
      <w:pPr>
        <w:tabs>
          <w:tab w:val="num" w:pos="2160"/>
        </w:tabs>
        <w:ind w:left="2160" w:hanging="360"/>
      </w:pPr>
    </w:lvl>
    <w:lvl w:ilvl="3" w:tplc="2CC2696E" w:tentative="1">
      <w:start w:val="1"/>
      <w:numFmt w:val="decimal"/>
      <w:lvlText w:val="%4."/>
      <w:lvlJc w:val="left"/>
      <w:pPr>
        <w:tabs>
          <w:tab w:val="num" w:pos="2880"/>
        </w:tabs>
        <w:ind w:left="2880" w:hanging="360"/>
      </w:pPr>
    </w:lvl>
    <w:lvl w:ilvl="4" w:tplc="0CC651F4" w:tentative="1">
      <w:start w:val="1"/>
      <w:numFmt w:val="decimal"/>
      <w:lvlText w:val="%5."/>
      <w:lvlJc w:val="left"/>
      <w:pPr>
        <w:tabs>
          <w:tab w:val="num" w:pos="3600"/>
        </w:tabs>
        <w:ind w:left="3600" w:hanging="360"/>
      </w:pPr>
    </w:lvl>
    <w:lvl w:ilvl="5" w:tplc="56068E56" w:tentative="1">
      <w:start w:val="1"/>
      <w:numFmt w:val="decimal"/>
      <w:lvlText w:val="%6."/>
      <w:lvlJc w:val="left"/>
      <w:pPr>
        <w:tabs>
          <w:tab w:val="num" w:pos="4320"/>
        </w:tabs>
        <w:ind w:left="4320" w:hanging="360"/>
      </w:pPr>
    </w:lvl>
    <w:lvl w:ilvl="6" w:tplc="FDECE942" w:tentative="1">
      <w:start w:val="1"/>
      <w:numFmt w:val="decimal"/>
      <w:lvlText w:val="%7."/>
      <w:lvlJc w:val="left"/>
      <w:pPr>
        <w:tabs>
          <w:tab w:val="num" w:pos="5040"/>
        </w:tabs>
        <w:ind w:left="5040" w:hanging="360"/>
      </w:pPr>
    </w:lvl>
    <w:lvl w:ilvl="7" w:tplc="1474257E" w:tentative="1">
      <w:start w:val="1"/>
      <w:numFmt w:val="decimal"/>
      <w:lvlText w:val="%8."/>
      <w:lvlJc w:val="left"/>
      <w:pPr>
        <w:tabs>
          <w:tab w:val="num" w:pos="5760"/>
        </w:tabs>
        <w:ind w:left="5760" w:hanging="360"/>
      </w:pPr>
    </w:lvl>
    <w:lvl w:ilvl="8" w:tplc="C55CF5CA" w:tentative="1">
      <w:start w:val="1"/>
      <w:numFmt w:val="decimal"/>
      <w:lvlText w:val="%9."/>
      <w:lvlJc w:val="left"/>
      <w:pPr>
        <w:tabs>
          <w:tab w:val="num" w:pos="6480"/>
        </w:tabs>
        <w:ind w:left="6480" w:hanging="360"/>
      </w:pPr>
    </w:lvl>
  </w:abstractNum>
  <w:abstractNum w:abstractNumId="249">
    <w:nsid w:val="7A696B36"/>
    <w:multiLevelType w:val="hybridMultilevel"/>
    <w:tmpl w:val="9B6C11A2"/>
    <w:lvl w:ilvl="0" w:tplc="E2BE3C24">
      <w:start w:val="1"/>
      <w:numFmt w:val="bullet"/>
      <w:lvlText w:val=""/>
      <w:lvlJc w:val="left"/>
      <w:pPr>
        <w:tabs>
          <w:tab w:val="num" w:pos="720"/>
        </w:tabs>
        <w:ind w:left="720" w:hanging="360"/>
      </w:pPr>
      <w:rPr>
        <w:rFonts w:ascii="Symbol" w:hAnsi="Symbol" w:hint="default"/>
        <w:sz w:val="20"/>
      </w:rPr>
    </w:lvl>
    <w:lvl w:ilvl="1" w:tplc="85241924" w:tentative="1">
      <w:start w:val="1"/>
      <w:numFmt w:val="bullet"/>
      <w:lvlText w:val="o"/>
      <w:lvlJc w:val="left"/>
      <w:pPr>
        <w:tabs>
          <w:tab w:val="num" w:pos="1440"/>
        </w:tabs>
        <w:ind w:left="1440" w:hanging="360"/>
      </w:pPr>
      <w:rPr>
        <w:rFonts w:ascii="Courier New" w:hAnsi="Courier New" w:hint="default"/>
        <w:sz w:val="20"/>
      </w:rPr>
    </w:lvl>
    <w:lvl w:ilvl="2" w:tplc="E2C2C23C" w:tentative="1">
      <w:start w:val="1"/>
      <w:numFmt w:val="bullet"/>
      <w:lvlText w:val=""/>
      <w:lvlJc w:val="left"/>
      <w:pPr>
        <w:tabs>
          <w:tab w:val="num" w:pos="2160"/>
        </w:tabs>
        <w:ind w:left="2160" w:hanging="360"/>
      </w:pPr>
      <w:rPr>
        <w:rFonts w:ascii="Wingdings" w:hAnsi="Wingdings" w:hint="default"/>
        <w:sz w:val="20"/>
      </w:rPr>
    </w:lvl>
    <w:lvl w:ilvl="3" w:tplc="16CAB640" w:tentative="1">
      <w:start w:val="1"/>
      <w:numFmt w:val="bullet"/>
      <w:lvlText w:val=""/>
      <w:lvlJc w:val="left"/>
      <w:pPr>
        <w:tabs>
          <w:tab w:val="num" w:pos="2880"/>
        </w:tabs>
        <w:ind w:left="2880" w:hanging="360"/>
      </w:pPr>
      <w:rPr>
        <w:rFonts w:ascii="Wingdings" w:hAnsi="Wingdings" w:hint="default"/>
        <w:sz w:val="20"/>
      </w:rPr>
    </w:lvl>
    <w:lvl w:ilvl="4" w:tplc="60EE2464" w:tentative="1">
      <w:start w:val="1"/>
      <w:numFmt w:val="bullet"/>
      <w:lvlText w:val=""/>
      <w:lvlJc w:val="left"/>
      <w:pPr>
        <w:tabs>
          <w:tab w:val="num" w:pos="3600"/>
        </w:tabs>
        <w:ind w:left="3600" w:hanging="360"/>
      </w:pPr>
      <w:rPr>
        <w:rFonts w:ascii="Wingdings" w:hAnsi="Wingdings" w:hint="default"/>
        <w:sz w:val="20"/>
      </w:rPr>
    </w:lvl>
    <w:lvl w:ilvl="5" w:tplc="642A25F8" w:tentative="1">
      <w:start w:val="1"/>
      <w:numFmt w:val="bullet"/>
      <w:lvlText w:val=""/>
      <w:lvlJc w:val="left"/>
      <w:pPr>
        <w:tabs>
          <w:tab w:val="num" w:pos="4320"/>
        </w:tabs>
        <w:ind w:left="4320" w:hanging="360"/>
      </w:pPr>
      <w:rPr>
        <w:rFonts w:ascii="Wingdings" w:hAnsi="Wingdings" w:hint="default"/>
        <w:sz w:val="20"/>
      </w:rPr>
    </w:lvl>
    <w:lvl w:ilvl="6" w:tplc="03EE0CCE" w:tentative="1">
      <w:start w:val="1"/>
      <w:numFmt w:val="bullet"/>
      <w:lvlText w:val=""/>
      <w:lvlJc w:val="left"/>
      <w:pPr>
        <w:tabs>
          <w:tab w:val="num" w:pos="5040"/>
        </w:tabs>
        <w:ind w:left="5040" w:hanging="360"/>
      </w:pPr>
      <w:rPr>
        <w:rFonts w:ascii="Wingdings" w:hAnsi="Wingdings" w:hint="default"/>
        <w:sz w:val="20"/>
      </w:rPr>
    </w:lvl>
    <w:lvl w:ilvl="7" w:tplc="85C2C2DC" w:tentative="1">
      <w:start w:val="1"/>
      <w:numFmt w:val="bullet"/>
      <w:lvlText w:val=""/>
      <w:lvlJc w:val="left"/>
      <w:pPr>
        <w:tabs>
          <w:tab w:val="num" w:pos="5760"/>
        </w:tabs>
        <w:ind w:left="5760" w:hanging="360"/>
      </w:pPr>
      <w:rPr>
        <w:rFonts w:ascii="Wingdings" w:hAnsi="Wingdings" w:hint="default"/>
        <w:sz w:val="20"/>
      </w:rPr>
    </w:lvl>
    <w:lvl w:ilvl="8" w:tplc="1AD4812E" w:tentative="1">
      <w:start w:val="1"/>
      <w:numFmt w:val="bullet"/>
      <w:lvlText w:val=""/>
      <w:lvlJc w:val="left"/>
      <w:pPr>
        <w:tabs>
          <w:tab w:val="num" w:pos="6480"/>
        </w:tabs>
        <w:ind w:left="6480" w:hanging="360"/>
      </w:pPr>
      <w:rPr>
        <w:rFonts w:ascii="Wingdings" w:hAnsi="Wingdings" w:hint="default"/>
        <w:sz w:val="20"/>
      </w:rPr>
    </w:lvl>
  </w:abstractNum>
  <w:abstractNum w:abstractNumId="250">
    <w:nsid w:val="7A9F07F2"/>
    <w:multiLevelType w:val="multilevel"/>
    <w:tmpl w:val="647666FC"/>
    <w:numStyleLink w:val="StyleOutlinenumbered10pt"/>
  </w:abstractNum>
  <w:abstractNum w:abstractNumId="251">
    <w:nsid w:val="7AB252C9"/>
    <w:multiLevelType w:val="multilevel"/>
    <w:tmpl w:val="647666FC"/>
    <w:numStyleLink w:val="StyleOutlinenumbered10pt"/>
  </w:abstractNum>
  <w:abstractNum w:abstractNumId="252">
    <w:nsid w:val="7AB71DEA"/>
    <w:multiLevelType w:val="multilevel"/>
    <w:tmpl w:val="647666FC"/>
    <w:numStyleLink w:val="StyleOutlinenumbered10pt"/>
  </w:abstractNum>
  <w:abstractNum w:abstractNumId="253">
    <w:nsid w:val="7B1C2312"/>
    <w:multiLevelType w:val="multilevel"/>
    <w:tmpl w:val="3D16C158"/>
    <w:lvl w:ilvl="0">
      <w:start w:val="1"/>
      <w:numFmt w:val="lowerLetter"/>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254">
    <w:nsid w:val="7B327D15"/>
    <w:multiLevelType w:val="multilevel"/>
    <w:tmpl w:val="647666FC"/>
    <w:numStyleLink w:val="StyleOutlinenumbered10pt"/>
  </w:abstractNum>
  <w:abstractNum w:abstractNumId="255">
    <w:nsid w:val="7BB77271"/>
    <w:multiLevelType w:val="multilevel"/>
    <w:tmpl w:val="647666FC"/>
    <w:numStyleLink w:val="StyleOutlinenumbered10pt"/>
  </w:abstractNum>
  <w:abstractNum w:abstractNumId="256">
    <w:nsid w:val="7CBF7DC0"/>
    <w:multiLevelType w:val="multilevel"/>
    <w:tmpl w:val="647666FC"/>
    <w:numStyleLink w:val="StyleOutlinenumbered10pt"/>
  </w:abstractNum>
  <w:abstractNum w:abstractNumId="257">
    <w:nsid w:val="7CC73774"/>
    <w:multiLevelType w:val="multilevel"/>
    <w:tmpl w:val="647666FC"/>
    <w:numStyleLink w:val="StyleOutlinenumbered10pt"/>
  </w:abstractNum>
  <w:abstractNum w:abstractNumId="258">
    <w:nsid w:val="7D2C4F9F"/>
    <w:multiLevelType w:val="multilevel"/>
    <w:tmpl w:val="647666FC"/>
    <w:numStyleLink w:val="StyleOutlinenumbered10pt"/>
  </w:abstractNum>
  <w:abstractNum w:abstractNumId="259">
    <w:nsid w:val="7E46052B"/>
    <w:multiLevelType w:val="multilevel"/>
    <w:tmpl w:val="647666FC"/>
    <w:numStyleLink w:val="StyleOutlinenumbered10pt"/>
  </w:abstractNum>
  <w:abstractNum w:abstractNumId="260">
    <w:nsid w:val="7EE735A6"/>
    <w:multiLevelType w:val="multilevel"/>
    <w:tmpl w:val="A30CA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nsid w:val="7F734383"/>
    <w:multiLevelType w:val="multilevel"/>
    <w:tmpl w:val="647666FC"/>
    <w:numStyleLink w:val="StyleOutlinenumbered10pt"/>
  </w:abstractNum>
  <w:abstractNum w:abstractNumId="262">
    <w:nsid w:val="7F774BD2"/>
    <w:multiLevelType w:val="multilevel"/>
    <w:tmpl w:val="647666FC"/>
    <w:numStyleLink w:val="StyleOutlinenumbered10pt"/>
  </w:abstractNum>
  <w:abstractNum w:abstractNumId="263">
    <w:nsid w:val="7FB35302"/>
    <w:multiLevelType w:val="multilevel"/>
    <w:tmpl w:val="647666FC"/>
    <w:numStyleLink w:val="StyleOutlinenumbered10pt"/>
  </w:abstractNum>
  <w:num w:numId="1">
    <w:abstractNumId w:val="12"/>
  </w:num>
  <w:num w:numId="2">
    <w:abstractNumId w:val="103"/>
  </w:num>
  <w:num w:numId="3">
    <w:abstractNumId w:val="0"/>
  </w:num>
  <w:num w:numId="4">
    <w:abstractNumId w:val="59"/>
  </w:num>
  <w:num w:numId="5">
    <w:abstractNumId w:val="195"/>
  </w:num>
  <w:num w:numId="6">
    <w:abstractNumId w:val="169"/>
  </w:num>
  <w:num w:numId="7">
    <w:abstractNumId w:val="36"/>
  </w:num>
  <w:num w:numId="8">
    <w:abstractNumId w:val="113"/>
  </w:num>
  <w:num w:numId="9">
    <w:abstractNumId w:val="260"/>
  </w:num>
  <w:num w:numId="10">
    <w:abstractNumId w:val="231"/>
  </w:num>
  <w:num w:numId="11">
    <w:abstractNumId w:val="55"/>
  </w:num>
  <w:num w:numId="12">
    <w:abstractNumId w:val="222"/>
  </w:num>
  <w:num w:numId="13">
    <w:abstractNumId w:val="111"/>
  </w:num>
  <w:num w:numId="14">
    <w:abstractNumId w:val="63"/>
  </w:num>
  <w:num w:numId="15">
    <w:abstractNumId w:val="179"/>
  </w:num>
  <w:num w:numId="16">
    <w:abstractNumId w:val="89"/>
  </w:num>
  <w:num w:numId="17">
    <w:abstractNumId w:val="45"/>
  </w:num>
  <w:num w:numId="18">
    <w:abstractNumId w:val="108"/>
  </w:num>
  <w:num w:numId="19">
    <w:abstractNumId w:val="263"/>
  </w:num>
  <w:num w:numId="20">
    <w:abstractNumId w:val="94"/>
  </w:num>
  <w:num w:numId="21">
    <w:abstractNumId w:val="47"/>
  </w:num>
  <w:num w:numId="22">
    <w:abstractNumId w:val="175"/>
  </w:num>
  <w:num w:numId="23">
    <w:abstractNumId w:val="67"/>
  </w:num>
  <w:num w:numId="24">
    <w:abstractNumId w:val="5"/>
  </w:num>
  <w:num w:numId="25">
    <w:abstractNumId w:val="199"/>
  </w:num>
  <w:num w:numId="26">
    <w:abstractNumId w:val="223"/>
  </w:num>
  <w:num w:numId="27">
    <w:abstractNumId w:val="236"/>
  </w:num>
  <w:num w:numId="28">
    <w:abstractNumId w:val="217"/>
  </w:num>
  <w:num w:numId="29">
    <w:abstractNumId w:val="237"/>
  </w:num>
  <w:num w:numId="30">
    <w:abstractNumId w:val="144"/>
  </w:num>
  <w:num w:numId="31">
    <w:abstractNumId w:val="76"/>
  </w:num>
  <w:num w:numId="32">
    <w:abstractNumId w:val="248"/>
  </w:num>
  <w:num w:numId="33">
    <w:abstractNumId w:val="81"/>
  </w:num>
  <w:num w:numId="34">
    <w:abstractNumId w:val="244"/>
  </w:num>
  <w:num w:numId="35">
    <w:abstractNumId w:val="209"/>
  </w:num>
  <w:num w:numId="36">
    <w:abstractNumId w:val="112"/>
  </w:num>
  <w:num w:numId="37">
    <w:abstractNumId w:val="14"/>
  </w:num>
  <w:num w:numId="38">
    <w:abstractNumId w:val="48"/>
  </w:num>
  <w:num w:numId="39">
    <w:abstractNumId w:val="210"/>
  </w:num>
  <w:num w:numId="40">
    <w:abstractNumId w:val="72"/>
  </w:num>
  <w:num w:numId="41">
    <w:abstractNumId w:val="17"/>
  </w:num>
  <w:num w:numId="42">
    <w:abstractNumId w:val="41"/>
  </w:num>
  <w:num w:numId="43">
    <w:abstractNumId w:val="228"/>
  </w:num>
  <w:num w:numId="44">
    <w:abstractNumId w:val="1"/>
  </w:num>
  <w:num w:numId="45">
    <w:abstractNumId w:val="116"/>
  </w:num>
  <w:num w:numId="46">
    <w:abstractNumId w:val="182"/>
  </w:num>
  <w:num w:numId="47">
    <w:abstractNumId w:val="232"/>
  </w:num>
  <w:num w:numId="48">
    <w:abstractNumId w:val="125"/>
  </w:num>
  <w:num w:numId="49">
    <w:abstractNumId w:val="106"/>
  </w:num>
  <w:num w:numId="50">
    <w:abstractNumId w:val="105"/>
  </w:num>
  <w:num w:numId="51">
    <w:abstractNumId w:val="189"/>
  </w:num>
  <w:num w:numId="52">
    <w:abstractNumId w:val="140"/>
  </w:num>
  <w:num w:numId="53">
    <w:abstractNumId w:val="33"/>
  </w:num>
  <w:num w:numId="54">
    <w:abstractNumId w:val="202"/>
  </w:num>
  <w:num w:numId="55">
    <w:abstractNumId w:val="196"/>
  </w:num>
  <w:num w:numId="56">
    <w:abstractNumId w:val="4"/>
  </w:num>
  <w:num w:numId="57">
    <w:abstractNumId w:val="134"/>
  </w:num>
  <w:num w:numId="58">
    <w:abstractNumId w:val="129"/>
  </w:num>
  <w:num w:numId="59">
    <w:abstractNumId w:val="168"/>
  </w:num>
  <w:num w:numId="60">
    <w:abstractNumId w:val="149"/>
  </w:num>
  <w:num w:numId="61">
    <w:abstractNumId w:val="62"/>
  </w:num>
  <w:num w:numId="62">
    <w:abstractNumId w:val="216"/>
  </w:num>
  <w:num w:numId="63">
    <w:abstractNumId w:val="83"/>
  </w:num>
  <w:num w:numId="64">
    <w:abstractNumId w:val="132"/>
  </w:num>
  <w:num w:numId="65">
    <w:abstractNumId w:val="259"/>
  </w:num>
  <w:num w:numId="66">
    <w:abstractNumId w:val="230"/>
  </w:num>
  <w:num w:numId="67">
    <w:abstractNumId w:val="261"/>
  </w:num>
  <w:num w:numId="68">
    <w:abstractNumId w:val="118"/>
  </w:num>
  <w:num w:numId="69">
    <w:abstractNumId w:val="71"/>
  </w:num>
  <w:num w:numId="70">
    <w:abstractNumId w:val="256"/>
  </w:num>
  <w:num w:numId="71">
    <w:abstractNumId w:val="235"/>
  </w:num>
  <w:num w:numId="72">
    <w:abstractNumId w:val="141"/>
  </w:num>
  <w:num w:numId="73">
    <w:abstractNumId w:val="10"/>
  </w:num>
  <w:num w:numId="74">
    <w:abstractNumId w:val="24"/>
  </w:num>
  <w:num w:numId="75">
    <w:abstractNumId w:val="110"/>
  </w:num>
  <w:num w:numId="76">
    <w:abstractNumId w:val="34"/>
  </w:num>
  <w:num w:numId="77">
    <w:abstractNumId w:val="161"/>
  </w:num>
  <w:num w:numId="78">
    <w:abstractNumId w:val="68"/>
  </w:num>
  <w:num w:numId="79">
    <w:abstractNumId w:val="61"/>
  </w:num>
  <w:num w:numId="80">
    <w:abstractNumId w:val="97"/>
  </w:num>
  <w:num w:numId="81">
    <w:abstractNumId w:val="185"/>
  </w:num>
  <w:num w:numId="82">
    <w:abstractNumId w:val="38"/>
  </w:num>
  <w:num w:numId="83">
    <w:abstractNumId w:val="127"/>
  </w:num>
  <w:num w:numId="84">
    <w:abstractNumId w:val="145"/>
  </w:num>
  <w:num w:numId="85">
    <w:abstractNumId w:val="65"/>
  </w:num>
  <w:num w:numId="86">
    <w:abstractNumId w:val="177"/>
  </w:num>
  <w:num w:numId="87">
    <w:abstractNumId w:val="160"/>
  </w:num>
  <w:num w:numId="88">
    <w:abstractNumId w:val="104"/>
  </w:num>
  <w:num w:numId="89">
    <w:abstractNumId w:val="15"/>
  </w:num>
  <w:num w:numId="90">
    <w:abstractNumId w:val="100"/>
  </w:num>
  <w:num w:numId="91">
    <w:abstractNumId w:val="44"/>
  </w:num>
  <w:num w:numId="92">
    <w:abstractNumId w:val="227"/>
  </w:num>
  <w:num w:numId="93">
    <w:abstractNumId w:val="247"/>
  </w:num>
  <w:num w:numId="94">
    <w:abstractNumId w:val="90"/>
  </w:num>
  <w:num w:numId="95">
    <w:abstractNumId w:val="22"/>
  </w:num>
  <w:num w:numId="96">
    <w:abstractNumId w:val="136"/>
  </w:num>
  <w:num w:numId="97">
    <w:abstractNumId w:val="213"/>
  </w:num>
  <w:num w:numId="98">
    <w:abstractNumId w:val="56"/>
  </w:num>
  <w:num w:numId="99">
    <w:abstractNumId w:val="215"/>
  </w:num>
  <w:num w:numId="100">
    <w:abstractNumId w:val="80"/>
  </w:num>
  <w:num w:numId="101">
    <w:abstractNumId w:val="16"/>
  </w:num>
  <w:num w:numId="102">
    <w:abstractNumId w:val="167"/>
  </w:num>
  <w:num w:numId="103">
    <w:abstractNumId w:val="35"/>
  </w:num>
  <w:num w:numId="104">
    <w:abstractNumId w:val="73"/>
  </w:num>
  <w:num w:numId="105">
    <w:abstractNumId w:val="21"/>
  </w:num>
  <w:num w:numId="106">
    <w:abstractNumId w:val="170"/>
  </w:num>
  <w:num w:numId="107">
    <w:abstractNumId w:val="66"/>
  </w:num>
  <w:num w:numId="108">
    <w:abstractNumId w:val="207"/>
  </w:num>
  <w:num w:numId="109">
    <w:abstractNumId w:val="190"/>
  </w:num>
  <w:num w:numId="110">
    <w:abstractNumId w:val="176"/>
  </w:num>
  <w:num w:numId="111">
    <w:abstractNumId w:val="187"/>
  </w:num>
  <w:num w:numId="112">
    <w:abstractNumId w:val="192"/>
  </w:num>
  <w:num w:numId="113">
    <w:abstractNumId w:val="142"/>
  </w:num>
  <w:num w:numId="114">
    <w:abstractNumId w:val="25"/>
  </w:num>
  <w:num w:numId="115">
    <w:abstractNumId w:val="58"/>
  </w:num>
  <w:num w:numId="116">
    <w:abstractNumId w:val="234"/>
  </w:num>
  <w:num w:numId="117">
    <w:abstractNumId w:val="126"/>
  </w:num>
  <w:num w:numId="118">
    <w:abstractNumId w:val="31"/>
  </w:num>
  <w:num w:numId="119">
    <w:abstractNumId w:val="84"/>
  </w:num>
  <w:num w:numId="120">
    <w:abstractNumId w:val="139"/>
  </w:num>
  <w:num w:numId="121">
    <w:abstractNumId w:val="173"/>
  </w:num>
  <w:num w:numId="122">
    <w:abstractNumId w:val="88"/>
  </w:num>
  <w:num w:numId="123">
    <w:abstractNumId w:val="40"/>
  </w:num>
  <w:num w:numId="124">
    <w:abstractNumId w:val="77"/>
  </w:num>
  <w:num w:numId="125">
    <w:abstractNumId w:val="9"/>
  </w:num>
  <w:num w:numId="126">
    <w:abstractNumId w:val="87"/>
  </w:num>
  <w:num w:numId="127">
    <w:abstractNumId w:val="191"/>
  </w:num>
  <w:num w:numId="128">
    <w:abstractNumId w:val="205"/>
  </w:num>
  <w:num w:numId="129">
    <w:abstractNumId w:val="46"/>
  </w:num>
  <w:num w:numId="130">
    <w:abstractNumId w:val="233"/>
  </w:num>
  <w:num w:numId="131">
    <w:abstractNumId w:val="238"/>
  </w:num>
  <w:num w:numId="132">
    <w:abstractNumId w:val="2"/>
  </w:num>
  <w:num w:numId="133">
    <w:abstractNumId w:val="64"/>
  </w:num>
  <w:num w:numId="134">
    <w:abstractNumId w:val="52"/>
  </w:num>
  <w:num w:numId="135">
    <w:abstractNumId w:val="107"/>
  </w:num>
  <w:num w:numId="136">
    <w:abstractNumId w:val="37"/>
  </w:num>
  <w:num w:numId="137">
    <w:abstractNumId w:val="123"/>
  </w:num>
  <w:num w:numId="138">
    <w:abstractNumId w:val="53"/>
  </w:num>
  <w:num w:numId="139">
    <w:abstractNumId w:val="162"/>
  </w:num>
  <w:num w:numId="140">
    <w:abstractNumId w:val="20"/>
  </w:num>
  <w:num w:numId="141">
    <w:abstractNumId w:val="243"/>
  </w:num>
  <w:num w:numId="142">
    <w:abstractNumId w:val="164"/>
  </w:num>
  <w:num w:numId="143">
    <w:abstractNumId w:val="147"/>
  </w:num>
  <w:num w:numId="144">
    <w:abstractNumId w:val="102"/>
  </w:num>
  <w:num w:numId="145">
    <w:abstractNumId w:val="174"/>
  </w:num>
  <w:num w:numId="146">
    <w:abstractNumId w:val="241"/>
  </w:num>
  <w:num w:numId="147">
    <w:abstractNumId w:val="7"/>
  </w:num>
  <w:num w:numId="148">
    <w:abstractNumId w:val="181"/>
  </w:num>
  <w:num w:numId="149">
    <w:abstractNumId w:val="131"/>
  </w:num>
  <w:num w:numId="150">
    <w:abstractNumId w:val="225"/>
  </w:num>
  <w:num w:numId="151">
    <w:abstractNumId w:val="69"/>
  </w:num>
  <w:num w:numId="152">
    <w:abstractNumId w:val="6"/>
  </w:num>
  <w:num w:numId="153">
    <w:abstractNumId w:val="245"/>
  </w:num>
  <w:num w:numId="154">
    <w:abstractNumId w:val="95"/>
  </w:num>
  <w:num w:numId="155">
    <w:abstractNumId w:val="211"/>
  </w:num>
  <w:num w:numId="156">
    <w:abstractNumId w:val="28"/>
  </w:num>
  <w:num w:numId="157">
    <w:abstractNumId w:val="26"/>
  </w:num>
  <w:num w:numId="158">
    <w:abstractNumId w:val="203"/>
  </w:num>
  <w:num w:numId="159">
    <w:abstractNumId w:val="152"/>
  </w:num>
  <w:num w:numId="160">
    <w:abstractNumId w:val="11"/>
  </w:num>
  <w:num w:numId="161">
    <w:abstractNumId w:val="18"/>
  </w:num>
  <w:num w:numId="162">
    <w:abstractNumId w:val="133"/>
  </w:num>
  <w:num w:numId="163">
    <w:abstractNumId w:val="201"/>
  </w:num>
  <w:num w:numId="164">
    <w:abstractNumId w:val="156"/>
  </w:num>
  <w:num w:numId="165">
    <w:abstractNumId w:val="250"/>
  </w:num>
  <w:num w:numId="166">
    <w:abstractNumId w:val="219"/>
  </w:num>
  <w:num w:numId="167">
    <w:abstractNumId w:val="57"/>
  </w:num>
  <w:num w:numId="168">
    <w:abstractNumId w:val="155"/>
  </w:num>
  <w:num w:numId="169">
    <w:abstractNumId w:val="78"/>
  </w:num>
  <w:num w:numId="170">
    <w:abstractNumId w:val="74"/>
  </w:num>
  <w:num w:numId="171">
    <w:abstractNumId w:val="158"/>
  </w:num>
  <w:num w:numId="172">
    <w:abstractNumId w:val="96"/>
  </w:num>
  <w:num w:numId="173">
    <w:abstractNumId w:val="165"/>
  </w:num>
  <w:num w:numId="174">
    <w:abstractNumId w:val="208"/>
  </w:num>
  <w:num w:numId="175">
    <w:abstractNumId w:val="249"/>
  </w:num>
  <w:num w:numId="176">
    <w:abstractNumId w:val="121"/>
  </w:num>
  <w:num w:numId="177">
    <w:abstractNumId w:val="157"/>
  </w:num>
  <w:num w:numId="178">
    <w:abstractNumId w:val="70"/>
  </w:num>
  <w:num w:numId="179">
    <w:abstractNumId w:val="148"/>
  </w:num>
  <w:num w:numId="180">
    <w:abstractNumId w:val="137"/>
  </w:num>
  <w:num w:numId="181">
    <w:abstractNumId w:val="30"/>
  </w:num>
  <w:num w:numId="182">
    <w:abstractNumId w:val="258"/>
  </w:num>
  <w:num w:numId="183">
    <w:abstractNumId w:val="79"/>
  </w:num>
  <w:num w:numId="184">
    <w:abstractNumId w:val="93"/>
  </w:num>
  <w:num w:numId="185">
    <w:abstractNumId w:val="252"/>
  </w:num>
  <w:num w:numId="186">
    <w:abstractNumId w:val="130"/>
  </w:num>
  <w:num w:numId="187">
    <w:abstractNumId w:val="49"/>
  </w:num>
  <w:num w:numId="188">
    <w:abstractNumId w:val="42"/>
  </w:num>
  <w:num w:numId="189">
    <w:abstractNumId w:val="75"/>
  </w:num>
  <w:num w:numId="190">
    <w:abstractNumId w:val="212"/>
  </w:num>
  <w:num w:numId="191">
    <w:abstractNumId w:val="86"/>
  </w:num>
  <w:num w:numId="192">
    <w:abstractNumId w:val="188"/>
  </w:num>
  <w:num w:numId="193">
    <w:abstractNumId w:val="220"/>
  </w:num>
  <w:num w:numId="194">
    <w:abstractNumId w:val="51"/>
  </w:num>
  <w:num w:numId="195">
    <w:abstractNumId w:val="194"/>
  </w:num>
  <w:num w:numId="196">
    <w:abstractNumId w:val="254"/>
  </w:num>
  <w:num w:numId="197">
    <w:abstractNumId w:val="172"/>
  </w:num>
  <w:num w:numId="198">
    <w:abstractNumId w:val="178"/>
  </w:num>
  <w:num w:numId="199">
    <w:abstractNumId w:val="242"/>
  </w:num>
  <w:num w:numId="200">
    <w:abstractNumId w:val="262"/>
  </w:num>
  <w:num w:numId="201">
    <w:abstractNumId w:val="240"/>
  </w:num>
  <w:num w:numId="202">
    <w:abstractNumId w:val="39"/>
  </w:num>
  <w:num w:numId="203">
    <w:abstractNumId w:val="43"/>
  </w:num>
  <w:num w:numId="204">
    <w:abstractNumId w:val="163"/>
  </w:num>
  <w:num w:numId="205">
    <w:abstractNumId w:val="184"/>
  </w:num>
  <w:num w:numId="206">
    <w:abstractNumId w:val="193"/>
  </w:num>
  <w:num w:numId="207">
    <w:abstractNumId w:val="60"/>
  </w:num>
  <w:num w:numId="208">
    <w:abstractNumId w:val="200"/>
  </w:num>
  <w:num w:numId="209">
    <w:abstractNumId w:val="224"/>
  </w:num>
  <w:num w:numId="210">
    <w:abstractNumId w:val="114"/>
  </w:num>
  <w:num w:numId="211">
    <w:abstractNumId w:val="197"/>
  </w:num>
  <w:num w:numId="212">
    <w:abstractNumId w:val="151"/>
  </w:num>
  <w:num w:numId="213">
    <w:abstractNumId w:val="226"/>
  </w:num>
  <w:num w:numId="214">
    <w:abstractNumId w:val="19"/>
  </w:num>
  <w:num w:numId="215">
    <w:abstractNumId w:val="13"/>
  </w:num>
  <w:num w:numId="216">
    <w:abstractNumId w:val="204"/>
  </w:num>
  <w:num w:numId="217">
    <w:abstractNumId w:val="99"/>
  </w:num>
  <w:num w:numId="218">
    <w:abstractNumId w:val="146"/>
  </w:num>
  <w:num w:numId="219">
    <w:abstractNumId w:val="124"/>
  </w:num>
  <w:num w:numId="220">
    <w:abstractNumId w:val="98"/>
  </w:num>
  <w:num w:numId="221">
    <w:abstractNumId w:val="251"/>
  </w:num>
  <w:num w:numId="222">
    <w:abstractNumId w:val="166"/>
  </w:num>
  <w:num w:numId="223">
    <w:abstractNumId w:val="85"/>
  </w:num>
  <w:num w:numId="224">
    <w:abstractNumId w:val="135"/>
  </w:num>
  <w:num w:numId="225">
    <w:abstractNumId w:val="23"/>
  </w:num>
  <w:num w:numId="226">
    <w:abstractNumId w:val="229"/>
  </w:num>
  <w:num w:numId="227">
    <w:abstractNumId w:val="92"/>
  </w:num>
  <w:num w:numId="228">
    <w:abstractNumId w:val="109"/>
  </w:num>
  <w:num w:numId="229">
    <w:abstractNumId w:val="154"/>
  </w:num>
  <w:num w:numId="230">
    <w:abstractNumId w:val="3"/>
  </w:num>
  <w:num w:numId="231">
    <w:abstractNumId w:val="29"/>
  </w:num>
  <w:num w:numId="232">
    <w:abstractNumId w:val="171"/>
  </w:num>
  <w:num w:numId="233">
    <w:abstractNumId w:val="218"/>
  </w:num>
  <w:num w:numId="234">
    <w:abstractNumId w:val="153"/>
  </w:num>
  <w:num w:numId="235">
    <w:abstractNumId w:val="54"/>
  </w:num>
  <w:num w:numId="236">
    <w:abstractNumId w:val="198"/>
  </w:num>
  <w:num w:numId="237">
    <w:abstractNumId w:val="239"/>
  </w:num>
  <w:num w:numId="238">
    <w:abstractNumId w:val="206"/>
  </w:num>
  <w:num w:numId="239">
    <w:abstractNumId w:val="117"/>
  </w:num>
  <w:num w:numId="240">
    <w:abstractNumId w:val="32"/>
  </w:num>
  <w:num w:numId="241">
    <w:abstractNumId w:val="91"/>
  </w:num>
  <w:num w:numId="242">
    <w:abstractNumId w:val="214"/>
  </w:num>
  <w:num w:numId="243">
    <w:abstractNumId w:val="257"/>
  </w:num>
  <w:num w:numId="244">
    <w:abstractNumId w:val="82"/>
  </w:num>
  <w:num w:numId="245">
    <w:abstractNumId w:val="150"/>
  </w:num>
  <w:num w:numId="246">
    <w:abstractNumId w:val="246"/>
  </w:num>
  <w:num w:numId="247">
    <w:abstractNumId w:val="180"/>
  </w:num>
  <w:num w:numId="248">
    <w:abstractNumId w:val="128"/>
  </w:num>
  <w:num w:numId="249">
    <w:abstractNumId w:val="50"/>
  </w:num>
  <w:num w:numId="250">
    <w:abstractNumId w:val="8"/>
  </w:num>
  <w:num w:numId="251">
    <w:abstractNumId w:val="255"/>
  </w:num>
  <w:num w:numId="252">
    <w:abstractNumId w:val="115"/>
  </w:num>
  <w:num w:numId="253">
    <w:abstractNumId w:val="186"/>
  </w:num>
  <w:num w:numId="254">
    <w:abstractNumId w:val="120"/>
  </w:num>
  <w:num w:numId="255">
    <w:abstractNumId w:val="253"/>
  </w:num>
  <w:num w:numId="256">
    <w:abstractNumId w:val="138"/>
  </w:num>
  <w:num w:numId="257">
    <w:abstractNumId w:val="119"/>
  </w:num>
  <w:num w:numId="258">
    <w:abstractNumId w:val="122"/>
  </w:num>
  <w:num w:numId="259">
    <w:abstractNumId w:val="143"/>
  </w:num>
  <w:num w:numId="260">
    <w:abstractNumId w:val="221"/>
  </w:num>
  <w:num w:numId="261">
    <w:abstractNumId w:val="159"/>
  </w:num>
  <w:num w:numId="262">
    <w:abstractNumId w:val="183"/>
  </w:num>
  <w:num w:numId="263">
    <w:abstractNumId w:val="101"/>
  </w:num>
  <w:num w:numId="264">
    <w:abstractNumId w:val="27"/>
  </w:num>
  <w:numIdMacAtCleanup w:val="2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0"/>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32"/>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8CC"/>
    <w:rsid w:val="0000656C"/>
    <w:rsid w:val="00010E11"/>
    <w:rsid w:val="00011236"/>
    <w:rsid w:val="00026E5B"/>
    <w:rsid w:val="00055702"/>
    <w:rsid w:val="00073129"/>
    <w:rsid w:val="00094A62"/>
    <w:rsid w:val="000A54C7"/>
    <w:rsid w:val="000B4F5E"/>
    <w:rsid w:val="000B7D87"/>
    <w:rsid w:val="000C7C74"/>
    <w:rsid w:val="000D0453"/>
    <w:rsid w:val="000D7456"/>
    <w:rsid w:val="000F40B4"/>
    <w:rsid w:val="00105862"/>
    <w:rsid w:val="00110437"/>
    <w:rsid w:val="00113A2C"/>
    <w:rsid w:val="001156A2"/>
    <w:rsid w:val="001179E1"/>
    <w:rsid w:val="001227A3"/>
    <w:rsid w:val="00123397"/>
    <w:rsid w:val="00127B49"/>
    <w:rsid w:val="00134761"/>
    <w:rsid w:val="00137A46"/>
    <w:rsid w:val="001416F6"/>
    <w:rsid w:val="0015179F"/>
    <w:rsid w:val="00156928"/>
    <w:rsid w:val="00167293"/>
    <w:rsid w:val="00170CBE"/>
    <w:rsid w:val="00192949"/>
    <w:rsid w:val="001A2C45"/>
    <w:rsid w:val="001B0BCD"/>
    <w:rsid w:val="001D6B1C"/>
    <w:rsid w:val="001D7032"/>
    <w:rsid w:val="001D7B37"/>
    <w:rsid w:val="001F2466"/>
    <w:rsid w:val="001F4988"/>
    <w:rsid w:val="002013A3"/>
    <w:rsid w:val="002024E7"/>
    <w:rsid w:val="0021096E"/>
    <w:rsid w:val="00217756"/>
    <w:rsid w:val="00222293"/>
    <w:rsid w:val="00241D2A"/>
    <w:rsid w:val="00243AA5"/>
    <w:rsid w:val="00244328"/>
    <w:rsid w:val="002508F9"/>
    <w:rsid w:val="00252C95"/>
    <w:rsid w:val="002711DF"/>
    <w:rsid w:val="00276C6E"/>
    <w:rsid w:val="002843BF"/>
    <w:rsid w:val="0028474C"/>
    <w:rsid w:val="00292CAC"/>
    <w:rsid w:val="002A3ED3"/>
    <w:rsid w:val="002D6F73"/>
    <w:rsid w:val="002E3134"/>
    <w:rsid w:val="002E3348"/>
    <w:rsid w:val="002F68CC"/>
    <w:rsid w:val="003000A6"/>
    <w:rsid w:val="003004DF"/>
    <w:rsid w:val="003038D8"/>
    <w:rsid w:val="00316EBD"/>
    <w:rsid w:val="003217EB"/>
    <w:rsid w:val="00323BED"/>
    <w:rsid w:val="00335C3B"/>
    <w:rsid w:val="0033683F"/>
    <w:rsid w:val="00347243"/>
    <w:rsid w:val="00347F59"/>
    <w:rsid w:val="003540CD"/>
    <w:rsid w:val="00356075"/>
    <w:rsid w:val="00365B78"/>
    <w:rsid w:val="00372B82"/>
    <w:rsid w:val="00375F02"/>
    <w:rsid w:val="00383596"/>
    <w:rsid w:val="003934CA"/>
    <w:rsid w:val="003A512A"/>
    <w:rsid w:val="003C19A1"/>
    <w:rsid w:val="003C1A39"/>
    <w:rsid w:val="003C5BFD"/>
    <w:rsid w:val="003D6283"/>
    <w:rsid w:val="003E5B68"/>
    <w:rsid w:val="003F4A7B"/>
    <w:rsid w:val="00401621"/>
    <w:rsid w:val="004071E0"/>
    <w:rsid w:val="00411FB0"/>
    <w:rsid w:val="00414364"/>
    <w:rsid w:val="00426E28"/>
    <w:rsid w:val="004319E4"/>
    <w:rsid w:val="00433928"/>
    <w:rsid w:val="00437F38"/>
    <w:rsid w:val="00440FA4"/>
    <w:rsid w:val="00446716"/>
    <w:rsid w:val="00462607"/>
    <w:rsid w:val="00467D0F"/>
    <w:rsid w:val="00480316"/>
    <w:rsid w:val="00480AA0"/>
    <w:rsid w:val="00483478"/>
    <w:rsid w:val="004849ED"/>
    <w:rsid w:val="004877C5"/>
    <w:rsid w:val="004904CC"/>
    <w:rsid w:val="00495CB3"/>
    <w:rsid w:val="004C069E"/>
    <w:rsid w:val="004C184A"/>
    <w:rsid w:val="004D3352"/>
    <w:rsid w:val="004D54D8"/>
    <w:rsid w:val="004F05A6"/>
    <w:rsid w:val="004F0663"/>
    <w:rsid w:val="004F448B"/>
    <w:rsid w:val="00501896"/>
    <w:rsid w:val="00506633"/>
    <w:rsid w:val="00510635"/>
    <w:rsid w:val="00511221"/>
    <w:rsid w:val="00511433"/>
    <w:rsid w:val="0051303E"/>
    <w:rsid w:val="00521521"/>
    <w:rsid w:val="00522C13"/>
    <w:rsid w:val="005252E0"/>
    <w:rsid w:val="0052592A"/>
    <w:rsid w:val="00526F7F"/>
    <w:rsid w:val="00527436"/>
    <w:rsid w:val="00527BF4"/>
    <w:rsid w:val="00535A6E"/>
    <w:rsid w:val="00540C6A"/>
    <w:rsid w:val="00541897"/>
    <w:rsid w:val="005449F8"/>
    <w:rsid w:val="00545287"/>
    <w:rsid w:val="0055211F"/>
    <w:rsid w:val="00562C9E"/>
    <w:rsid w:val="00580475"/>
    <w:rsid w:val="00587D97"/>
    <w:rsid w:val="005A67DF"/>
    <w:rsid w:val="005C1E1C"/>
    <w:rsid w:val="005D167B"/>
    <w:rsid w:val="005D2B5C"/>
    <w:rsid w:val="005E2B93"/>
    <w:rsid w:val="005E4AFE"/>
    <w:rsid w:val="005E780C"/>
    <w:rsid w:val="005F0159"/>
    <w:rsid w:val="005F423C"/>
    <w:rsid w:val="005F5390"/>
    <w:rsid w:val="00604358"/>
    <w:rsid w:val="0060707E"/>
    <w:rsid w:val="006159CD"/>
    <w:rsid w:val="00641490"/>
    <w:rsid w:val="006679FF"/>
    <w:rsid w:val="00674DEF"/>
    <w:rsid w:val="006850D4"/>
    <w:rsid w:val="006918FE"/>
    <w:rsid w:val="006C0167"/>
    <w:rsid w:val="006C740F"/>
    <w:rsid w:val="006D0E52"/>
    <w:rsid w:val="006D153C"/>
    <w:rsid w:val="006D7D7A"/>
    <w:rsid w:val="006E049E"/>
    <w:rsid w:val="006E4A04"/>
    <w:rsid w:val="00701CD9"/>
    <w:rsid w:val="00702427"/>
    <w:rsid w:val="00703AD2"/>
    <w:rsid w:val="00713493"/>
    <w:rsid w:val="00725934"/>
    <w:rsid w:val="0073028D"/>
    <w:rsid w:val="00731D9C"/>
    <w:rsid w:val="00734D44"/>
    <w:rsid w:val="007412BB"/>
    <w:rsid w:val="00742C94"/>
    <w:rsid w:val="007521E3"/>
    <w:rsid w:val="007528BD"/>
    <w:rsid w:val="00760FA7"/>
    <w:rsid w:val="007635E5"/>
    <w:rsid w:val="007774AF"/>
    <w:rsid w:val="0078215D"/>
    <w:rsid w:val="007A1AB8"/>
    <w:rsid w:val="007A6A35"/>
    <w:rsid w:val="007C5007"/>
    <w:rsid w:val="007E6B43"/>
    <w:rsid w:val="007F249A"/>
    <w:rsid w:val="007F4665"/>
    <w:rsid w:val="007F48C8"/>
    <w:rsid w:val="007F6F81"/>
    <w:rsid w:val="008009C0"/>
    <w:rsid w:val="00811E06"/>
    <w:rsid w:val="008161DD"/>
    <w:rsid w:val="00831624"/>
    <w:rsid w:val="00831EB9"/>
    <w:rsid w:val="0083739C"/>
    <w:rsid w:val="00841D07"/>
    <w:rsid w:val="00851714"/>
    <w:rsid w:val="008519B0"/>
    <w:rsid w:val="00871AAA"/>
    <w:rsid w:val="0089324C"/>
    <w:rsid w:val="00894A05"/>
    <w:rsid w:val="00894E31"/>
    <w:rsid w:val="008A29CB"/>
    <w:rsid w:val="008A5F5A"/>
    <w:rsid w:val="008A6804"/>
    <w:rsid w:val="008B7DA3"/>
    <w:rsid w:val="008C185D"/>
    <w:rsid w:val="00904B55"/>
    <w:rsid w:val="009226F3"/>
    <w:rsid w:val="00924B21"/>
    <w:rsid w:val="0093283F"/>
    <w:rsid w:val="00932B09"/>
    <w:rsid w:val="009339C6"/>
    <w:rsid w:val="009511D1"/>
    <w:rsid w:val="00951948"/>
    <w:rsid w:val="0097023A"/>
    <w:rsid w:val="009710B6"/>
    <w:rsid w:val="00981778"/>
    <w:rsid w:val="009867FA"/>
    <w:rsid w:val="009A3944"/>
    <w:rsid w:val="009A6DE0"/>
    <w:rsid w:val="009B7F12"/>
    <w:rsid w:val="009C02E9"/>
    <w:rsid w:val="009C11A1"/>
    <w:rsid w:val="009D184D"/>
    <w:rsid w:val="009D7A08"/>
    <w:rsid w:val="009E297D"/>
    <w:rsid w:val="009F57D8"/>
    <w:rsid w:val="00A12A80"/>
    <w:rsid w:val="00A2511B"/>
    <w:rsid w:val="00A35A1E"/>
    <w:rsid w:val="00A6772C"/>
    <w:rsid w:val="00A739DB"/>
    <w:rsid w:val="00A80A26"/>
    <w:rsid w:val="00A9723E"/>
    <w:rsid w:val="00AA5884"/>
    <w:rsid w:val="00AA69DB"/>
    <w:rsid w:val="00AA72F5"/>
    <w:rsid w:val="00AB138E"/>
    <w:rsid w:val="00AB498A"/>
    <w:rsid w:val="00AC4279"/>
    <w:rsid w:val="00AD4B37"/>
    <w:rsid w:val="00AE184A"/>
    <w:rsid w:val="00AE245B"/>
    <w:rsid w:val="00AE43D8"/>
    <w:rsid w:val="00AF7D2F"/>
    <w:rsid w:val="00B05893"/>
    <w:rsid w:val="00B06433"/>
    <w:rsid w:val="00B14691"/>
    <w:rsid w:val="00B22E13"/>
    <w:rsid w:val="00B46E6E"/>
    <w:rsid w:val="00B50590"/>
    <w:rsid w:val="00B54D6A"/>
    <w:rsid w:val="00B62A20"/>
    <w:rsid w:val="00B644DB"/>
    <w:rsid w:val="00B65FCE"/>
    <w:rsid w:val="00B73FA3"/>
    <w:rsid w:val="00B914EE"/>
    <w:rsid w:val="00BB105B"/>
    <w:rsid w:val="00BB41E2"/>
    <w:rsid w:val="00BE422F"/>
    <w:rsid w:val="00C05637"/>
    <w:rsid w:val="00C1015F"/>
    <w:rsid w:val="00C14B0F"/>
    <w:rsid w:val="00C1678B"/>
    <w:rsid w:val="00C20E13"/>
    <w:rsid w:val="00C2352A"/>
    <w:rsid w:val="00C344A1"/>
    <w:rsid w:val="00C357B1"/>
    <w:rsid w:val="00C44783"/>
    <w:rsid w:val="00C45BA0"/>
    <w:rsid w:val="00C53056"/>
    <w:rsid w:val="00C6122E"/>
    <w:rsid w:val="00C6551D"/>
    <w:rsid w:val="00C66F11"/>
    <w:rsid w:val="00C73B7D"/>
    <w:rsid w:val="00C800FA"/>
    <w:rsid w:val="00C8426F"/>
    <w:rsid w:val="00C90D88"/>
    <w:rsid w:val="00C9135F"/>
    <w:rsid w:val="00C937EC"/>
    <w:rsid w:val="00C9660A"/>
    <w:rsid w:val="00C96ACC"/>
    <w:rsid w:val="00CA021F"/>
    <w:rsid w:val="00CA3F8A"/>
    <w:rsid w:val="00CB1D7B"/>
    <w:rsid w:val="00CB2588"/>
    <w:rsid w:val="00CB4191"/>
    <w:rsid w:val="00CC0046"/>
    <w:rsid w:val="00CC0419"/>
    <w:rsid w:val="00CC3F6E"/>
    <w:rsid w:val="00CC641A"/>
    <w:rsid w:val="00CD1348"/>
    <w:rsid w:val="00CD3BA3"/>
    <w:rsid w:val="00CE0B8F"/>
    <w:rsid w:val="00CF08AD"/>
    <w:rsid w:val="00D00687"/>
    <w:rsid w:val="00D02E12"/>
    <w:rsid w:val="00D061E5"/>
    <w:rsid w:val="00D17AC5"/>
    <w:rsid w:val="00D27A5C"/>
    <w:rsid w:val="00D35A13"/>
    <w:rsid w:val="00D36811"/>
    <w:rsid w:val="00D45849"/>
    <w:rsid w:val="00D471AE"/>
    <w:rsid w:val="00D51D25"/>
    <w:rsid w:val="00D56961"/>
    <w:rsid w:val="00D572F8"/>
    <w:rsid w:val="00D65A2C"/>
    <w:rsid w:val="00D80193"/>
    <w:rsid w:val="00D80B0F"/>
    <w:rsid w:val="00D92C8F"/>
    <w:rsid w:val="00DB1AC7"/>
    <w:rsid w:val="00DC29D9"/>
    <w:rsid w:val="00DD1165"/>
    <w:rsid w:val="00DD4CFC"/>
    <w:rsid w:val="00DF121A"/>
    <w:rsid w:val="00DF45A8"/>
    <w:rsid w:val="00DF7576"/>
    <w:rsid w:val="00E0599A"/>
    <w:rsid w:val="00E135D8"/>
    <w:rsid w:val="00E158D7"/>
    <w:rsid w:val="00E232DE"/>
    <w:rsid w:val="00E41039"/>
    <w:rsid w:val="00E44A36"/>
    <w:rsid w:val="00E5060A"/>
    <w:rsid w:val="00E5129D"/>
    <w:rsid w:val="00E56AFF"/>
    <w:rsid w:val="00E7666D"/>
    <w:rsid w:val="00E77D8B"/>
    <w:rsid w:val="00E80D28"/>
    <w:rsid w:val="00E92753"/>
    <w:rsid w:val="00E95A44"/>
    <w:rsid w:val="00EA0BA1"/>
    <w:rsid w:val="00EA31A2"/>
    <w:rsid w:val="00EA6F66"/>
    <w:rsid w:val="00EB01E8"/>
    <w:rsid w:val="00EB551F"/>
    <w:rsid w:val="00EC284C"/>
    <w:rsid w:val="00EC6C55"/>
    <w:rsid w:val="00ED35A5"/>
    <w:rsid w:val="00ED58D9"/>
    <w:rsid w:val="00ED7D08"/>
    <w:rsid w:val="00EE664D"/>
    <w:rsid w:val="00EF7BA8"/>
    <w:rsid w:val="00F05C53"/>
    <w:rsid w:val="00F07AB5"/>
    <w:rsid w:val="00F1026E"/>
    <w:rsid w:val="00F12709"/>
    <w:rsid w:val="00F157AD"/>
    <w:rsid w:val="00F2099D"/>
    <w:rsid w:val="00F22011"/>
    <w:rsid w:val="00F54507"/>
    <w:rsid w:val="00F636F7"/>
    <w:rsid w:val="00F67DB6"/>
    <w:rsid w:val="00F72C47"/>
    <w:rsid w:val="00F765E0"/>
    <w:rsid w:val="00F80CF0"/>
    <w:rsid w:val="00F92327"/>
    <w:rsid w:val="00F94799"/>
    <w:rsid w:val="00F969E1"/>
    <w:rsid w:val="00FA07C5"/>
    <w:rsid w:val="00FA2134"/>
    <w:rsid w:val="00FA2F25"/>
    <w:rsid w:val="00FA52C8"/>
    <w:rsid w:val="00FB2CED"/>
    <w:rsid w:val="00FB5261"/>
    <w:rsid w:val="00FD0A3B"/>
    <w:rsid w:val="00FD1A3D"/>
    <w:rsid w:val="00FF5637"/>
    <w:rsid w:val="00FF76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5:docId w15:val="{11573DD1-D83F-4729-B94A-C997FC0BC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3576"/>
    <w:rPr>
      <w:rFonts w:ascii="Arial" w:hAnsi="Arial" w:cs="Arial"/>
      <w:bCs/>
      <w:szCs w:val="24"/>
    </w:rPr>
  </w:style>
  <w:style w:type="paragraph" w:styleId="Heading1">
    <w:name w:val="heading 1"/>
    <w:basedOn w:val="Normal"/>
    <w:next w:val="Normal"/>
    <w:link w:val="Heading1Char"/>
    <w:qFormat/>
    <w:rsid w:val="00633576"/>
    <w:pPr>
      <w:keepNext/>
      <w:pBdr>
        <w:top w:val="single" w:sz="18" w:space="1" w:color="auto" w:shadow="1"/>
        <w:left w:val="single" w:sz="18" w:space="4" w:color="auto" w:shadow="1"/>
        <w:bottom w:val="single" w:sz="18" w:space="1" w:color="auto" w:shadow="1"/>
        <w:right w:val="single" w:sz="18" w:space="4" w:color="auto" w:shadow="1"/>
      </w:pBdr>
      <w:tabs>
        <w:tab w:val="left" w:leader="dot" w:pos="8640"/>
      </w:tabs>
      <w:jc w:val="center"/>
      <w:outlineLvl w:val="0"/>
    </w:pPr>
    <w:rPr>
      <w:rFonts w:ascii="Arial Black" w:hAnsi="Arial Black"/>
      <w:bCs w:val="0"/>
      <w:i/>
      <w:sz w:val="36"/>
    </w:rPr>
  </w:style>
  <w:style w:type="paragraph" w:styleId="Heading2">
    <w:name w:val="heading 2"/>
    <w:basedOn w:val="Normal"/>
    <w:next w:val="Normal"/>
    <w:qFormat/>
    <w:rsid w:val="00633576"/>
    <w:pPr>
      <w:keepNext/>
      <w:tabs>
        <w:tab w:val="left" w:pos="360"/>
        <w:tab w:val="left" w:pos="720"/>
        <w:tab w:val="left" w:pos="1080"/>
        <w:tab w:val="left" w:leader="dot" w:pos="8640"/>
      </w:tabs>
      <w:outlineLvl w:val="1"/>
    </w:pPr>
    <w:rPr>
      <w:rFonts w:ascii="Arial Black" w:hAnsi="Arial Black"/>
      <w:bCs w:val="0"/>
      <w:smallCaps/>
      <w:sz w:val="28"/>
    </w:rPr>
  </w:style>
  <w:style w:type="paragraph" w:styleId="Heading3">
    <w:name w:val="heading 3"/>
    <w:basedOn w:val="Normal"/>
    <w:next w:val="Normal"/>
    <w:uiPriority w:val="9"/>
    <w:qFormat/>
    <w:rsid w:val="00633576"/>
    <w:pPr>
      <w:keepNext/>
      <w:tabs>
        <w:tab w:val="left" w:pos="360"/>
        <w:tab w:val="left" w:pos="720"/>
        <w:tab w:val="left" w:pos="1080"/>
        <w:tab w:val="left" w:leader="dot" w:pos="8640"/>
      </w:tabs>
      <w:outlineLvl w:val="2"/>
    </w:pPr>
    <w:rPr>
      <w:b/>
      <w:sz w:val="24"/>
      <w:szCs w:val="26"/>
    </w:rPr>
  </w:style>
  <w:style w:type="paragraph" w:styleId="Heading4">
    <w:name w:val="heading 4"/>
    <w:basedOn w:val="Normal"/>
    <w:next w:val="Normal"/>
    <w:uiPriority w:val="9"/>
    <w:qFormat/>
    <w:rsid w:val="00633576"/>
    <w:pPr>
      <w:keepNext/>
      <w:outlineLvl w:val="3"/>
    </w:pPr>
    <w:rPr>
      <w:b/>
      <w:bCs w:val="0"/>
      <w:i/>
      <w:sz w:val="24"/>
    </w:rPr>
  </w:style>
  <w:style w:type="paragraph" w:styleId="Heading5">
    <w:name w:val="heading 5"/>
    <w:basedOn w:val="Normal"/>
    <w:next w:val="Normal"/>
    <w:link w:val="Heading5Char"/>
    <w:uiPriority w:val="9"/>
    <w:qFormat/>
    <w:rsid w:val="00633576"/>
    <w:pPr>
      <w:keepNext/>
      <w:outlineLvl w:val="4"/>
    </w:pPr>
    <w:rPr>
      <w:b/>
      <w:bCs w:val="0"/>
      <w:i/>
      <w:iCs/>
      <w:sz w:val="24"/>
    </w:rPr>
  </w:style>
  <w:style w:type="paragraph" w:styleId="Heading6">
    <w:name w:val="heading 6"/>
    <w:basedOn w:val="Normal"/>
    <w:next w:val="Normal"/>
    <w:link w:val="Heading6Char"/>
    <w:qFormat/>
    <w:rsid w:val="00633576"/>
    <w:pPr>
      <w:outlineLvl w:val="5"/>
    </w:pPr>
    <w:rPr>
      <w:rFonts w:ascii="Arial Black" w:hAnsi="Arial Black"/>
      <w:b/>
      <w:bCs w:val="0"/>
      <w:i/>
      <w:iCs/>
      <w:smallCaps/>
      <w:sz w:val="24"/>
    </w:rPr>
  </w:style>
  <w:style w:type="paragraph" w:styleId="Heading7">
    <w:name w:val="heading 7"/>
    <w:basedOn w:val="Normal"/>
    <w:next w:val="Normal"/>
    <w:link w:val="Heading7Char"/>
    <w:qFormat/>
    <w:rsid w:val="00633576"/>
    <w:pPr>
      <w:outlineLvl w:val="6"/>
    </w:pPr>
    <w:rPr>
      <w:rFonts w:cs="Times New Roman"/>
      <w:b/>
    </w:rPr>
  </w:style>
  <w:style w:type="paragraph" w:styleId="Heading8">
    <w:name w:val="heading 8"/>
    <w:basedOn w:val="Normal"/>
    <w:next w:val="Normal"/>
    <w:link w:val="Heading8Char"/>
    <w:qFormat/>
    <w:rsid w:val="00633576"/>
    <w:pPr>
      <w:keepNext/>
      <w:ind w:right="792"/>
      <w:outlineLvl w:val="7"/>
    </w:pPr>
    <w:rPr>
      <w:b/>
      <w:bCs w:val="0"/>
      <w:sz w:val="28"/>
    </w:rPr>
  </w:style>
  <w:style w:type="paragraph" w:styleId="Heading9">
    <w:name w:val="heading 9"/>
    <w:basedOn w:val="Normal"/>
    <w:next w:val="Normal"/>
    <w:link w:val="Heading9Char"/>
    <w:qFormat/>
    <w:rsid w:val="00633576"/>
    <w:pPr>
      <w:keepNext/>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ial">
    <w:name w:val="Arial"/>
    <w:basedOn w:val="Normal"/>
    <w:rsid w:val="00392176"/>
  </w:style>
  <w:style w:type="paragraph" w:customStyle="1" w:styleId="arial0">
    <w:name w:val="arial"/>
    <w:basedOn w:val="Normal"/>
    <w:autoRedefine/>
    <w:rsid w:val="00392176"/>
    <w:pPr>
      <w:spacing w:after="200" w:line="276" w:lineRule="auto"/>
    </w:pPr>
    <w:rPr>
      <w:rFonts w:eastAsia="Calibri"/>
      <w:szCs w:val="22"/>
    </w:rPr>
  </w:style>
  <w:style w:type="paragraph" w:styleId="Title">
    <w:name w:val="Title"/>
    <w:basedOn w:val="Normal"/>
    <w:link w:val="TitleChar"/>
    <w:qFormat/>
    <w:rsid w:val="00633576"/>
    <w:pPr>
      <w:jc w:val="center"/>
    </w:pPr>
    <w:rPr>
      <w:rFonts w:ascii="Arial Black" w:hAnsi="Arial Black"/>
      <w:b/>
      <w:bCs w:val="0"/>
      <w:smallCaps/>
      <w:sz w:val="52"/>
    </w:rPr>
  </w:style>
  <w:style w:type="paragraph" w:styleId="Header">
    <w:name w:val="header"/>
    <w:basedOn w:val="Normal"/>
    <w:link w:val="HeaderChar"/>
    <w:rsid w:val="00633576"/>
    <w:pPr>
      <w:tabs>
        <w:tab w:val="center" w:pos="4320"/>
        <w:tab w:val="right" w:pos="8640"/>
      </w:tabs>
    </w:pPr>
  </w:style>
  <w:style w:type="character" w:styleId="Hyperlink">
    <w:name w:val="Hyperlink"/>
    <w:basedOn w:val="DefaultParagraphFont"/>
    <w:uiPriority w:val="99"/>
    <w:rsid w:val="00633576"/>
    <w:rPr>
      <w:color w:val="0000FF"/>
      <w:u w:val="single"/>
    </w:rPr>
  </w:style>
  <w:style w:type="paragraph" w:styleId="ListNumber">
    <w:name w:val="List Number"/>
    <w:basedOn w:val="Normal"/>
    <w:rsid w:val="00633576"/>
    <w:pPr>
      <w:numPr>
        <w:numId w:val="3"/>
      </w:numPr>
      <w:tabs>
        <w:tab w:val="clear" w:pos="360"/>
        <w:tab w:val="left" w:pos="720"/>
      </w:tabs>
      <w:ind w:left="1080"/>
    </w:pPr>
  </w:style>
  <w:style w:type="paragraph" w:styleId="BodyTextIndent2">
    <w:name w:val="Body Text Indent 2"/>
    <w:basedOn w:val="Normal"/>
    <w:link w:val="BodyTextIndent2Char"/>
    <w:rsid w:val="00633576"/>
    <w:pPr>
      <w:ind w:left="748"/>
    </w:pPr>
  </w:style>
  <w:style w:type="paragraph" w:styleId="NormalWeb">
    <w:name w:val="Normal (Web)"/>
    <w:basedOn w:val="Normal"/>
    <w:uiPriority w:val="99"/>
    <w:rsid w:val="00633576"/>
    <w:pPr>
      <w:spacing w:before="100" w:beforeAutospacing="1" w:after="100" w:afterAutospacing="1"/>
    </w:pPr>
    <w:rPr>
      <w:rFonts w:ascii="Times New Roman" w:hAnsi="Times New Roman" w:cs="Times New Roman"/>
      <w:bCs w:val="0"/>
      <w:sz w:val="24"/>
    </w:rPr>
  </w:style>
  <w:style w:type="character" w:styleId="Strong">
    <w:name w:val="Strong"/>
    <w:basedOn w:val="DefaultParagraphFont"/>
    <w:qFormat/>
    <w:rsid w:val="00633576"/>
    <w:rPr>
      <w:b/>
      <w:bCs/>
    </w:rPr>
  </w:style>
  <w:style w:type="character" w:customStyle="1" w:styleId="b1">
    <w:name w:val="b1"/>
    <w:basedOn w:val="DefaultParagraphFont"/>
    <w:rsid w:val="00633576"/>
  </w:style>
  <w:style w:type="character" w:customStyle="1" w:styleId="artitle">
    <w:name w:val="artitle"/>
    <w:basedOn w:val="DefaultParagraphFont"/>
    <w:rsid w:val="00633576"/>
  </w:style>
  <w:style w:type="character" w:customStyle="1" w:styleId="a">
    <w:name w:val="a"/>
    <w:basedOn w:val="DefaultParagraphFont"/>
    <w:rsid w:val="00633576"/>
  </w:style>
  <w:style w:type="paragraph" w:styleId="BlockText">
    <w:name w:val="Block Text"/>
    <w:basedOn w:val="Normal"/>
    <w:rsid w:val="00633576"/>
    <w:pPr>
      <w:ind w:left="748" w:right="786"/>
    </w:pPr>
  </w:style>
  <w:style w:type="character" w:styleId="PageNumber">
    <w:name w:val="page number"/>
    <w:basedOn w:val="DefaultParagraphFont"/>
    <w:rsid w:val="00633576"/>
  </w:style>
  <w:style w:type="paragraph" w:styleId="BodyText2">
    <w:name w:val="Body Text 2"/>
    <w:basedOn w:val="Normal"/>
    <w:link w:val="BodyText2Char"/>
    <w:rsid w:val="00633576"/>
    <w:rPr>
      <w:sz w:val="16"/>
      <w:szCs w:val="36"/>
    </w:rPr>
  </w:style>
  <w:style w:type="paragraph" w:styleId="BodyTextIndent">
    <w:name w:val="Body Text Indent"/>
    <w:basedOn w:val="Normal"/>
    <w:link w:val="BodyTextIndentChar"/>
    <w:rsid w:val="00633576"/>
    <w:pPr>
      <w:ind w:left="1496" w:hanging="1496"/>
    </w:pPr>
  </w:style>
  <w:style w:type="paragraph" w:styleId="BodyText">
    <w:name w:val="Body Text"/>
    <w:basedOn w:val="Normal"/>
    <w:link w:val="BodyTextChar"/>
    <w:rsid w:val="00633576"/>
    <w:pPr>
      <w:ind w:right="1166"/>
      <w:jc w:val="center"/>
    </w:pPr>
    <w:rPr>
      <w:bCs w:val="0"/>
    </w:rPr>
  </w:style>
  <w:style w:type="paragraph" w:styleId="Footer">
    <w:name w:val="footer"/>
    <w:basedOn w:val="Normal"/>
    <w:link w:val="FooterChar"/>
    <w:rsid w:val="00633576"/>
    <w:pPr>
      <w:tabs>
        <w:tab w:val="center" w:pos="4320"/>
        <w:tab w:val="right" w:pos="8640"/>
      </w:tabs>
    </w:pPr>
  </w:style>
  <w:style w:type="paragraph" w:styleId="Subtitle">
    <w:name w:val="Subtitle"/>
    <w:basedOn w:val="Normal"/>
    <w:link w:val="SubtitleChar"/>
    <w:qFormat/>
    <w:rsid w:val="00633576"/>
    <w:pPr>
      <w:jc w:val="center"/>
      <w:outlineLvl w:val="1"/>
    </w:pPr>
    <w:rPr>
      <w:rFonts w:ascii="Arial Black" w:hAnsi="Arial Black"/>
      <w:sz w:val="36"/>
    </w:rPr>
  </w:style>
  <w:style w:type="character" w:styleId="FollowedHyperlink">
    <w:name w:val="FollowedHyperlink"/>
    <w:basedOn w:val="DefaultParagraphFont"/>
    <w:rsid w:val="00633576"/>
    <w:rPr>
      <w:color w:val="800080"/>
      <w:u w:val="single"/>
    </w:rPr>
  </w:style>
  <w:style w:type="paragraph" w:customStyle="1" w:styleId="FooterBS">
    <w:name w:val="Footer BS"/>
    <w:basedOn w:val="Normal"/>
    <w:rsid w:val="00633576"/>
    <w:pPr>
      <w:tabs>
        <w:tab w:val="center" w:pos="4320"/>
        <w:tab w:val="right" w:pos="8640"/>
      </w:tabs>
      <w:jc w:val="right"/>
    </w:pPr>
    <w:rPr>
      <w:rFonts w:ascii="Arial Narrow" w:eastAsia="Times" w:hAnsi="Arial Narrow" w:cs="Times New Roman"/>
      <w:bCs w:val="0"/>
      <w:smallCaps/>
      <w:sz w:val="14"/>
      <w:szCs w:val="20"/>
    </w:rPr>
  </w:style>
  <w:style w:type="paragraph" w:styleId="BodyText3">
    <w:name w:val="Body Text 3"/>
    <w:basedOn w:val="Normal"/>
    <w:link w:val="BodyText3Char"/>
    <w:rsid w:val="00633576"/>
    <w:rPr>
      <w:sz w:val="52"/>
    </w:rPr>
  </w:style>
  <w:style w:type="character" w:customStyle="1" w:styleId="number">
    <w:name w:val="number"/>
    <w:basedOn w:val="DefaultParagraphFont"/>
    <w:rsid w:val="00633576"/>
  </w:style>
  <w:style w:type="paragraph" w:styleId="Caption">
    <w:name w:val="caption"/>
    <w:basedOn w:val="Normal"/>
    <w:next w:val="Normal"/>
    <w:qFormat/>
    <w:rsid w:val="00633576"/>
    <w:pPr>
      <w:jc w:val="center"/>
    </w:pPr>
    <w:rPr>
      <w:rFonts w:ascii="Arial Black" w:hAnsi="Arial Black"/>
      <w:smallCaps/>
      <w:szCs w:val="20"/>
    </w:rPr>
  </w:style>
  <w:style w:type="paragraph" w:customStyle="1" w:styleId="ScenarioParagraph">
    <w:name w:val="Scenario Paragraph"/>
    <w:basedOn w:val="Normal"/>
    <w:rsid w:val="00633576"/>
    <w:pPr>
      <w:ind w:left="720" w:right="1296"/>
      <w:jc w:val="both"/>
    </w:pPr>
  </w:style>
  <w:style w:type="paragraph" w:styleId="TOC8">
    <w:name w:val="toc 8"/>
    <w:basedOn w:val="Normal"/>
    <w:next w:val="Normal"/>
    <w:autoRedefine/>
    <w:rsid w:val="00633576"/>
    <w:pPr>
      <w:ind w:left="1400"/>
    </w:pPr>
  </w:style>
  <w:style w:type="character" w:styleId="Emphasis">
    <w:name w:val="Emphasis"/>
    <w:basedOn w:val="DefaultParagraphFont"/>
    <w:qFormat/>
    <w:rsid w:val="00633576"/>
    <w:rPr>
      <w:i/>
      <w:iCs/>
    </w:rPr>
  </w:style>
  <w:style w:type="paragraph" w:styleId="TOC2">
    <w:name w:val="toc 2"/>
    <w:basedOn w:val="Normal"/>
    <w:next w:val="Normal"/>
    <w:autoRedefine/>
    <w:rsid w:val="00633576"/>
    <w:pPr>
      <w:ind w:left="200"/>
    </w:pPr>
  </w:style>
  <w:style w:type="paragraph" w:styleId="TOC1">
    <w:name w:val="toc 1"/>
    <w:basedOn w:val="Normal"/>
    <w:next w:val="Normal"/>
    <w:rsid w:val="00633576"/>
    <w:pPr>
      <w:pBdr>
        <w:top w:val="single" w:sz="18" w:space="1" w:color="auto" w:shadow="1"/>
        <w:left w:val="single" w:sz="18" w:space="4" w:color="auto" w:shadow="1"/>
        <w:bottom w:val="single" w:sz="18" w:space="1" w:color="auto" w:shadow="1"/>
        <w:right w:val="single" w:sz="18" w:space="4" w:color="auto" w:shadow="1"/>
      </w:pBdr>
      <w:jc w:val="center"/>
    </w:pPr>
    <w:rPr>
      <w:rFonts w:ascii="Arial Black" w:hAnsi="Arial Black"/>
      <w:sz w:val="36"/>
    </w:rPr>
  </w:style>
  <w:style w:type="paragraph" w:styleId="TOC3">
    <w:name w:val="toc 3"/>
    <w:basedOn w:val="Normal"/>
    <w:next w:val="Normal"/>
    <w:autoRedefine/>
    <w:rsid w:val="00633576"/>
    <w:pPr>
      <w:ind w:left="400"/>
    </w:pPr>
  </w:style>
  <w:style w:type="paragraph" w:styleId="TOC4">
    <w:name w:val="toc 4"/>
    <w:basedOn w:val="Normal"/>
    <w:next w:val="Normal"/>
    <w:autoRedefine/>
    <w:rsid w:val="00633576"/>
    <w:pPr>
      <w:ind w:left="600"/>
    </w:pPr>
  </w:style>
  <w:style w:type="paragraph" w:styleId="TOC5">
    <w:name w:val="toc 5"/>
    <w:basedOn w:val="Normal"/>
    <w:next w:val="Normal"/>
    <w:autoRedefine/>
    <w:rsid w:val="00633576"/>
    <w:pPr>
      <w:ind w:left="800"/>
    </w:pPr>
  </w:style>
  <w:style w:type="paragraph" w:styleId="TOC6">
    <w:name w:val="toc 6"/>
    <w:basedOn w:val="Normal"/>
    <w:next w:val="Normal"/>
    <w:autoRedefine/>
    <w:rsid w:val="00633576"/>
    <w:pPr>
      <w:ind w:left="1000"/>
    </w:pPr>
  </w:style>
  <w:style w:type="paragraph" w:styleId="TOC7">
    <w:name w:val="toc 7"/>
    <w:basedOn w:val="Normal"/>
    <w:next w:val="Normal"/>
    <w:autoRedefine/>
    <w:rsid w:val="00633576"/>
    <w:pPr>
      <w:ind w:left="1200"/>
    </w:pPr>
  </w:style>
  <w:style w:type="paragraph" w:styleId="TOC9">
    <w:name w:val="toc 9"/>
    <w:basedOn w:val="Normal"/>
    <w:next w:val="Normal"/>
    <w:autoRedefine/>
    <w:rsid w:val="00633576"/>
    <w:pPr>
      <w:ind w:left="1600"/>
    </w:pPr>
  </w:style>
  <w:style w:type="paragraph" w:customStyle="1" w:styleId="Scenario">
    <w:name w:val="Scenario"/>
    <w:basedOn w:val="Normal"/>
    <w:rsid w:val="00633576"/>
    <w:rPr>
      <w:b/>
    </w:rPr>
  </w:style>
  <w:style w:type="character" w:customStyle="1" w:styleId="klink">
    <w:name w:val="klink"/>
    <w:basedOn w:val="DefaultParagraphFont"/>
    <w:rsid w:val="00633576"/>
  </w:style>
  <w:style w:type="paragraph" w:styleId="BodyTextIndent3">
    <w:name w:val="Body Text Indent 3"/>
    <w:basedOn w:val="Normal"/>
    <w:link w:val="BodyTextIndent3Char"/>
    <w:rsid w:val="00633576"/>
    <w:pPr>
      <w:pBdr>
        <w:top w:val="single" w:sz="6" w:space="12" w:color="999999"/>
      </w:pBdr>
      <w:ind w:left="2074"/>
    </w:pPr>
  </w:style>
  <w:style w:type="paragraph" w:customStyle="1" w:styleId="Default">
    <w:name w:val="Default"/>
    <w:rsid w:val="00633576"/>
    <w:pPr>
      <w:autoSpaceDE w:val="0"/>
      <w:autoSpaceDN w:val="0"/>
      <w:adjustRightInd w:val="0"/>
    </w:pPr>
    <w:rPr>
      <w:rFonts w:ascii="Arial" w:hAnsi="Arial" w:cs="Arial"/>
      <w:color w:val="000000"/>
      <w:sz w:val="24"/>
      <w:szCs w:val="24"/>
    </w:rPr>
  </w:style>
  <w:style w:type="paragraph" w:customStyle="1" w:styleId="nl">
    <w:name w:val="nl"/>
    <w:basedOn w:val="Default"/>
    <w:next w:val="Default"/>
    <w:rsid w:val="00633576"/>
    <w:pPr>
      <w:spacing w:before="60"/>
    </w:pPr>
    <w:rPr>
      <w:rFonts w:cs="Times New Roman"/>
      <w:color w:val="auto"/>
    </w:rPr>
  </w:style>
  <w:style w:type="paragraph" w:customStyle="1" w:styleId="ol">
    <w:name w:val="ol"/>
    <w:basedOn w:val="Default"/>
    <w:next w:val="Default"/>
    <w:rsid w:val="00633576"/>
    <w:pPr>
      <w:spacing w:before="60"/>
    </w:pPr>
    <w:rPr>
      <w:rFonts w:cs="Times New Roman"/>
      <w:color w:val="auto"/>
    </w:rPr>
  </w:style>
  <w:style w:type="paragraph" w:customStyle="1" w:styleId="ol1">
    <w:name w:val="ol1"/>
    <w:basedOn w:val="Default"/>
    <w:next w:val="Default"/>
    <w:rsid w:val="00633576"/>
    <w:pPr>
      <w:spacing w:before="60"/>
    </w:pPr>
    <w:rPr>
      <w:rFonts w:cs="Times New Roman"/>
      <w:color w:val="auto"/>
    </w:rPr>
  </w:style>
  <w:style w:type="character" w:customStyle="1" w:styleId="maintxt1">
    <w:name w:val="main_txt1"/>
    <w:basedOn w:val="DefaultParagraphFont"/>
    <w:rsid w:val="00633576"/>
    <w:rPr>
      <w:rFonts w:ascii="Verdana" w:hAnsi="Verdana" w:hint="default"/>
      <w:color w:val="233640"/>
      <w:spacing w:val="270"/>
      <w:sz w:val="18"/>
      <w:szCs w:val="18"/>
    </w:rPr>
  </w:style>
  <w:style w:type="paragraph" w:customStyle="1" w:styleId="Scenarioparagraph0">
    <w:name w:val="Scenario paragraph"/>
    <w:basedOn w:val="Normal"/>
    <w:rsid w:val="00633576"/>
    <w:pPr>
      <w:ind w:left="720" w:right="1296"/>
      <w:jc w:val="both"/>
    </w:pPr>
  </w:style>
  <w:style w:type="paragraph" w:styleId="DocumentMap">
    <w:name w:val="Document Map"/>
    <w:basedOn w:val="Normal"/>
    <w:link w:val="DocumentMapChar"/>
    <w:rsid w:val="00633576"/>
    <w:pPr>
      <w:shd w:val="clear" w:color="auto" w:fill="000080"/>
    </w:pPr>
    <w:rPr>
      <w:rFonts w:ascii="Tahoma" w:hAnsi="Tahoma" w:cs="Tahoma"/>
    </w:rPr>
  </w:style>
  <w:style w:type="character" w:customStyle="1" w:styleId="apple-style-span">
    <w:name w:val="apple-style-span"/>
    <w:basedOn w:val="DefaultParagraphFont"/>
    <w:rsid w:val="00B97756"/>
  </w:style>
  <w:style w:type="character" w:customStyle="1" w:styleId="apple-converted-space">
    <w:name w:val="apple-converted-space"/>
    <w:basedOn w:val="DefaultParagraphFont"/>
    <w:rsid w:val="00B97756"/>
  </w:style>
  <w:style w:type="character" w:styleId="HTMLCode">
    <w:name w:val="HTML Code"/>
    <w:basedOn w:val="DefaultParagraphFont"/>
    <w:semiHidden/>
    <w:rsid w:val="00B97756"/>
    <w:rPr>
      <w:rFonts w:ascii="Courier New" w:hAnsi="Courier New" w:cs="Courier New"/>
      <w:sz w:val="20"/>
    </w:rPr>
  </w:style>
  <w:style w:type="character" w:customStyle="1" w:styleId="mw-headline">
    <w:name w:val="mw-headline"/>
    <w:basedOn w:val="DefaultParagraphFont"/>
    <w:rsid w:val="00B97756"/>
    <w:rPr>
      <w:rFonts w:cs="Times New Roman"/>
    </w:rPr>
  </w:style>
  <w:style w:type="character" w:customStyle="1" w:styleId="docemphasis">
    <w:name w:val="docemphasis"/>
    <w:basedOn w:val="DefaultParagraphFont"/>
    <w:rsid w:val="00B97756"/>
  </w:style>
  <w:style w:type="paragraph" w:customStyle="1" w:styleId="doctext">
    <w:name w:val="doctext"/>
    <w:basedOn w:val="Normal"/>
    <w:rsid w:val="00B97756"/>
    <w:pPr>
      <w:spacing w:before="100" w:beforeAutospacing="1" w:after="100" w:afterAutospacing="1"/>
    </w:pPr>
    <w:rPr>
      <w:rFonts w:ascii="Times New Roman" w:hAnsi="Times New Roman" w:cs="Times New Roman"/>
      <w:bCs w:val="0"/>
      <w:sz w:val="24"/>
    </w:rPr>
  </w:style>
  <w:style w:type="table" w:styleId="TableGrid">
    <w:name w:val="Table Grid"/>
    <w:basedOn w:val="TableNormal"/>
    <w:uiPriority w:val="59"/>
    <w:rsid w:val="00B977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uiPriority w:val="99"/>
    <w:unhideWhenUsed/>
    <w:rsid w:val="00B97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Cs w:val="0"/>
      <w:szCs w:val="20"/>
    </w:rPr>
  </w:style>
  <w:style w:type="character" w:customStyle="1" w:styleId="HTMLPreformattedChar">
    <w:name w:val="HTML Preformatted Char"/>
    <w:basedOn w:val="DefaultParagraphFont"/>
    <w:uiPriority w:val="99"/>
    <w:rsid w:val="00B97756"/>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B97756"/>
    <w:rPr>
      <w:rFonts w:ascii="Courier New" w:eastAsia="Times New Roman" w:hAnsi="Courier New" w:cs="Courier New"/>
      <w:sz w:val="20"/>
      <w:szCs w:val="20"/>
    </w:rPr>
  </w:style>
  <w:style w:type="character" w:customStyle="1" w:styleId="Heading4Char">
    <w:name w:val="Heading 4 Char"/>
    <w:basedOn w:val="DefaultParagraphFont"/>
    <w:uiPriority w:val="9"/>
    <w:rsid w:val="00B97756"/>
    <w:rPr>
      <w:rFonts w:ascii="Times New Roman" w:eastAsia="Times New Roman" w:hAnsi="Times New Roman" w:cs="Times New Roman"/>
      <w:b/>
      <w:bCs/>
      <w:sz w:val="24"/>
      <w:szCs w:val="24"/>
    </w:rPr>
  </w:style>
  <w:style w:type="character" w:customStyle="1" w:styleId="co2">
    <w:name w:val="co2"/>
    <w:basedOn w:val="DefaultParagraphFont"/>
    <w:rsid w:val="00B97756"/>
  </w:style>
  <w:style w:type="character" w:customStyle="1" w:styleId="kw2">
    <w:name w:val="kw2"/>
    <w:basedOn w:val="DefaultParagraphFont"/>
    <w:rsid w:val="00B97756"/>
  </w:style>
  <w:style w:type="character" w:customStyle="1" w:styleId="sy4">
    <w:name w:val="sy4"/>
    <w:basedOn w:val="DefaultParagraphFont"/>
    <w:rsid w:val="00B97756"/>
  </w:style>
  <w:style w:type="character" w:customStyle="1" w:styleId="co1">
    <w:name w:val="co1"/>
    <w:basedOn w:val="DefaultParagraphFont"/>
    <w:rsid w:val="00B97756"/>
  </w:style>
  <w:style w:type="character" w:customStyle="1" w:styleId="br0">
    <w:name w:val="br0"/>
    <w:basedOn w:val="DefaultParagraphFont"/>
    <w:rsid w:val="00B97756"/>
  </w:style>
  <w:style w:type="character" w:customStyle="1" w:styleId="kw4">
    <w:name w:val="kw4"/>
    <w:basedOn w:val="DefaultParagraphFont"/>
    <w:rsid w:val="00B97756"/>
  </w:style>
  <w:style w:type="character" w:customStyle="1" w:styleId="sy1">
    <w:name w:val="sy1"/>
    <w:basedOn w:val="DefaultParagraphFont"/>
    <w:rsid w:val="00B97756"/>
  </w:style>
  <w:style w:type="character" w:customStyle="1" w:styleId="nu0">
    <w:name w:val="nu0"/>
    <w:basedOn w:val="DefaultParagraphFont"/>
    <w:rsid w:val="00B97756"/>
  </w:style>
  <w:style w:type="character" w:customStyle="1" w:styleId="sy3">
    <w:name w:val="sy3"/>
    <w:basedOn w:val="DefaultParagraphFont"/>
    <w:rsid w:val="00B97756"/>
  </w:style>
  <w:style w:type="character" w:customStyle="1" w:styleId="me2">
    <w:name w:val="me2"/>
    <w:basedOn w:val="DefaultParagraphFont"/>
    <w:rsid w:val="00B97756"/>
  </w:style>
  <w:style w:type="character" w:customStyle="1" w:styleId="kw3">
    <w:name w:val="kw3"/>
    <w:basedOn w:val="DefaultParagraphFont"/>
    <w:rsid w:val="00B97756"/>
  </w:style>
  <w:style w:type="character" w:customStyle="1" w:styleId="st0">
    <w:name w:val="st0"/>
    <w:basedOn w:val="DefaultParagraphFont"/>
    <w:rsid w:val="00B97756"/>
  </w:style>
  <w:style w:type="character" w:customStyle="1" w:styleId="me1">
    <w:name w:val="me1"/>
    <w:basedOn w:val="DefaultParagraphFont"/>
    <w:rsid w:val="00B97756"/>
  </w:style>
  <w:style w:type="character" w:customStyle="1" w:styleId="kw1">
    <w:name w:val="kw1"/>
    <w:basedOn w:val="DefaultParagraphFont"/>
    <w:rsid w:val="00B97756"/>
  </w:style>
  <w:style w:type="character" w:customStyle="1" w:styleId="Heading2Char">
    <w:name w:val="Heading 2 Char"/>
    <w:basedOn w:val="DefaultParagraphFont"/>
    <w:rsid w:val="00C77904"/>
    <w:rPr>
      <w:rFonts w:ascii="Times New Roman" w:hAnsi="Times New Roman" w:cs="Times New Roman"/>
      <w:b/>
      <w:bCs/>
      <w:sz w:val="36"/>
    </w:rPr>
  </w:style>
  <w:style w:type="character" w:customStyle="1" w:styleId="Heading3Char">
    <w:name w:val="Heading 3 Char"/>
    <w:basedOn w:val="DefaultParagraphFont"/>
    <w:uiPriority w:val="9"/>
    <w:rsid w:val="00C77904"/>
    <w:rPr>
      <w:rFonts w:ascii="Times New Roman" w:hAnsi="Times New Roman" w:cs="Times New Roman"/>
      <w:b/>
      <w:bCs/>
      <w:sz w:val="27"/>
    </w:rPr>
  </w:style>
  <w:style w:type="character" w:customStyle="1" w:styleId="editsection">
    <w:name w:val="editsection"/>
    <w:basedOn w:val="DefaultParagraphFont"/>
    <w:rsid w:val="00C77904"/>
    <w:rPr>
      <w:rFonts w:cs="Times New Roman"/>
    </w:rPr>
  </w:style>
  <w:style w:type="paragraph" w:styleId="BalloonText">
    <w:name w:val="Balloon Text"/>
    <w:basedOn w:val="Normal"/>
    <w:link w:val="BalloonTextChar"/>
    <w:uiPriority w:val="99"/>
    <w:semiHidden/>
    <w:unhideWhenUsed/>
    <w:rsid w:val="00506633"/>
    <w:rPr>
      <w:rFonts w:ascii="Tahoma" w:hAnsi="Tahoma" w:cs="Tahoma"/>
      <w:sz w:val="16"/>
      <w:szCs w:val="16"/>
    </w:rPr>
  </w:style>
  <w:style w:type="character" w:customStyle="1" w:styleId="BalloonTextChar">
    <w:name w:val="Balloon Text Char"/>
    <w:basedOn w:val="DefaultParagraphFont"/>
    <w:link w:val="BalloonText"/>
    <w:uiPriority w:val="99"/>
    <w:semiHidden/>
    <w:rsid w:val="00506633"/>
    <w:rPr>
      <w:rFonts w:ascii="Tahoma" w:hAnsi="Tahoma" w:cs="Tahoma"/>
      <w:bCs/>
      <w:sz w:val="16"/>
      <w:szCs w:val="16"/>
    </w:rPr>
  </w:style>
  <w:style w:type="character" w:customStyle="1" w:styleId="docemphstrong">
    <w:name w:val="docemphstrong"/>
    <w:basedOn w:val="DefaultParagraphFont"/>
    <w:rsid w:val="00462607"/>
  </w:style>
  <w:style w:type="character" w:customStyle="1" w:styleId="docemphroman">
    <w:name w:val="docemphroman"/>
    <w:basedOn w:val="DefaultParagraphFont"/>
    <w:rsid w:val="00462607"/>
  </w:style>
  <w:style w:type="character" w:customStyle="1" w:styleId="v1">
    <w:name w:val="v1"/>
    <w:basedOn w:val="DefaultParagraphFont"/>
    <w:rsid w:val="00462607"/>
  </w:style>
  <w:style w:type="paragraph" w:styleId="ListParagraph">
    <w:name w:val="List Paragraph"/>
    <w:basedOn w:val="Normal"/>
    <w:uiPriority w:val="34"/>
    <w:qFormat/>
    <w:rsid w:val="009710B6"/>
    <w:pPr>
      <w:spacing w:after="200" w:line="276" w:lineRule="auto"/>
      <w:ind w:left="720"/>
      <w:contextualSpacing/>
    </w:pPr>
    <w:rPr>
      <w:rFonts w:asciiTheme="minorHAnsi" w:eastAsiaTheme="minorHAnsi" w:hAnsiTheme="minorHAnsi" w:cstheme="minorBidi"/>
      <w:bCs w:val="0"/>
      <w:sz w:val="22"/>
      <w:szCs w:val="22"/>
    </w:rPr>
  </w:style>
  <w:style w:type="paragraph" w:customStyle="1" w:styleId="doclist">
    <w:name w:val="doclist"/>
    <w:basedOn w:val="Normal"/>
    <w:rsid w:val="00FD0A3B"/>
    <w:pPr>
      <w:spacing w:before="100" w:beforeAutospacing="1" w:after="100" w:afterAutospacing="1"/>
    </w:pPr>
    <w:rPr>
      <w:rFonts w:ascii="Times New Roman" w:hAnsi="Times New Roman" w:cs="Times New Roman"/>
      <w:bCs w:val="0"/>
      <w:sz w:val="24"/>
    </w:rPr>
  </w:style>
  <w:style w:type="character" w:customStyle="1" w:styleId="Heading8Char">
    <w:name w:val="Heading 8 Char"/>
    <w:basedOn w:val="DefaultParagraphFont"/>
    <w:link w:val="Heading8"/>
    <w:rsid w:val="007528BD"/>
    <w:rPr>
      <w:rFonts w:ascii="Arial" w:hAnsi="Arial" w:cs="Arial"/>
      <w:b/>
      <w:sz w:val="28"/>
      <w:szCs w:val="24"/>
    </w:rPr>
  </w:style>
  <w:style w:type="character" w:customStyle="1" w:styleId="docemphbolditalic">
    <w:name w:val="docemphbolditalic"/>
    <w:basedOn w:val="DefaultParagraphFont"/>
    <w:rsid w:val="0051303E"/>
  </w:style>
  <w:style w:type="character" w:customStyle="1" w:styleId="basetext">
    <w:name w:val="base text"/>
    <w:basedOn w:val="DefaultParagraphFont"/>
    <w:rsid w:val="0051303E"/>
    <w:rPr>
      <w:rFonts w:ascii="Times New Roman" w:hAnsi="Times New Roman"/>
      <w:sz w:val="20"/>
    </w:rPr>
  </w:style>
  <w:style w:type="character" w:customStyle="1" w:styleId="CDT">
    <w:name w:val="CDT"/>
    <w:basedOn w:val="DefaultParagraphFont"/>
    <w:rsid w:val="0051303E"/>
    <w:rPr>
      <w:rFonts w:ascii="Lucida Console" w:hAnsi="Lucida Console"/>
      <w:sz w:val="20"/>
    </w:rPr>
  </w:style>
  <w:style w:type="numbering" w:customStyle="1" w:styleId="StyleOutlinenumbered10pt">
    <w:name w:val="Style Outline numbered 10 pt"/>
    <w:basedOn w:val="NoList"/>
    <w:rsid w:val="0051303E"/>
    <w:pPr>
      <w:numPr>
        <w:numId w:val="17"/>
      </w:numPr>
    </w:pPr>
  </w:style>
  <w:style w:type="paragraph" w:customStyle="1" w:styleId="H4">
    <w:name w:val="H4"/>
    <w:basedOn w:val="Normal"/>
    <w:next w:val="Normal"/>
    <w:rsid w:val="00123397"/>
    <w:pPr>
      <w:keepNext/>
      <w:spacing w:before="100" w:after="100"/>
      <w:outlineLvl w:val="4"/>
    </w:pPr>
    <w:rPr>
      <w:rFonts w:ascii="Times New Roman" w:hAnsi="Times New Roman" w:cs="Times New Roman"/>
      <w:b/>
      <w:bCs w:val="0"/>
      <w:snapToGrid w:val="0"/>
      <w:sz w:val="24"/>
    </w:rPr>
  </w:style>
  <w:style w:type="character" w:customStyle="1" w:styleId="HeaderChar">
    <w:name w:val="Header Char"/>
    <w:basedOn w:val="DefaultParagraphFont"/>
    <w:link w:val="Header"/>
    <w:rsid w:val="00123397"/>
    <w:rPr>
      <w:rFonts w:ascii="Arial" w:hAnsi="Arial" w:cs="Arial"/>
      <w:bCs/>
      <w:szCs w:val="24"/>
    </w:rPr>
  </w:style>
  <w:style w:type="character" w:styleId="HTMLVariable">
    <w:name w:val="HTML Variable"/>
    <w:basedOn w:val="DefaultParagraphFont"/>
    <w:semiHidden/>
    <w:rsid w:val="00123397"/>
    <w:rPr>
      <w:i/>
      <w:iCs/>
    </w:rPr>
  </w:style>
  <w:style w:type="character" w:styleId="HTMLCite">
    <w:name w:val="HTML Cite"/>
    <w:basedOn w:val="DefaultParagraphFont"/>
    <w:semiHidden/>
    <w:rsid w:val="00123397"/>
    <w:rPr>
      <w:i/>
      <w:iCs/>
    </w:rPr>
  </w:style>
  <w:style w:type="paragraph" w:customStyle="1" w:styleId="Body">
    <w:name w:val="Body"/>
    <w:rsid w:val="00123397"/>
    <w:pPr>
      <w:widowControl w:val="0"/>
      <w:autoSpaceDE w:val="0"/>
      <w:autoSpaceDN w:val="0"/>
      <w:adjustRightInd w:val="0"/>
    </w:pPr>
    <w:rPr>
      <w:rFonts w:ascii="Times" w:hAnsi="Times" w:cs="Times"/>
      <w:noProof/>
      <w:color w:val="000000"/>
      <w:sz w:val="24"/>
      <w:szCs w:val="24"/>
    </w:rPr>
  </w:style>
  <w:style w:type="character" w:customStyle="1" w:styleId="WW-DefaultParagraphFont">
    <w:name w:val="WW-Default Paragraph Font"/>
    <w:rsid w:val="00725934"/>
  </w:style>
  <w:style w:type="paragraph" w:customStyle="1" w:styleId="western">
    <w:name w:val="western"/>
    <w:basedOn w:val="Normal"/>
    <w:rsid w:val="001D7B37"/>
    <w:pPr>
      <w:spacing w:before="100" w:beforeAutospacing="1"/>
      <w:ind w:right="1166"/>
      <w:jc w:val="center"/>
    </w:pPr>
    <w:rPr>
      <w:rFonts w:ascii="Times New Roman" w:hAnsi="Times New Roman" w:cs="Times New Roman"/>
      <w:bCs w:val="0"/>
      <w:sz w:val="24"/>
    </w:rPr>
  </w:style>
  <w:style w:type="character" w:customStyle="1" w:styleId="apple-tab-span">
    <w:name w:val="apple-tab-span"/>
    <w:basedOn w:val="DefaultParagraphFont"/>
    <w:rsid w:val="001D7B37"/>
  </w:style>
  <w:style w:type="paragraph" w:customStyle="1" w:styleId="CDTS1">
    <w:name w:val="CDTS1"/>
    <w:rsid w:val="001D7B37"/>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8280"/>
        <w:tab w:val="left" w:pos="9000"/>
        <w:tab w:val="left" w:pos="9720"/>
      </w:tabs>
      <w:autoSpaceDE w:val="0"/>
      <w:autoSpaceDN w:val="0"/>
      <w:adjustRightInd w:val="0"/>
    </w:pPr>
    <w:rPr>
      <w:rFonts w:ascii="Courier New" w:hAnsi="Courier New" w:cs="Courier New"/>
      <w:b/>
      <w:bCs/>
      <w:noProof/>
      <w:color w:val="000000"/>
      <w:sz w:val="18"/>
      <w:szCs w:val="18"/>
    </w:rPr>
  </w:style>
  <w:style w:type="paragraph" w:styleId="NoSpacing">
    <w:name w:val="No Spacing"/>
    <w:uiPriority w:val="1"/>
    <w:qFormat/>
    <w:rsid w:val="001D7B37"/>
    <w:pPr>
      <w:suppressAutoHyphens/>
    </w:pPr>
    <w:rPr>
      <w:sz w:val="24"/>
    </w:rPr>
  </w:style>
  <w:style w:type="character" w:customStyle="1" w:styleId="Heading5Char">
    <w:name w:val="Heading 5 Char"/>
    <w:basedOn w:val="DefaultParagraphFont"/>
    <w:link w:val="Heading5"/>
    <w:uiPriority w:val="9"/>
    <w:rsid w:val="001D7B37"/>
    <w:rPr>
      <w:rFonts w:ascii="Arial" w:hAnsi="Arial" w:cs="Arial"/>
      <w:b/>
      <w:i/>
      <w:iCs/>
      <w:sz w:val="24"/>
      <w:szCs w:val="24"/>
    </w:rPr>
  </w:style>
  <w:style w:type="paragraph" w:styleId="List">
    <w:name w:val="List"/>
    <w:basedOn w:val="Normal"/>
    <w:uiPriority w:val="99"/>
    <w:semiHidden/>
    <w:unhideWhenUsed/>
    <w:rsid w:val="00026E5B"/>
    <w:pPr>
      <w:ind w:left="360" w:hanging="360"/>
      <w:contextualSpacing/>
    </w:pPr>
  </w:style>
  <w:style w:type="character" w:customStyle="1" w:styleId="Heading1Char">
    <w:name w:val="Heading 1 Char"/>
    <w:basedOn w:val="DefaultParagraphFont"/>
    <w:link w:val="Heading1"/>
    <w:rsid w:val="003038D8"/>
    <w:rPr>
      <w:rFonts w:ascii="Arial Black" w:hAnsi="Arial Black" w:cs="Arial"/>
      <w:i/>
      <w:sz w:val="36"/>
      <w:szCs w:val="24"/>
    </w:rPr>
  </w:style>
  <w:style w:type="character" w:customStyle="1" w:styleId="Heading6Char">
    <w:name w:val="Heading 6 Char"/>
    <w:basedOn w:val="DefaultParagraphFont"/>
    <w:link w:val="Heading6"/>
    <w:rsid w:val="003038D8"/>
    <w:rPr>
      <w:rFonts w:ascii="Arial Black" w:hAnsi="Arial Black" w:cs="Arial"/>
      <w:b/>
      <w:i/>
      <w:iCs/>
      <w:smallCaps/>
      <w:sz w:val="24"/>
      <w:szCs w:val="24"/>
    </w:rPr>
  </w:style>
  <w:style w:type="character" w:customStyle="1" w:styleId="Heading7Char">
    <w:name w:val="Heading 7 Char"/>
    <w:basedOn w:val="DefaultParagraphFont"/>
    <w:link w:val="Heading7"/>
    <w:rsid w:val="003038D8"/>
    <w:rPr>
      <w:rFonts w:ascii="Arial" w:hAnsi="Arial"/>
      <w:b/>
      <w:bCs/>
      <w:szCs w:val="24"/>
    </w:rPr>
  </w:style>
  <w:style w:type="character" w:customStyle="1" w:styleId="Heading9Char">
    <w:name w:val="Heading 9 Char"/>
    <w:basedOn w:val="DefaultParagraphFont"/>
    <w:link w:val="Heading9"/>
    <w:rsid w:val="003038D8"/>
    <w:rPr>
      <w:rFonts w:ascii="Arial" w:hAnsi="Arial" w:cs="Arial"/>
      <w:bCs/>
      <w:i/>
      <w:szCs w:val="24"/>
    </w:rPr>
  </w:style>
  <w:style w:type="character" w:customStyle="1" w:styleId="TitleChar">
    <w:name w:val="Title Char"/>
    <w:basedOn w:val="DefaultParagraphFont"/>
    <w:link w:val="Title"/>
    <w:rsid w:val="003038D8"/>
    <w:rPr>
      <w:rFonts w:ascii="Arial Black" w:hAnsi="Arial Black" w:cs="Arial"/>
      <w:b/>
      <w:smallCaps/>
      <w:sz w:val="52"/>
      <w:szCs w:val="24"/>
    </w:rPr>
  </w:style>
  <w:style w:type="character" w:customStyle="1" w:styleId="BodyTextIndent2Char">
    <w:name w:val="Body Text Indent 2 Char"/>
    <w:basedOn w:val="DefaultParagraphFont"/>
    <w:link w:val="BodyTextIndent2"/>
    <w:rsid w:val="003038D8"/>
    <w:rPr>
      <w:rFonts w:ascii="Arial" w:hAnsi="Arial" w:cs="Arial"/>
      <w:bCs/>
      <w:szCs w:val="24"/>
    </w:rPr>
  </w:style>
  <w:style w:type="character" w:customStyle="1" w:styleId="BodyText2Char">
    <w:name w:val="Body Text 2 Char"/>
    <w:basedOn w:val="DefaultParagraphFont"/>
    <w:link w:val="BodyText2"/>
    <w:rsid w:val="003038D8"/>
    <w:rPr>
      <w:rFonts w:ascii="Arial" w:hAnsi="Arial" w:cs="Arial"/>
      <w:bCs/>
      <w:sz w:val="16"/>
      <w:szCs w:val="36"/>
    </w:rPr>
  </w:style>
  <w:style w:type="character" w:customStyle="1" w:styleId="BodyTextIndentChar">
    <w:name w:val="Body Text Indent Char"/>
    <w:basedOn w:val="DefaultParagraphFont"/>
    <w:link w:val="BodyTextIndent"/>
    <w:rsid w:val="003038D8"/>
    <w:rPr>
      <w:rFonts w:ascii="Arial" w:hAnsi="Arial" w:cs="Arial"/>
      <w:bCs/>
      <w:szCs w:val="24"/>
    </w:rPr>
  </w:style>
  <w:style w:type="character" w:customStyle="1" w:styleId="BodyTextChar">
    <w:name w:val="Body Text Char"/>
    <w:basedOn w:val="DefaultParagraphFont"/>
    <w:link w:val="BodyText"/>
    <w:rsid w:val="003038D8"/>
    <w:rPr>
      <w:rFonts w:ascii="Arial" w:hAnsi="Arial" w:cs="Arial"/>
      <w:szCs w:val="24"/>
    </w:rPr>
  </w:style>
  <w:style w:type="character" w:customStyle="1" w:styleId="FooterChar">
    <w:name w:val="Footer Char"/>
    <w:basedOn w:val="DefaultParagraphFont"/>
    <w:link w:val="Footer"/>
    <w:rsid w:val="003038D8"/>
    <w:rPr>
      <w:rFonts w:ascii="Arial" w:hAnsi="Arial" w:cs="Arial"/>
      <w:bCs/>
      <w:szCs w:val="24"/>
    </w:rPr>
  </w:style>
  <w:style w:type="character" w:customStyle="1" w:styleId="SubtitleChar">
    <w:name w:val="Subtitle Char"/>
    <w:basedOn w:val="DefaultParagraphFont"/>
    <w:link w:val="Subtitle"/>
    <w:rsid w:val="003038D8"/>
    <w:rPr>
      <w:rFonts w:ascii="Arial Black" w:hAnsi="Arial Black" w:cs="Arial"/>
      <w:bCs/>
      <w:sz w:val="36"/>
      <w:szCs w:val="24"/>
    </w:rPr>
  </w:style>
  <w:style w:type="character" w:customStyle="1" w:styleId="BodyText3Char">
    <w:name w:val="Body Text 3 Char"/>
    <w:basedOn w:val="DefaultParagraphFont"/>
    <w:link w:val="BodyText3"/>
    <w:rsid w:val="003038D8"/>
    <w:rPr>
      <w:rFonts w:ascii="Arial" w:hAnsi="Arial" w:cs="Arial"/>
      <w:bCs/>
      <w:sz w:val="52"/>
      <w:szCs w:val="24"/>
    </w:rPr>
  </w:style>
  <w:style w:type="character" w:customStyle="1" w:styleId="BodyTextIndent3Char">
    <w:name w:val="Body Text Indent 3 Char"/>
    <w:basedOn w:val="DefaultParagraphFont"/>
    <w:link w:val="BodyTextIndent3"/>
    <w:rsid w:val="003038D8"/>
    <w:rPr>
      <w:rFonts w:ascii="Arial" w:hAnsi="Arial" w:cs="Arial"/>
      <w:bCs/>
      <w:szCs w:val="24"/>
    </w:rPr>
  </w:style>
  <w:style w:type="character" w:customStyle="1" w:styleId="DocumentMapChar">
    <w:name w:val="Document Map Char"/>
    <w:basedOn w:val="DefaultParagraphFont"/>
    <w:link w:val="DocumentMap"/>
    <w:rsid w:val="003038D8"/>
    <w:rPr>
      <w:rFonts w:ascii="Tahoma" w:hAnsi="Tahoma" w:cs="Tahoma"/>
      <w:bCs/>
      <w:szCs w:val="24"/>
      <w:shd w:val="clear" w:color="auto" w:fill="0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oleObject" Target="embeddings/Microsoft_Visio_2003-2010_Drawing3.vsd"/><Relationship Id="rId39" Type="http://schemas.openxmlformats.org/officeDocument/2006/relationships/hyperlink" Target="http://www.unicode.org" TargetMode="External"/><Relationship Id="rId21" Type="http://schemas.openxmlformats.org/officeDocument/2006/relationships/image" Target="media/image8.emf"/><Relationship Id="rId34" Type="http://schemas.openxmlformats.org/officeDocument/2006/relationships/image" Target="media/image15.png"/><Relationship Id="rId42" Type="http://schemas.openxmlformats.org/officeDocument/2006/relationships/hyperlink" Target="mk:@MSITStore:C:\Documents%20and%20Settings\sowmyag\Desktop\C++%20How%20to%20Program%205th%20+%20Source%20Codes%20-%20Deitel\Book\C++%20How%20to%20Program,%205th%20Edition.chm::/0131857576/ch21lev1sec2.html" TargetMode="External"/><Relationship Id="rId47" Type="http://schemas.openxmlformats.org/officeDocument/2006/relationships/hyperlink" Target="mk:@MSITStore:C:\Documents%20and%20Settings\sowmyag\Desktop\C++%20How%20to%20Program%205th%20+%20Source%20Codes%20-%20Deitel\Book\C++%20How%20to%20Program,%205th%20Edition.chm::/0131857576/ch21lev1sec7.html" TargetMode="External"/><Relationship Id="rId50" Type="http://schemas.openxmlformats.org/officeDocument/2006/relationships/image" Target="media/image17.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omg.org" TargetMode="Externa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oleObject" Target="embeddings/Microsoft_Visio_2003-2010_Drawing4.vsd"/><Relationship Id="rId37" Type="http://schemas.openxmlformats.org/officeDocument/2006/relationships/hyperlink" Target="http://www.cplusplus.com/vector::size" TargetMode="External"/><Relationship Id="rId40" Type="http://schemas.openxmlformats.org/officeDocument/2006/relationships/hyperlink" Target="mk:@MSITStore:C:\Documents%20and%20Settings\sowmyag\Desktop\C++%20How%20to%20Program%205th%20+%20Source%20Codes%20-%20Deitel\Book\C++%20How%20to%20Program,%205th%20Edition.chm::/0131857576/ch17lev1sec2.html" TargetMode="External"/><Relationship Id="rId45" Type="http://schemas.openxmlformats.org/officeDocument/2006/relationships/hyperlink" Target="mk:@MSITStore:C:\Documents%20and%20Settings\sowmyag\Desktop\C++%20How%20to%20Program%205th%20+%20Source%20Codes%20-%20Deitel\Book\C++%20How%20to%20Program,%205th%20Edition.chm::/0131857576/ch21lev1sec7.html" TargetMode="External"/><Relationship Id="rId53" Type="http://schemas.openxmlformats.org/officeDocument/2006/relationships/hyperlink" Target="http://www.ogre3d.org/" TargetMode="Externa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oleObject" Target="embeddings/Microsoft_Visio_2003-2010_Drawing1.vsd"/><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oleObject" Target="embeddings/Microsoft_Visio_2003-2010_Drawing6.vsd"/><Relationship Id="rId43" Type="http://schemas.openxmlformats.org/officeDocument/2006/relationships/hyperlink" Target="mk:@MSITStore:C:\Documents%20and%20Settings\sowmyag\Desktop\C++%20How%20to%20Program%205th%20+%20Source%20Codes%20-%20Deitel\Book\C++%20How%20to%20Program,%205th%20Edition.chm::/0131857576/ch21lev1sec4.html" TargetMode="External"/><Relationship Id="rId48" Type="http://schemas.openxmlformats.org/officeDocument/2006/relationships/hyperlink" Target="mk:@MSITStore:C:\Documents%20and%20Settings\sowmyag\Desktop\C++%20How%20to%20Program%205th%20+%20Source%20Codes%20-%20Deitel\Book\C++%20How%20to%20Program,%205th%20Edition.chm::/0131857576/ch21lev1sec7.html"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0.emf"/><Relationship Id="rId33" Type="http://schemas.openxmlformats.org/officeDocument/2006/relationships/oleObject" Target="embeddings/Microsoft_Visio_2003-2010_Drawing5.vsd"/><Relationship Id="rId38" Type="http://schemas.openxmlformats.org/officeDocument/2006/relationships/image" Target="media/image16.wmf"/><Relationship Id="rId46" Type="http://schemas.openxmlformats.org/officeDocument/2006/relationships/hyperlink" Target="mk:@MSITStore:C:\Documents%20and%20Settings\sowmyag\Desktop\C++%20How%20to%20Program%205th%20+%20Source%20Codes%20-%20Deitel\Book\C++%20How%20to%20Program,%205th%20Edition.chm::/0131857576/ch21lev1sec7.html" TargetMode="External"/><Relationship Id="rId20" Type="http://schemas.openxmlformats.org/officeDocument/2006/relationships/image" Target="media/image7.png"/><Relationship Id="rId41" Type="http://schemas.openxmlformats.org/officeDocument/2006/relationships/hyperlink" Target="mk:@MSITStore:C:\Documents%20and%20Settings\sowmyag\Desktop\C++%20How%20to%20Program%205th%20+%20Source%20Codes%20-%20Deitel\Book\C++%20How%20to%20Program,%205th%20Edition.chm::/0131857576/ch17lev1sec3.html" TargetMode="External"/><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oleObject" Target="embeddings/Microsoft_Visio_2003-2010_Drawing2.vsd"/><Relationship Id="rId28" Type="http://schemas.openxmlformats.org/officeDocument/2006/relationships/hyperlink" Target="http://www.uml.org" TargetMode="External"/><Relationship Id="rId36" Type="http://schemas.openxmlformats.org/officeDocument/2006/relationships/oleObject" Target="embeddings/Microsoft_Visio_2003-2010_Drawing7.vsd"/><Relationship Id="rId49" Type="http://schemas.openxmlformats.org/officeDocument/2006/relationships/hyperlink" Target="http://www.tayloredmktg.com/rgb/"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4.emf"/><Relationship Id="rId44" Type="http://schemas.openxmlformats.org/officeDocument/2006/relationships/hyperlink" Target="mk:@MSITStore:C:\Documents%20and%20Settings\sowmyag\Desktop\C++%20How%20to%20Program%205th%20+%20Source%20Codes%20-%20Deitel\Book\C++%20How%20to%20Program,%205th%20Edition.chm::/0131857576/ch21lev1sec7.html" TargetMode="External"/><Relationship Id="rId52" Type="http://schemas.openxmlformats.org/officeDocument/2006/relationships/hyperlink" Target="http://www.1001freefonts.com"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coleman.edu"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coleman.edu"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colema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95F9EF-9952-4185-9BEF-E0EFAAFB0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55154</Words>
  <Characters>314384</Characters>
  <Application>Microsoft Office Word</Application>
  <DocSecurity>0</DocSecurity>
  <Lines>2619</Lines>
  <Paragraphs>737</Paragraphs>
  <ScaleCrop>false</ScaleCrop>
  <HeadingPairs>
    <vt:vector size="2" baseType="variant">
      <vt:variant>
        <vt:lpstr>Title</vt:lpstr>
      </vt:variant>
      <vt:variant>
        <vt:i4>1</vt:i4>
      </vt:variant>
    </vt:vector>
  </HeadingPairs>
  <TitlesOfParts>
    <vt:vector size="1" baseType="lpstr">
      <vt:lpstr>INSTRUCTOR GUIDE</vt:lpstr>
    </vt:vector>
  </TitlesOfParts>
  <Company>Coleman University</Company>
  <LinksUpToDate>false</LinksUpToDate>
  <CharactersWithSpaces>368801</CharactersWithSpaces>
  <SharedDoc>false</SharedDoc>
  <HLinks>
    <vt:vector size="120" baseType="variant">
      <vt:variant>
        <vt:i4>5177426</vt:i4>
      </vt:variant>
      <vt:variant>
        <vt:i4>48</vt:i4>
      </vt:variant>
      <vt:variant>
        <vt:i4>0</vt:i4>
      </vt:variant>
      <vt:variant>
        <vt:i4>5</vt:i4>
      </vt:variant>
      <vt:variant>
        <vt:lpwstr>http://devpaks.org/category.php?category=Allegro</vt:lpwstr>
      </vt:variant>
      <vt:variant>
        <vt:lpwstr/>
      </vt:variant>
      <vt:variant>
        <vt:i4>4849692</vt:i4>
      </vt:variant>
      <vt:variant>
        <vt:i4>45</vt:i4>
      </vt:variant>
      <vt:variant>
        <vt:i4>0</vt:i4>
      </vt:variant>
      <vt:variant>
        <vt:i4>5</vt:i4>
      </vt:variant>
      <vt:variant>
        <vt:lpwstr>http://www.informit.com/guides/content.aspx?g=cplusplus&amp;seqNum=69</vt:lpwstr>
      </vt:variant>
      <vt:variant>
        <vt:lpwstr/>
      </vt:variant>
      <vt:variant>
        <vt:i4>327716</vt:i4>
      </vt:variant>
      <vt:variant>
        <vt:i4>42</vt:i4>
      </vt:variant>
      <vt:variant>
        <vt:i4>0</vt:i4>
      </vt:variant>
      <vt:variant>
        <vt:i4>5</vt:i4>
      </vt:variant>
      <vt:variant>
        <vt:lpwstr/>
      </vt:variant>
      <vt:variant>
        <vt:lpwstr>_Allegro</vt:lpwstr>
      </vt:variant>
      <vt:variant>
        <vt:i4>7667818</vt:i4>
      </vt:variant>
      <vt:variant>
        <vt:i4>39</vt:i4>
      </vt:variant>
      <vt:variant>
        <vt:i4>0</vt:i4>
      </vt:variant>
      <vt:variant>
        <vt:i4>5</vt:i4>
      </vt:variant>
      <vt:variant>
        <vt:lpwstr/>
      </vt:variant>
      <vt:variant>
        <vt:lpwstr>_Exception_Handling</vt:lpwstr>
      </vt:variant>
      <vt:variant>
        <vt:i4>7471182</vt:i4>
      </vt:variant>
      <vt:variant>
        <vt:i4>36</vt:i4>
      </vt:variant>
      <vt:variant>
        <vt:i4>0</vt:i4>
      </vt:variant>
      <vt:variant>
        <vt:i4>5</vt:i4>
      </vt:variant>
      <vt:variant>
        <vt:lpwstr/>
      </vt:variant>
      <vt:variant>
        <vt:lpwstr>_Templates</vt:lpwstr>
      </vt:variant>
      <vt:variant>
        <vt:i4>3801141</vt:i4>
      </vt:variant>
      <vt:variant>
        <vt:i4>33</vt:i4>
      </vt:variant>
      <vt:variant>
        <vt:i4>0</vt:i4>
      </vt:variant>
      <vt:variant>
        <vt:i4>5</vt:i4>
      </vt:variant>
      <vt:variant>
        <vt:lpwstr/>
      </vt:variant>
      <vt:variant>
        <vt:lpwstr>_Operator_Overloading</vt:lpwstr>
      </vt:variant>
      <vt:variant>
        <vt:i4>1572927</vt:i4>
      </vt:variant>
      <vt:variant>
        <vt:i4>30</vt:i4>
      </vt:variant>
      <vt:variant>
        <vt:i4>0</vt:i4>
      </vt:variant>
      <vt:variant>
        <vt:i4>5</vt:i4>
      </vt:variant>
      <vt:variant>
        <vt:lpwstr/>
      </vt:variant>
      <vt:variant>
        <vt:lpwstr>_Polymorphism</vt:lpwstr>
      </vt:variant>
      <vt:variant>
        <vt:i4>786495</vt:i4>
      </vt:variant>
      <vt:variant>
        <vt:i4>27</vt:i4>
      </vt:variant>
      <vt:variant>
        <vt:i4>0</vt:i4>
      </vt:variant>
      <vt:variant>
        <vt:i4>5</vt:i4>
      </vt:variant>
      <vt:variant>
        <vt:lpwstr/>
      </vt:variant>
      <vt:variant>
        <vt:lpwstr>_Inheritance</vt:lpwstr>
      </vt:variant>
      <vt:variant>
        <vt:i4>983082</vt:i4>
      </vt:variant>
      <vt:variant>
        <vt:i4>24</vt:i4>
      </vt:variant>
      <vt:variant>
        <vt:i4>0</vt:i4>
      </vt:variant>
      <vt:variant>
        <vt:i4>5</vt:i4>
      </vt:variant>
      <vt:variant>
        <vt:lpwstr/>
      </vt:variant>
      <vt:variant>
        <vt:lpwstr>_Sorting</vt:lpwstr>
      </vt:variant>
      <vt:variant>
        <vt:i4>3735604</vt:i4>
      </vt:variant>
      <vt:variant>
        <vt:i4>21</vt:i4>
      </vt:variant>
      <vt:variant>
        <vt:i4>0</vt:i4>
      </vt:variant>
      <vt:variant>
        <vt:i4>5</vt:i4>
      </vt:variant>
      <vt:variant>
        <vt:lpwstr/>
      </vt:variant>
      <vt:variant>
        <vt:lpwstr>_File_Processing</vt:lpwstr>
      </vt:variant>
      <vt:variant>
        <vt:i4>3866669</vt:i4>
      </vt:variant>
      <vt:variant>
        <vt:i4>18</vt:i4>
      </vt:variant>
      <vt:variant>
        <vt:i4>0</vt:i4>
      </vt:variant>
      <vt:variant>
        <vt:i4>5</vt:i4>
      </vt:variant>
      <vt:variant>
        <vt:lpwstr/>
      </vt:variant>
      <vt:variant>
        <vt:lpwstr>_Data_Structures</vt:lpwstr>
      </vt:variant>
      <vt:variant>
        <vt:i4>131109</vt:i4>
      </vt:variant>
      <vt:variant>
        <vt:i4>15</vt:i4>
      </vt:variant>
      <vt:variant>
        <vt:i4>0</vt:i4>
      </vt:variant>
      <vt:variant>
        <vt:i4>5</vt:i4>
      </vt:variant>
      <vt:variant>
        <vt:lpwstr/>
      </vt:variant>
      <vt:variant>
        <vt:lpwstr>_Classes</vt:lpwstr>
      </vt:variant>
      <vt:variant>
        <vt:i4>1572900</vt:i4>
      </vt:variant>
      <vt:variant>
        <vt:i4>12</vt:i4>
      </vt:variant>
      <vt:variant>
        <vt:i4>0</vt:i4>
      </vt:variant>
      <vt:variant>
        <vt:i4>5</vt:i4>
      </vt:variant>
      <vt:variant>
        <vt:lpwstr/>
      </vt:variant>
      <vt:variant>
        <vt:lpwstr>_Preprocessor</vt:lpwstr>
      </vt:variant>
      <vt:variant>
        <vt:i4>1441840</vt:i4>
      </vt:variant>
      <vt:variant>
        <vt:i4>9</vt:i4>
      </vt:variant>
      <vt:variant>
        <vt:i4>0</vt:i4>
      </vt:variant>
      <vt:variant>
        <vt:i4>5</vt:i4>
      </vt:variant>
      <vt:variant>
        <vt:lpwstr/>
      </vt:variant>
      <vt:variant>
        <vt:lpwstr>_Structures,_Unions,_Bit</vt:lpwstr>
      </vt:variant>
      <vt:variant>
        <vt:i4>5570683</vt:i4>
      </vt:variant>
      <vt:variant>
        <vt:i4>6</vt:i4>
      </vt:variant>
      <vt:variant>
        <vt:i4>0</vt:i4>
      </vt:variant>
      <vt:variant>
        <vt:i4>5</vt:i4>
      </vt:variant>
      <vt:variant>
        <vt:lpwstr/>
      </vt:variant>
      <vt:variant>
        <vt:lpwstr>_Stream_IO_and</vt:lpwstr>
      </vt:variant>
      <vt:variant>
        <vt:i4>2031675</vt:i4>
      </vt:variant>
      <vt:variant>
        <vt:i4>3</vt:i4>
      </vt:variant>
      <vt:variant>
        <vt:i4>0</vt:i4>
      </vt:variant>
      <vt:variant>
        <vt:i4>5</vt:i4>
      </vt:variant>
      <vt:variant>
        <vt:lpwstr/>
      </vt:variant>
      <vt:variant>
        <vt:lpwstr>_Pointers</vt:lpwstr>
      </vt:variant>
      <vt:variant>
        <vt:i4>6553667</vt:i4>
      </vt:variant>
      <vt:variant>
        <vt:i4>0</vt:i4>
      </vt:variant>
      <vt:variant>
        <vt:i4>0</vt:i4>
      </vt:variant>
      <vt:variant>
        <vt:i4>5</vt:i4>
      </vt:variant>
      <vt:variant>
        <vt:lpwstr/>
      </vt:variant>
      <vt:variant>
        <vt:lpwstr>_Introduction_to_C++</vt:lpwstr>
      </vt:variant>
      <vt:variant>
        <vt:i4>3604593</vt:i4>
      </vt:variant>
      <vt:variant>
        <vt:i4>17</vt:i4>
      </vt:variant>
      <vt:variant>
        <vt:i4>0</vt:i4>
      </vt:variant>
      <vt:variant>
        <vt:i4>5</vt:i4>
      </vt:variant>
      <vt:variant>
        <vt:lpwstr>http://www.coleman.edu/</vt:lpwstr>
      </vt:variant>
      <vt:variant>
        <vt:lpwstr/>
      </vt:variant>
      <vt:variant>
        <vt:i4>3604593</vt:i4>
      </vt:variant>
      <vt:variant>
        <vt:i4>11</vt:i4>
      </vt:variant>
      <vt:variant>
        <vt:i4>0</vt:i4>
      </vt:variant>
      <vt:variant>
        <vt:i4>5</vt:i4>
      </vt:variant>
      <vt:variant>
        <vt:lpwstr>http://www.coleman.edu/</vt:lpwstr>
      </vt:variant>
      <vt:variant>
        <vt:lpwstr/>
      </vt:variant>
      <vt:variant>
        <vt:i4>3604593</vt:i4>
      </vt:variant>
      <vt:variant>
        <vt:i4>5</vt:i4>
      </vt:variant>
      <vt:variant>
        <vt:i4>0</vt:i4>
      </vt:variant>
      <vt:variant>
        <vt:i4>5</vt:i4>
      </vt:variant>
      <vt:variant>
        <vt:lpwstr>http://www.coleman.edu/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INSTRUCTOR GUIDE</dc:title>
  <dc:creator>Sowmya Ganore</dc:creator>
  <cp:lastModifiedBy>admin</cp:lastModifiedBy>
  <cp:revision>2</cp:revision>
  <cp:lastPrinted>2012-08-07T18:37:00Z</cp:lastPrinted>
  <dcterms:created xsi:type="dcterms:W3CDTF">2014-06-03T23:07:00Z</dcterms:created>
  <dcterms:modified xsi:type="dcterms:W3CDTF">2014-06-03T23:07:00Z</dcterms:modified>
</cp:coreProperties>
</file>